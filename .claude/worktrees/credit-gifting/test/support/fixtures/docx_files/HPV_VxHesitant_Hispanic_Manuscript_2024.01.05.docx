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BA27A" w14:textId="4E773329" w:rsidR="00B04E56" w:rsidRDefault="00E722B1" w:rsidP="00B04E56">
      <w:pPr>
        <w:pStyle w:val="Heading1"/>
      </w:pPr>
      <w:commentRangeStart w:id="0"/>
      <w:commentRangeStart w:id="1"/>
      <w:commentRangeStart w:id="2"/>
      <w:r>
        <w:t>TITLE PAGE</w:t>
      </w:r>
      <w:commentRangeEnd w:id="0"/>
      <w:r w:rsidR="006E2C54">
        <w:rPr>
          <w:rStyle w:val="CommentReference"/>
          <w:rFonts w:asciiTheme="minorHAnsi" w:hAnsiTheme="minorHAnsi" w:cstheme="minorBidi"/>
          <w:b w:val="0"/>
        </w:rPr>
        <w:commentReference w:id="0"/>
      </w:r>
      <w:commentRangeEnd w:id="1"/>
      <w:r w:rsidR="005A2D22">
        <w:rPr>
          <w:rStyle w:val="CommentReference"/>
          <w:rFonts w:asciiTheme="minorHAnsi" w:hAnsiTheme="minorHAnsi" w:cstheme="minorBidi"/>
          <w:b w:val="0"/>
        </w:rPr>
        <w:commentReference w:id="1"/>
      </w:r>
      <w:commentRangeEnd w:id="2"/>
      <w:r w:rsidR="00943EDA">
        <w:rPr>
          <w:rStyle w:val="CommentReference"/>
          <w:rFonts w:asciiTheme="minorHAnsi" w:hAnsiTheme="minorHAnsi" w:cstheme="minorBidi"/>
          <w:b w:val="0"/>
        </w:rPr>
        <w:commentReference w:id="2"/>
      </w:r>
    </w:p>
    <w:p w14:paraId="60982CF8" w14:textId="6E34C6DA" w:rsidR="004C0523" w:rsidRDefault="004C0523">
      <w:pPr>
        <w:rPr>
          <w:b/>
          <w:bCs/>
        </w:rPr>
      </w:pPr>
      <w:r w:rsidRPr="004C0523">
        <w:rPr>
          <w:b/>
          <w:bCs/>
        </w:rPr>
        <w:t>Journal: SSM – Population Health</w:t>
      </w:r>
    </w:p>
    <w:p w14:paraId="19C59760" w14:textId="77777777" w:rsidR="004C0523" w:rsidRDefault="004C0523">
      <w:pPr>
        <w:rPr>
          <w:b/>
          <w:bCs/>
        </w:rPr>
      </w:pPr>
    </w:p>
    <w:p w14:paraId="39727F7E" w14:textId="123A45E5" w:rsidR="00D20574" w:rsidRDefault="00155BEC">
      <w:pPr>
        <w:rPr>
          <w:b/>
        </w:rPr>
      </w:pPr>
      <w:commentRangeStart w:id="3"/>
      <w:r>
        <w:rPr>
          <w:b/>
          <w:bCs/>
        </w:rPr>
        <w:t>Title</w:t>
      </w:r>
      <w:commentRangeEnd w:id="3"/>
      <w:r w:rsidR="001560F8">
        <w:rPr>
          <w:rStyle w:val="CommentReference"/>
        </w:rPr>
        <w:commentReference w:id="3"/>
      </w:r>
      <w:r>
        <w:rPr>
          <w:b/>
          <w:bCs/>
        </w:rPr>
        <w:t xml:space="preserve">: </w:t>
      </w:r>
      <w:r w:rsidR="001560F8">
        <w:rPr>
          <w:b/>
          <w:bCs/>
        </w:rPr>
        <w:t xml:space="preserve">Rural-Urban Divides and Cultural Dynamics: </w:t>
      </w:r>
      <w:r w:rsidR="00200AA8">
        <w:rPr>
          <w:b/>
          <w:bCs/>
        </w:rPr>
        <w:t>The Effects of Rurality, Race, and Ethnicity</w:t>
      </w:r>
      <w:r w:rsidR="008B2A56">
        <w:rPr>
          <w:b/>
          <w:bCs/>
        </w:rPr>
        <w:t xml:space="preserve"> on HPV and COVID-19 Vaccine Hesitancy</w:t>
      </w:r>
      <w:r w:rsidR="00C35142">
        <w:rPr>
          <w:b/>
          <w:bCs/>
        </w:rPr>
        <w:t xml:space="preserve"> </w:t>
      </w:r>
      <w:r w:rsidR="005240CC">
        <w:rPr>
          <w:b/>
          <w:bCs/>
        </w:rPr>
        <w:t>Among</w:t>
      </w:r>
      <w:r w:rsidR="00B86EC4">
        <w:rPr>
          <w:b/>
          <w:bCs/>
        </w:rPr>
        <w:t xml:space="preserve"> Young Adults</w:t>
      </w:r>
      <w:r w:rsidRPr="00AA5F73">
        <w:rPr>
          <w:b/>
        </w:rPr>
        <w:t xml:space="preserve"> in the </w:t>
      </w:r>
      <w:r w:rsidR="00263A52">
        <w:rPr>
          <w:b/>
          <w:bCs/>
        </w:rPr>
        <w:t>Western</w:t>
      </w:r>
      <w:r w:rsidRPr="00AA5F73">
        <w:rPr>
          <w:b/>
        </w:rPr>
        <w:t xml:space="preserve"> U.S., 2020-2021</w:t>
      </w:r>
    </w:p>
    <w:p w14:paraId="5F928427" w14:textId="12E4C6E7" w:rsidR="00155BEC" w:rsidRDefault="00155BEC">
      <w:pPr>
        <w:rPr>
          <w:b/>
        </w:rPr>
      </w:pPr>
    </w:p>
    <w:p w14:paraId="6DAF539F" w14:textId="2E8501A3" w:rsidR="00155BEC" w:rsidRDefault="00155BEC">
      <w:pPr>
        <w:rPr>
          <w:b/>
        </w:rPr>
      </w:pPr>
      <w:r>
        <w:rPr>
          <w:b/>
        </w:rPr>
        <w:t xml:space="preserve">Authors: </w:t>
      </w:r>
      <w:r w:rsidR="002F6380">
        <w:rPr>
          <w:b/>
        </w:rPr>
        <w:t>*****</w:t>
      </w:r>
    </w:p>
    <w:p w14:paraId="20602931" w14:textId="313D3C42" w:rsidR="00155BEC" w:rsidRDefault="00155BEC">
      <w:pPr>
        <w:rPr>
          <w:bCs/>
        </w:rPr>
      </w:pPr>
      <w:r>
        <w:rPr>
          <w:bCs/>
        </w:rPr>
        <w:t xml:space="preserve">Hannah </w:t>
      </w:r>
      <w:r w:rsidR="00A07CCA" w:rsidRPr="00A07CCA">
        <w:rPr>
          <w:bCs/>
        </w:rPr>
        <w:t>Aanderud Tanner</w:t>
      </w:r>
      <w:r>
        <w:rPr>
          <w:bCs/>
        </w:rPr>
        <w:t>, BS</w:t>
      </w:r>
      <w:r w:rsidR="00AD7926" w:rsidRPr="00AD7926">
        <w:rPr>
          <w:bCs/>
          <w:vertAlign w:val="superscript"/>
        </w:rPr>
        <w:t>1</w:t>
      </w:r>
      <w:r>
        <w:rPr>
          <w:bCs/>
        </w:rPr>
        <w:t xml:space="preserve">; Kaila Christini, </w:t>
      </w:r>
      <w:proofErr w:type="spellStart"/>
      <w:r>
        <w:rPr>
          <w:bCs/>
        </w:rPr>
        <w:t>MsPH</w:t>
      </w:r>
      <w:proofErr w:type="spellEnd"/>
      <w:r>
        <w:rPr>
          <w:bCs/>
        </w:rPr>
        <w:t>, MS</w:t>
      </w:r>
      <w:r w:rsidR="00AD7926" w:rsidRPr="00AD7926">
        <w:rPr>
          <w:bCs/>
          <w:vertAlign w:val="superscript"/>
        </w:rPr>
        <w:t>2</w:t>
      </w:r>
      <w:r>
        <w:rPr>
          <w:bCs/>
        </w:rPr>
        <w:t xml:space="preserve">; Charles </w:t>
      </w:r>
      <w:proofErr w:type="spellStart"/>
      <w:r>
        <w:rPr>
          <w:bCs/>
        </w:rPr>
        <w:t>Teames</w:t>
      </w:r>
      <w:proofErr w:type="spellEnd"/>
      <w:r>
        <w:rPr>
          <w:bCs/>
        </w:rPr>
        <w:t>, BS</w:t>
      </w:r>
      <w:r w:rsidR="00AD7926" w:rsidRPr="00AD7926">
        <w:rPr>
          <w:bCs/>
          <w:vertAlign w:val="superscript"/>
        </w:rPr>
        <w:t>1</w:t>
      </w:r>
      <w:r>
        <w:rPr>
          <w:bCs/>
        </w:rPr>
        <w:t xml:space="preserve">; </w:t>
      </w:r>
      <w:r w:rsidR="0084170E">
        <w:rPr>
          <w:bCs/>
        </w:rPr>
        <w:t xml:space="preserve">Sara Mann, </w:t>
      </w:r>
      <w:r w:rsidR="004C3AA0">
        <w:rPr>
          <w:bCs/>
        </w:rPr>
        <w:t>MD</w:t>
      </w:r>
      <w:r w:rsidR="00AD7926" w:rsidRPr="00AD7926">
        <w:rPr>
          <w:bCs/>
          <w:vertAlign w:val="superscript"/>
        </w:rPr>
        <w:t>3</w:t>
      </w:r>
      <w:r w:rsidR="004C3AA0">
        <w:rPr>
          <w:bCs/>
        </w:rPr>
        <w:t xml:space="preserve">; </w:t>
      </w:r>
      <w:r w:rsidR="00A25DE8" w:rsidRPr="00FE0C60">
        <w:rPr>
          <w:bCs/>
        </w:rPr>
        <w:t>Chris</w:t>
      </w:r>
      <w:r w:rsidR="005C70A2" w:rsidRPr="00FE0C60">
        <w:rPr>
          <w:bCs/>
        </w:rPr>
        <w:t>tina Radloff</w:t>
      </w:r>
      <w:r w:rsidR="00A676EB" w:rsidRPr="00DE308C">
        <w:rPr>
          <w:bCs/>
        </w:rPr>
        <w:t>, MS, RN</w:t>
      </w:r>
      <w:r w:rsidR="00C1752B" w:rsidRPr="00DE308C">
        <w:rPr>
          <w:bCs/>
        </w:rPr>
        <w:t>;</w:t>
      </w:r>
      <w:r w:rsidR="005C70A2" w:rsidRPr="00B52D9C">
        <w:t xml:space="preserve"> </w:t>
      </w:r>
      <w:r w:rsidR="004C3AA0">
        <w:rPr>
          <w:bCs/>
        </w:rPr>
        <w:t>Neal Davis, MD</w:t>
      </w:r>
      <w:r w:rsidR="00AD7926" w:rsidRPr="00AD7926">
        <w:rPr>
          <w:bCs/>
          <w:vertAlign w:val="superscript"/>
        </w:rPr>
        <w:t>4</w:t>
      </w:r>
      <w:r w:rsidR="004C3AA0">
        <w:rPr>
          <w:bCs/>
        </w:rPr>
        <w:t xml:space="preserve">; Vilija </w:t>
      </w:r>
      <w:proofErr w:type="spellStart"/>
      <w:r w:rsidR="004C3AA0">
        <w:rPr>
          <w:bCs/>
        </w:rPr>
        <w:t>Avizonis</w:t>
      </w:r>
      <w:proofErr w:type="spellEnd"/>
      <w:r w:rsidR="004C3AA0">
        <w:rPr>
          <w:bCs/>
        </w:rPr>
        <w:t>, MD</w:t>
      </w:r>
      <w:r w:rsidR="00AD7926" w:rsidRPr="00AD7926">
        <w:rPr>
          <w:bCs/>
          <w:vertAlign w:val="superscript"/>
        </w:rPr>
        <w:t>4</w:t>
      </w:r>
      <w:r w:rsidR="004C3AA0">
        <w:rPr>
          <w:bCs/>
        </w:rPr>
        <w:t>; Marco Verdeja, MD</w:t>
      </w:r>
      <w:r w:rsidR="00324193">
        <w:rPr>
          <w:bCs/>
        </w:rPr>
        <w:t>, MPH</w:t>
      </w:r>
      <w:r w:rsidR="00AD7926" w:rsidRPr="00AD7926">
        <w:rPr>
          <w:bCs/>
          <w:vertAlign w:val="superscript"/>
        </w:rPr>
        <w:t>4</w:t>
      </w:r>
      <w:r w:rsidR="004C3AA0">
        <w:rPr>
          <w:bCs/>
        </w:rPr>
        <w:t>; Sean Soisson, PhD</w:t>
      </w:r>
      <w:r w:rsidR="00CF046C">
        <w:rPr>
          <w:bCs/>
        </w:rPr>
        <w:t>, MA</w:t>
      </w:r>
      <w:r w:rsidR="00AD7926" w:rsidRPr="00AD7926">
        <w:rPr>
          <w:bCs/>
          <w:vertAlign w:val="superscript"/>
        </w:rPr>
        <w:t>4</w:t>
      </w:r>
      <w:r w:rsidR="004C3AA0">
        <w:rPr>
          <w:bCs/>
        </w:rPr>
        <w:t xml:space="preserve">; </w:t>
      </w:r>
      <w:r w:rsidR="00FA3B15">
        <w:rPr>
          <w:bCs/>
        </w:rPr>
        <w:t>Kylie Peterson, MPH</w:t>
      </w:r>
      <w:r w:rsidR="00FA3B15" w:rsidRPr="00FA3B15">
        <w:rPr>
          <w:bCs/>
          <w:vertAlign w:val="superscript"/>
        </w:rPr>
        <w:t>4</w:t>
      </w:r>
      <w:r w:rsidR="00FA3B15">
        <w:rPr>
          <w:bCs/>
        </w:rPr>
        <w:t xml:space="preserve">; </w:t>
      </w:r>
      <w:r w:rsidR="004C3AA0">
        <w:rPr>
          <w:bCs/>
        </w:rPr>
        <w:t>Gloria Coronado, PhD</w:t>
      </w:r>
      <w:r w:rsidR="007C5905" w:rsidRPr="007C5905">
        <w:rPr>
          <w:bCs/>
          <w:vertAlign w:val="superscript"/>
        </w:rPr>
        <w:t>5,6</w:t>
      </w:r>
      <w:r w:rsidR="004C3AA0">
        <w:rPr>
          <w:bCs/>
        </w:rPr>
        <w:t>; Amanda</w:t>
      </w:r>
      <w:r w:rsidR="00E86C18">
        <w:rPr>
          <w:bCs/>
        </w:rPr>
        <w:t xml:space="preserve"> F.</w:t>
      </w:r>
      <w:r w:rsidR="004C3AA0">
        <w:rPr>
          <w:bCs/>
        </w:rPr>
        <w:t xml:space="preserve"> Petrik, PhD</w:t>
      </w:r>
      <w:r w:rsidR="007C5905" w:rsidRPr="007C5905">
        <w:rPr>
          <w:bCs/>
          <w:vertAlign w:val="superscript"/>
        </w:rPr>
        <w:t>5,6</w:t>
      </w:r>
      <w:r w:rsidR="004C3AA0">
        <w:rPr>
          <w:bCs/>
        </w:rPr>
        <w:t xml:space="preserve">; </w:t>
      </w:r>
      <w:r w:rsidR="00336FAD">
        <w:rPr>
          <w:bCs/>
        </w:rPr>
        <w:t xml:space="preserve">Becca </w:t>
      </w:r>
      <w:r w:rsidR="00D33D31">
        <w:rPr>
          <w:bCs/>
        </w:rPr>
        <w:t>Slagle</w:t>
      </w:r>
      <w:r w:rsidR="00F67AA9">
        <w:rPr>
          <w:bCs/>
        </w:rPr>
        <w:t>, BA</w:t>
      </w:r>
      <w:r w:rsidR="00D33D31" w:rsidRPr="00D33D31">
        <w:rPr>
          <w:bCs/>
          <w:vertAlign w:val="superscript"/>
        </w:rPr>
        <w:t>2</w:t>
      </w:r>
      <w:r w:rsidR="00D33D31">
        <w:rPr>
          <w:bCs/>
        </w:rPr>
        <w:t xml:space="preserve">; </w:t>
      </w:r>
      <w:r w:rsidR="00D20D1B">
        <w:rPr>
          <w:bCs/>
        </w:rPr>
        <w:t xml:space="preserve">Chun-Pin </w:t>
      </w:r>
      <w:r w:rsidR="004C3AA0">
        <w:rPr>
          <w:bCs/>
        </w:rPr>
        <w:t>Chang, PhD</w:t>
      </w:r>
      <w:r w:rsidR="00BF4B9B" w:rsidRPr="00BF4B9B">
        <w:rPr>
          <w:bCs/>
          <w:vertAlign w:val="superscript"/>
        </w:rPr>
        <w:t>2,7</w:t>
      </w:r>
      <w:r w:rsidR="004C3AA0">
        <w:rPr>
          <w:bCs/>
        </w:rPr>
        <w:t xml:space="preserve">; Mia </w:t>
      </w:r>
      <w:proofErr w:type="spellStart"/>
      <w:r w:rsidR="004C3AA0">
        <w:rPr>
          <w:bCs/>
        </w:rPr>
        <w:t>Hashibe</w:t>
      </w:r>
      <w:proofErr w:type="spellEnd"/>
      <w:r w:rsidR="004C3AA0">
        <w:rPr>
          <w:bCs/>
        </w:rPr>
        <w:t>, PhD</w:t>
      </w:r>
      <w:r w:rsidR="00BF4B9B" w:rsidRPr="00BF4B9B">
        <w:rPr>
          <w:bCs/>
          <w:vertAlign w:val="superscript"/>
        </w:rPr>
        <w:t>2,7</w:t>
      </w:r>
      <w:r w:rsidR="004C3AA0">
        <w:rPr>
          <w:bCs/>
        </w:rPr>
        <w:t>; Deanna Kepka, PhD, MPH</w:t>
      </w:r>
      <w:r w:rsidR="00BF4B9B" w:rsidRPr="00BF4B9B">
        <w:rPr>
          <w:bCs/>
          <w:vertAlign w:val="superscript"/>
        </w:rPr>
        <w:t>2,8</w:t>
      </w:r>
    </w:p>
    <w:p w14:paraId="7E890CDF" w14:textId="6ABFD260" w:rsidR="00155BEC" w:rsidRDefault="00155BEC">
      <w:pPr>
        <w:rPr>
          <w:bCs/>
        </w:rPr>
      </w:pPr>
    </w:p>
    <w:p w14:paraId="5BF6A762" w14:textId="138BD335" w:rsidR="00155BEC" w:rsidRDefault="00155BEC">
      <w:pPr>
        <w:rPr>
          <w:b/>
        </w:rPr>
      </w:pPr>
      <w:r>
        <w:rPr>
          <w:b/>
        </w:rPr>
        <w:t xml:space="preserve">Affiliations: </w:t>
      </w:r>
      <w:r w:rsidR="002F6380">
        <w:rPr>
          <w:b/>
        </w:rPr>
        <w:t>*****</w:t>
      </w:r>
    </w:p>
    <w:p w14:paraId="08D2AE77" w14:textId="1EB2EE5D" w:rsidR="00155BEC" w:rsidRDefault="00AD7926">
      <w:pPr>
        <w:rPr>
          <w:bCs/>
        </w:rPr>
      </w:pPr>
      <w:r w:rsidRPr="00AD7926">
        <w:rPr>
          <w:bCs/>
          <w:vertAlign w:val="superscript"/>
        </w:rPr>
        <w:t>1</w:t>
      </w:r>
      <w:r w:rsidR="00155BEC">
        <w:rPr>
          <w:bCs/>
        </w:rPr>
        <w:t>University of Utah School of Medicine, Salt Lake City, UT, USA</w:t>
      </w:r>
    </w:p>
    <w:p w14:paraId="4811A95D" w14:textId="3161EBE5" w:rsidR="00155BEC" w:rsidRDefault="00AD7926">
      <w:pPr>
        <w:rPr>
          <w:bCs/>
        </w:rPr>
      </w:pPr>
      <w:r w:rsidRPr="00AD7926">
        <w:rPr>
          <w:bCs/>
          <w:vertAlign w:val="superscript"/>
        </w:rPr>
        <w:t>2</w:t>
      </w:r>
      <w:r w:rsidR="00155BEC">
        <w:rPr>
          <w:bCs/>
        </w:rPr>
        <w:t>Huntsman Cancer Institute, University of Utah, Salt Lake City, UT, USA</w:t>
      </w:r>
    </w:p>
    <w:p w14:paraId="14A3901A" w14:textId="5B9412C4" w:rsidR="00AD7926" w:rsidRDefault="00AD7926">
      <w:pPr>
        <w:rPr>
          <w:bCs/>
        </w:rPr>
      </w:pPr>
      <w:r w:rsidRPr="00AD7926">
        <w:rPr>
          <w:bCs/>
          <w:vertAlign w:val="superscript"/>
        </w:rPr>
        <w:t>3</w:t>
      </w:r>
      <w:r w:rsidRPr="00AD7926">
        <w:rPr>
          <w:bCs/>
        </w:rPr>
        <w:t>Nemours Children's Hospital</w:t>
      </w:r>
      <w:r>
        <w:rPr>
          <w:bCs/>
        </w:rPr>
        <w:t xml:space="preserve">, </w:t>
      </w:r>
      <w:r w:rsidRPr="00AD7926">
        <w:rPr>
          <w:bCs/>
        </w:rPr>
        <w:t>Sidney Kimmel Medical College at Thomas Jefferson University</w:t>
      </w:r>
      <w:r>
        <w:rPr>
          <w:bCs/>
        </w:rPr>
        <w:t xml:space="preserve">, </w:t>
      </w:r>
      <w:r w:rsidRPr="00AD7926">
        <w:rPr>
          <w:bCs/>
        </w:rPr>
        <w:t>Wilmington, D</w:t>
      </w:r>
      <w:r>
        <w:rPr>
          <w:bCs/>
        </w:rPr>
        <w:t>E, USA</w:t>
      </w:r>
    </w:p>
    <w:p w14:paraId="240E2E2E" w14:textId="4232A116" w:rsidR="00AD7926" w:rsidRDefault="00AD7926">
      <w:pPr>
        <w:rPr>
          <w:bCs/>
        </w:rPr>
      </w:pPr>
      <w:r w:rsidRPr="00AD7926">
        <w:rPr>
          <w:bCs/>
          <w:vertAlign w:val="superscript"/>
        </w:rPr>
        <w:t>4</w:t>
      </w:r>
      <w:r>
        <w:rPr>
          <w:bCs/>
        </w:rPr>
        <w:t>Intermountain Healthcare, Salt Lake City, UT, USA</w:t>
      </w:r>
    </w:p>
    <w:p w14:paraId="2B5AA47B" w14:textId="16B95C8A" w:rsidR="00FA3B15" w:rsidRDefault="00FA3B15">
      <w:pPr>
        <w:rPr>
          <w:bCs/>
        </w:rPr>
      </w:pPr>
      <w:r w:rsidRPr="007C5905">
        <w:rPr>
          <w:bCs/>
          <w:vertAlign w:val="superscript"/>
        </w:rPr>
        <w:t>5</w:t>
      </w:r>
      <w:r>
        <w:rPr>
          <w:bCs/>
        </w:rPr>
        <w:t xml:space="preserve">Kaiser Permanente Center for Health Research, </w:t>
      </w:r>
      <w:r w:rsidR="007C5905">
        <w:rPr>
          <w:bCs/>
        </w:rPr>
        <w:t>Portland, OR, USA</w:t>
      </w:r>
    </w:p>
    <w:p w14:paraId="7846B638" w14:textId="2BABF2AD" w:rsidR="00FA3B15" w:rsidRDefault="00FA3B15">
      <w:pPr>
        <w:rPr>
          <w:bCs/>
        </w:rPr>
      </w:pPr>
      <w:r w:rsidRPr="007C5905">
        <w:rPr>
          <w:bCs/>
          <w:vertAlign w:val="superscript"/>
        </w:rPr>
        <w:t>6</w:t>
      </w:r>
      <w:r w:rsidR="007C5905">
        <w:rPr>
          <w:bCs/>
        </w:rPr>
        <w:t>Oregon Health</w:t>
      </w:r>
      <w:r w:rsidR="00E86C18">
        <w:rPr>
          <w:bCs/>
        </w:rPr>
        <w:t xml:space="preserve"> &amp;</w:t>
      </w:r>
      <w:r w:rsidR="007C5905">
        <w:rPr>
          <w:bCs/>
        </w:rPr>
        <w:t xml:space="preserve"> Sciences University</w:t>
      </w:r>
      <w:r w:rsidR="00E86C18">
        <w:rPr>
          <w:bCs/>
        </w:rPr>
        <w:t>/</w:t>
      </w:r>
      <w:r w:rsidR="007C5905">
        <w:rPr>
          <w:bCs/>
        </w:rPr>
        <w:t xml:space="preserve">Portland State University School of Public Health, Portland, OR, USA </w:t>
      </w:r>
    </w:p>
    <w:p w14:paraId="7FEA6780" w14:textId="135EB287" w:rsidR="00BF4B9B" w:rsidRDefault="00BF4B9B">
      <w:pPr>
        <w:rPr>
          <w:bCs/>
        </w:rPr>
      </w:pPr>
      <w:r w:rsidRPr="00BF4B9B">
        <w:rPr>
          <w:bCs/>
          <w:vertAlign w:val="superscript"/>
        </w:rPr>
        <w:t>7</w:t>
      </w:r>
      <w:r w:rsidRPr="00BF4B9B">
        <w:rPr>
          <w:bCs/>
        </w:rPr>
        <w:t>Division of Public Health, Department of Family &amp; Preventive Medicine, University of Utah School of Medicine, University of Utah, Salt Lake City, UT, USA</w:t>
      </w:r>
    </w:p>
    <w:p w14:paraId="32F3B358" w14:textId="6575B7D0" w:rsidR="00BF4B9B" w:rsidRDefault="00BF4B9B">
      <w:pPr>
        <w:rPr>
          <w:bCs/>
        </w:rPr>
      </w:pPr>
      <w:r w:rsidRPr="00BF4B9B">
        <w:rPr>
          <w:bCs/>
          <w:vertAlign w:val="superscript"/>
        </w:rPr>
        <w:t>8</w:t>
      </w:r>
      <w:r w:rsidRPr="00BF4B9B">
        <w:rPr>
          <w:bCs/>
        </w:rPr>
        <w:t>University of Utah College of Nursing, Salt Lake City, UT, USA</w:t>
      </w:r>
    </w:p>
    <w:p w14:paraId="746E6250" w14:textId="77777777" w:rsidR="00FA3B15" w:rsidRDefault="00FA3B15">
      <w:pPr>
        <w:rPr>
          <w:bCs/>
        </w:rPr>
      </w:pPr>
    </w:p>
    <w:p w14:paraId="56705EC2" w14:textId="2FF018E9" w:rsidR="00155BEC" w:rsidRDefault="00155BEC">
      <w:pPr>
        <w:rPr>
          <w:bCs/>
        </w:rPr>
      </w:pPr>
    </w:p>
    <w:p w14:paraId="28F873B8" w14:textId="053EB580" w:rsidR="00155BEC" w:rsidRDefault="00155BEC">
      <w:pPr>
        <w:rPr>
          <w:b/>
        </w:rPr>
      </w:pPr>
      <w:r>
        <w:rPr>
          <w:b/>
        </w:rPr>
        <w:t xml:space="preserve">Corresponding Author: </w:t>
      </w:r>
      <w:r w:rsidR="00F31685" w:rsidRPr="00F31685">
        <w:t>Kaila Christini</w:t>
      </w:r>
    </w:p>
    <w:p w14:paraId="39251869" w14:textId="77777777" w:rsidR="004C0523" w:rsidRPr="00B02188" w:rsidRDefault="00E351CB" w:rsidP="004C0523">
      <w:pPr>
        <w:rPr>
          <w:rFonts w:ascii="Arial" w:hAnsi="Arial" w:cs="Arial"/>
          <w:sz w:val="20"/>
          <w:szCs w:val="20"/>
        </w:rPr>
      </w:pPr>
      <w:hyperlink r:id="rId15" w:history="1">
        <w:r w:rsidR="004C0523" w:rsidRPr="00B02188">
          <w:rPr>
            <w:rStyle w:val="Hyperlink"/>
            <w:rFonts w:ascii="Arial" w:hAnsi="Arial" w:cs="Arial"/>
            <w:sz w:val="20"/>
            <w:szCs w:val="20"/>
          </w:rPr>
          <w:t>Kaila.Christini@hci.utah.edu</w:t>
        </w:r>
      </w:hyperlink>
    </w:p>
    <w:p w14:paraId="5F264969" w14:textId="77777777" w:rsidR="004C0523" w:rsidRPr="00B02188" w:rsidRDefault="004C0523" w:rsidP="004C0523">
      <w:pPr>
        <w:rPr>
          <w:rFonts w:ascii="Arial" w:hAnsi="Arial" w:cs="Arial"/>
          <w:sz w:val="20"/>
          <w:szCs w:val="20"/>
        </w:rPr>
      </w:pPr>
      <w:r w:rsidRPr="00B02188">
        <w:rPr>
          <w:rFonts w:ascii="Arial" w:hAnsi="Arial" w:cs="Arial"/>
          <w:sz w:val="20"/>
          <w:szCs w:val="20"/>
        </w:rPr>
        <w:t>Huntsman Cancer Institute, Research South</w:t>
      </w:r>
    </w:p>
    <w:p w14:paraId="5ADB361B" w14:textId="77777777" w:rsidR="004C0523" w:rsidRPr="00B02188" w:rsidRDefault="004C0523" w:rsidP="004C0523">
      <w:pPr>
        <w:rPr>
          <w:rFonts w:ascii="Arial" w:hAnsi="Arial" w:cs="Arial"/>
          <w:sz w:val="20"/>
          <w:szCs w:val="20"/>
        </w:rPr>
      </w:pPr>
      <w:r w:rsidRPr="00B02188">
        <w:rPr>
          <w:rFonts w:ascii="Arial" w:hAnsi="Arial" w:cs="Arial"/>
          <w:sz w:val="20"/>
          <w:szCs w:val="20"/>
        </w:rPr>
        <w:t>2000 E. Circle of Hope Dr., RM 4707</w:t>
      </w:r>
    </w:p>
    <w:p w14:paraId="26B79868" w14:textId="77777777" w:rsidR="004C0523" w:rsidRPr="00B02188" w:rsidRDefault="004C0523" w:rsidP="004C0523">
      <w:pPr>
        <w:rPr>
          <w:rFonts w:ascii="Arial" w:hAnsi="Arial" w:cs="Arial"/>
          <w:sz w:val="20"/>
          <w:szCs w:val="20"/>
        </w:rPr>
      </w:pPr>
      <w:r w:rsidRPr="00B02188">
        <w:rPr>
          <w:rFonts w:ascii="Arial" w:hAnsi="Arial" w:cs="Arial"/>
          <w:sz w:val="20"/>
          <w:szCs w:val="20"/>
        </w:rPr>
        <w:t>Salt Lake City, UT 84112</w:t>
      </w:r>
    </w:p>
    <w:p w14:paraId="40ECDC6D" w14:textId="59D12720" w:rsidR="00155BEC" w:rsidRDefault="00155BEC">
      <w:pPr>
        <w:rPr>
          <w:b/>
        </w:rPr>
      </w:pPr>
    </w:p>
    <w:p w14:paraId="1E974C73" w14:textId="6832D17F" w:rsidR="004C0523" w:rsidRDefault="004C0523">
      <w:pPr>
        <w:rPr>
          <w:b/>
        </w:rPr>
      </w:pPr>
      <w:r>
        <w:rPr>
          <w:b/>
        </w:rPr>
        <w:br w:type="page"/>
      </w:r>
    </w:p>
    <w:p w14:paraId="29C853BB" w14:textId="77777777" w:rsidR="004C0523" w:rsidRPr="004C0523" w:rsidRDefault="004C0523" w:rsidP="004C0523">
      <w:pPr>
        <w:spacing w:line="480" w:lineRule="auto"/>
        <w:jc w:val="center"/>
        <w:outlineLvl w:val="0"/>
        <w:rPr>
          <w:rFonts w:ascii="Arial" w:hAnsi="Arial" w:cs="Arial"/>
          <w:b/>
          <w:caps/>
          <w:sz w:val="20"/>
          <w:szCs w:val="20"/>
        </w:rPr>
      </w:pPr>
      <w:r w:rsidRPr="004C0523">
        <w:rPr>
          <w:rFonts w:ascii="Arial" w:hAnsi="Arial" w:cs="Arial"/>
          <w:b/>
          <w:caps/>
          <w:sz w:val="20"/>
          <w:szCs w:val="20"/>
        </w:rPr>
        <w:lastRenderedPageBreak/>
        <w:t>MANUSCRIPT INFORMATION</w:t>
      </w:r>
    </w:p>
    <w:p w14:paraId="0540E43C" w14:textId="77777777" w:rsidR="004C0523" w:rsidRPr="004C0523" w:rsidRDefault="004C0523" w:rsidP="004C0523">
      <w:pPr>
        <w:rPr>
          <w:rFonts w:ascii="Arial" w:hAnsi="Arial" w:cs="Arial"/>
          <w:sz w:val="20"/>
          <w:szCs w:val="20"/>
        </w:rPr>
      </w:pPr>
    </w:p>
    <w:tbl>
      <w:tblPr>
        <w:tblStyle w:val="TableGrid"/>
        <w:tblW w:w="60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0"/>
        <w:gridCol w:w="1080"/>
        <w:gridCol w:w="1410"/>
      </w:tblGrid>
      <w:tr w:rsidR="004C0523" w:rsidRPr="004C0523" w14:paraId="7040AB3D" w14:textId="77777777" w:rsidTr="00FE0C60">
        <w:trPr>
          <w:trHeight w:val="300"/>
        </w:trPr>
        <w:tc>
          <w:tcPr>
            <w:tcW w:w="3600" w:type="dxa"/>
            <w:tcBorders>
              <w:bottom w:val="single" w:sz="4" w:space="0" w:color="auto"/>
            </w:tcBorders>
          </w:tcPr>
          <w:p w14:paraId="25808739" w14:textId="77777777" w:rsidR="004C0523" w:rsidRPr="004C0523" w:rsidRDefault="004C0523" w:rsidP="004C0523">
            <w:pPr>
              <w:ind w:left="-30"/>
              <w:contextualSpacing/>
              <w:rPr>
                <w:rFonts w:ascii="Arial" w:hAnsi="Arial" w:cs="Arial"/>
                <w:b/>
                <w:bCs/>
                <w:sz w:val="20"/>
                <w:szCs w:val="20"/>
              </w:rPr>
            </w:pPr>
            <w:r w:rsidRPr="004C0523">
              <w:rPr>
                <w:rFonts w:ascii="Arial" w:hAnsi="Arial" w:cs="Arial"/>
                <w:b/>
                <w:bCs/>
                <w:sz w:val="20"/>
                <w:szCs w:val="20"/>
              </w:rPr>
              <w:t>Manuscript Items</w:t>
            </w:r>
          </w:p>
        </w:tc>
        <w:tc>
          <w:tcPr>
            <w:tcW w:w="1080" w:type="dxa"/>
            <w:tcBorders>
              <w:bottom w:val="single" w:sz="4" w:space="0" w:color="auto"/>
            </w:tcBorders>
          </w:tcPr>
          <w:p w14:paraId="4ED05CBD" w14:textId="77777777" w:rsidR="004C0523" w:rsidRPr="004C0523" w:rsidRDefault="004C0523" w:rsidP="004C0523">
            <w:pPr>
              <w:contextualSpacing/>
              <w:jc w:val="center"/>
              <w:rPr>
                <w:rFonts w:ascii="Arial" w:hAnsi="Arial" w:cs="Arial"/>
                <w:b/>
                <w:bCs/>
                <w:sz w:val="20"/>
                <w:szCs w:val="20"/>
              </w:rPr>
            </w:pPr>
            <w:r w:rsidRPr="004C0523">
              <w:rPr>
                <w:rFonts w:ascii="Arial" w:hAnsi="Arial" w:cs="Arial"/>
                <w:b/>
                <w:bCs/>
                <w:sz w:val="20"/>
                <w:szCs w:val="20"/>
              </w:rPr>
              <w:t>Allowed</w:t>
            </w:r>
          </w:p>
        </w:tc>
        <w:tc>
          <w:tcPr>
            <w:tcW w:w="1410" w:type="dxa"/>
            <w:tcBorders>
              <w:bottom w:val="single" w:sz="4" w:space="0" w:color="auto"/>
            </w:tcBorders>
          </w:tcPr>
          <w:p w14:paraId="2A829FFE" w14:textId="77777777" w:rsidR="004C0523" w:rsidRPr="004C0523" w:rsidRDefault="004C0523" w:rsidP="004C0523">
            <w:pPr>
              <w:contextualSpacing/>
              <w:jc w:val="center"/>
              <w:rPr>
                <w:rFonts w:ascii="Arial" w:hAnsi="Arial" w:cs="Arial"/>
                <w:b/>
                <w:bCs/>
                <w:sz w:val="20"/>
                <w:szCs w:val="20"/>
              </w:rPr>
            </w:pPr>
            <w:r w:rsidRPr="004C0523">
              <w:rPr>
                <w:rFonts w:ascii="Arial" w:hAnsi="Arial" w:cs="Arial"/>
                <w:b/>
                <w:bCs/>
                <w:sz w:val="20"/>
                <w:szCs w:val="20"/>
              </w:rPr>
              <w:t>Manuscript</w:t>
            </w:r>
          </w:p>
        </w:tc>
      </w:tr>
      <w:tr w:rsidR="004C0523" w:rsidRPr="004C0523" w14:paraId="7D7C8FE8" w14:textId="77777777" w:rsidTr="00FE0C60">
        <w:trPr>
          <w:trHeight w:val="300"/>
        </w:trPr>
        <w:tc>
          <w:tcPr>
            <w:tcW w:w="3600" w:type="dxa"/>
            <w:tcBorders>
              <w:top w:val="single" w:sz="4" w:space="0" w:color="auto"/>
            </w:tcBorders>
          </w:tcPr>
          <w:p w14:paraId="7BF62670" w14:textId="77777777" w:rsidR="004C0523" w:rsidRPr="004C0523" w:rsidRDefault="004C0523" w:rsidP="004C0523">
            <w:pPr>
              <w:ind w:left="-30"/>
              <w:contextualSpacing/>
              <w:rPr>
                <w:rFonts w:ascii="Arial" w:hAnsi="Arial" w:cs="Arial"/>
                <w:sz w:val="20"/>
                <w:szCs w:val="20"/>
              </w:rPr>
            </w:pPr>
            <w:r w:rsidRPr="004C0523">
              <w:rPr>
                <w:rFonts w:ascii="Arial" w:hAnsi="Arial" w:cs="Arial"/>
                <w:sz w:val="20"/>
                <w:szCs w:val="20"/>
              </w:rPr>
              <w:t xml:space="preserve">Abstract Word Count: </w:t>
            </w:r>
            <w:r w:rsidRPr="004C0523">
              <w:rPr>
                <w:rFonts w:ascii="Arial" w:hAnsi="Arial" w:cs="Arial"/>
                <w:sz w:val="20"/>
                <w:szCs w:val="20"/>
              </w:rPr>
              <w:tab/>
            </w:r>
          </w:p>
        </w:tc>
        <w:tc>
          <w:tcPr>
            <w:tcW w:w="1080" w:type="dxa"/>
            <w:tcBorders>
              <w:top w:val="single" w:sz="4" w:space="0" w:color="auto"/>
            </w:tcBorders>
          </w:tcPr>
          <w:p w14:paraId="2D2D8A74" w14:textId="77777777" w:rsidR="004C0523" w:rsidRPr="004C0523" w:rsidRDefault="004C0523" w:rsidP="004C0523">
            <w:pPr>
              <w:contextualSpacing/>
              <w:jc w:val="center"/>
              <w:rPr>
                <w:rFonts w:ascii="Arial" w:hAnsi="Arial" w:cs="Arial"/>
                <w:b/>
                <w:sz w:val="20"/>
                <w:szCs w:val="20"/>
              </w:rPr>
            </w:pPr>
          </w:p>
        </w:tc>
        <w:tc>
          <w:tcPr>
            <w:tcW w:w="1410" w:type="dxa"/>
            <w:tcBorders>
              <w:top w:val="single" w:sz="4" w:space="0" w:color="auto"/>
            </w:tcBorders>
          </w:tcPr>
          <w:p w14:paraId="4725500B" w14:textId="77777777" w:rsidR="004C0523" w:rsidRPr="004C0523" w:rsidRDefault="004C0523" w:rsidP="004C0523">
            <w:pPr>
              <w:contextualSpacing/>
              <w:jc w:val="center"/>
              <w:rPr>
                <w:rFonts w:ascii="Arial" w:hAnsi="Arial" w:cs="Arial"/>
                <w:b/>
                <w:sz w:val="20"/>
                <w:szCs w:val="20"/>
              </w:rPr>
            </w:pPr>
          </w:p>
        </w:tc>
      </w:tr>
      <w:tr w:rsidR="004C0523" w:rsidRPr="004C0523" w14:paraId="1B8C17AC" w14:textId="77777777" w:rsidTr="00FE0C60">
        <w:trPr>
          <w:trHeight w:val="300"/>
        </w:trPr>
        <w:tc>
          <w:tcPr>
            <w:tcW w:w="3600" w:type="dxa"/>
          </w:tcPr>
          <w:p w14:paraId="2EA9B649" w14:textId="77777777" w:rsidR="004C0523" w:rsidRPr="004C0523" w:rsidRDefault="004C0523" w:rsidP="004C0523">
            <w:pPr>
              <w:ind w:left="-30"/>
              <w:contextualSpacing/>
              <w:rPr>
                <w:rFonts w:ascii="Arial" w:hAnsi="Arial" w:cs="Arial"/>
                <w:sz w:val="20"/>
                <w:szCs w:val="20"/>
              </w:rPr>
            </w:pPr>
            <w:r w:rsidRPr="004C0523">
              <w:rPr>
                <w:rFonts w:ascii="Arial" w:hAnsi="Arial" w:cs="Arial"/>
                <w:sz w:val="20"/>
                <w:szCs w:val="20"/>
              </w:rPr>
              <w:t xml:space="preserve">Manuscript Word Count: </w:t>
            </w:r>
          </w:p>
        </w:tc>
        <w:tc>
          <w:tcPr>
            <w:tcW w:w="1080" w:type="dxa"/>
          </w:tcPr>
          <w:p w14:paraId="3FC2E3DD" w14:textId="77777777" w:rsidR="004C0523" w:rsidRPr="004C0523" w:rsidRDefault="004C0523" w:rsidP="004C0523">
            <w:pPr>
              <w:contextualSpacing/>
              <w:jc w:val="center"/>
              <w:rPr>
                <w:rFonts w:ascii="Arial" w:hAnsi="Arial" w:cs="Arial"/>
                <w:b/>
                <w:sz w:val="20"/>
                <w:szCs w:val="20"/>
              </w:rPr>
            </w:pPr>
          </w:p>
        </w:tc>
        <w:tc>
          <w:tcPr>
            <w:tcW w:w="1410" w:type="dxa"/>
          </w:tcPr>
          <w:p w14:paraId="32AC6ADB" w14:textId="77777777" w:rsidR="004C0523" w:rsidRPr="004C0523" w:rsidRDefault="004C0523" w:rsidP="004C0523">
            <w:pPr>
              <w:contextualSpacing/>
              <w:jc w:val="center"/>
              <w:rPr>
                <w:rFonts w:ascii="Arial" w:hAnsi="Arial" w:cs="Arial"/>
                <w:b/>
                <w:sz w:val="20"/>
                <w:szCs w:val="20"/>
              </w:rPr>
            </w:pPr>
          </w:p>
        </w:tc>
      </w:tr>
      <w:tr w:rsidR="004C0523" w:rsidRPr="004C0523" w14:paraId="71956FF6" w14:textId="77777777" w:rsidTr="00FE0C60">
        <w:trPr>
          <w:trHeight w:val="300"/>
        </w:trPr>
        <w:tc>
          <w:tcPr>
            <w:tcW w:w="3600" w:type="dxa"/>
          </w:tcPr>
          <w:p w14:paraId="6874D93B" w14:textId="77777777" w:rsidR="004C0523" w:rsidRPr="004C0523" w:rsidRDefault="004C0523" w:rsidP="004C0523">
            <w:pPr>
              <w:ind w:left="-30"/>
              <w:contextualSpacing/>
              <w:rPr>
                <w:rFonts w:ascii="Arial" w:hAnsi="Arial" w:cs="Arial"/>
                <w:sz w:val="20"/>
                <w:szCs w:val="20"/>
              </w:rPr>
            </w:pPr>
            <w:r w:rsidRPr="004C0523">
              <w:rPr>
                <w:rFonts w:ascii="Arial" w:hAnsi="Arial" w:cs="Arial"/>
                <w:sz w:val="20"/>
                <w:szCs w:val="20"/>
              </w:rPr>
              <w:t xml:space="preserve">Number of Pages: </w:t>
            </w:r>
          </w:p>
        </w:tc>
        <w:tc>
          <w:tcPr>
            <w:tcW w:w="1080" w:type="dxa"/>
          </w:tcPr>
          <w:p w14:paraId="65BE8BAA" w14:textId="77777777" w:rsidR="004C0523" w:rsidRPr="004C0523" w:rsidRDefault="004C0523" w:rsidP="004C0523">
            <w:pPr>
              <w:contextualSpacing/>
              <w:jc w:val="center"/>
              <w:rPr>
                <w:rFonts w:ascii="Arial" w:hAnsi="Arial" w:cs="Arial"/>
                <w:b/>
                <w:sz w:val="20"/>
                <w:szCs w:val="20"/>
              </w:rPr>
            </w:pPr>
          </w:p>
        </w:tc>
        <w:tc>
          <w:tcPr>
            <w:tcW w:w="1410" w:type="dxa"/>
          </w:tcPr>
          <w:p w14:paraId="5A00F3CA" w14:textId="77777777" w:rsidR="004C0523" w:rsidRPr="004C0523" w:rsidRDefault="004C0523" w:rsidP="004C0523">
            <w:pPr>
              <w:contextualSpacing/>
              <w:jc w:val="center"/>
              <w:rPr>
                <w:rFonts w:ascii="Arial" w:hAnsi="Arial" w:cs="Arial"/>
                <w:b/>
                <w:sz w:val="20"/>
                <w:szCs w:val="20"/>
              </w:rPr>
            </w:pPr>
          </w:p>
        </w:tc>
      </w:tr>
      <w:tr w:rsidR="004C0523" w:rsidRPr="004C0523" w14:paraId="10BB1035" w14:textId="77777777" w:rsidTr="00FE0C60">
        <w:trPr>
          <w:trHeight w:val="300"/>
        </w:trPr>
        <w:tc>
          <w:tcPr>
            <w:tcW w:w="3600" w:type="dxa"/>
          </w:tcPr>
          <w:p w14:paraId="0CF51992" w14:textId="77777777" w:rsidR="004C0523" w:rsidRPr="004C0523" w:rsidRDefault="004C0523" w:rsidP="004C0523">
            <w:pPr>
              <w:ind w:left="-30"/>
              <w:contextualSpacing/>
              <w:rPr>
                <w:rFonts w:ascii="Arial" w:hAnsi="Arial" w:cs="Arial"/>
                <w:sz w:val="20"/>
                <w:szCs w:val="20"/>
              </w:rPr>
            </w:pPr>
            <w:r w:rsidRPr="004C0523">
              <w:rPr>
                <w:rFonts w:ascii="Arial" w:hAnsi="Arial" w:cs="Arial"/>
                <w:sz w:val="20"/>
                <w:szCs w:val="20"/>
              </w:rPr>
              <w:t>Number of Tables:</w:t>
            </w:r>
          </w:p>
        </w:tc>
        <w:tc>
          <w:tcPr>
            <w:tcW w:w="1080" w:type="dxa"/>
          </w:tcPr>
          <w:p w14:paraId="31E2AA6A" w14:textId="77777777" w:rsidR="004C0523" w:rsidRPr="004C0523" w:rsidRDefault="004C0523" w:rsidP="004C0523">
            <w:pPr>
              <w:contextualSpacing/>
              <w:jc w:val="center"/>
              <w:rPr>
                <w:rFonts w:ascii="Arial" w:hAnsi="Arial" w:cs="Arial"/>
                <w:b/>
                <w:sz w:val="20"/>
                <w:szCs w:val="20"/>
              </w:rPr>
            </w:pPr>
          </w:p>
        </w:tc>
        <w:tc>
          <w:tcPr>
            <w:tcW w:w="1410" w:type="dxa"/>
          </w:tcPr>
          <w:p w14:paraId="5FB07D12" w14:textId="77777777" w:rsidR="004C0523" w:rsidRPr="004C0523" w:rsidRDefault="004C0523" w:rsidP="004C0523">
            <w:pPr>
              <w:contextualSpacing/>
              <w:jc w:val="center"/>
              <w:rPr>
                <w:rFonts w:ascii="Arial" w:hAnsi="Arial" w:cs="Arial"/>
                <w:b/>
                <w:sz w:val="20"/>
                <w:szCs w:val="20"/>
              </w:rPr>
            </w:pPr>
          </w:p>
        </w:tc>
      </w:tr>
      <w:tr w:rsidR="004C0523" w:rsidRPr="004C0523" w14:paraId="3B40B7DC" w14:textId="77777777" w:rsidTr="00FE0C60">
        <w:trPr>
          <w:trHeight w:val="300"/>
        </w:trPr>
        <w:tc>
          <w:tcPr>
            <w:tcW w:w="3600" w:type="dxa"/>
          </w:tcPr>
          <w:p w14:paraId="73696D9C" w14:textId="77777777" w:rsidR="004C0523" w:rsidRPr="004C0523" w:rsidRDefault="004C0523" w:rsidP="004C0523">
            <w:pPr>
              <w:ind w:left="-30"/>
              <w:contextualSpacing/>
              <w:rPr>
                <w:rFonts w:ascii="Arial" w:hAnsi="Arial" w:cs="Arial"/>
                <w:sz w:val="20"/>
                <w:szCs w:val="20"/>
              </w:rPr>
            </w:pPr>
            <w:r w:rsidRPr="004C0523">
              <w:rPr>
                <w:rFonts w:ascii="Arial" w:hAnsi="Arial" w:cs="Arial"/>
                <w:sz w:val="20"/>
                <w:szCs w:val="20"/>
              </w:rPr>
              <w:t>Number of Figures:</w:t>
            </w:r>
          </w:p>
        </w:tc>
        <w:tc>
          <w:tcPr>
            <w:tcW w:w="1080" w:type="dxa"/>
          </w:tcPr>
          <w:p w14:paraId="2E9EE7E5" w14:textId="77777777" w:rsidR="004C0523" w:rsidRPr="004C0523" w:rsidRDefault="004C0523" w:rsidP="004C0523">
            <w:pPr>
              <w:contextualSpacing/>
              <w:jc w:val="center"/>
              <w:rPr>
                <w:rFonts w:ascii="Arial" w:hAnsi="Arial" w:cs="Arial"/>
                <w:b/>
                <w:sz w:val="20"/>
                <w:szCs w:val="20"/>
              </w:rPr>
            </w:pPr>
          </w:p>
        </w:tc>
        <w:tc>
          <w:tcPr>
            <w:tcW w:w="1410" w:type="dxa"/>
          </w:tcPr>
          <w:p w14:paraId="2132F72A" w14:textId="77777777" w:rsidR="004C0523" w:rsidRPr="004C0523" w:rsidRDefault="004C0523" w:rsidP="004C0523">
            <w:pPr>
              <w:contextualSpacing/>
              <w:jc w:val="center"/>
              <w:rPr>
                <w:rFonts w:ascii="Arial" w:hAnsi="Arial" w:cs="Arial"/>
                <w:b/>
                <w:sz w:val="20"/>
                <w:szCs w:val="20"/>
              </w:rPr>
            </w:pPr>
          </w:p>
        </w:tc>
      </w:tr>
      <w:tr w:rsidR="004C0523" w:rsidRPr="004C0523" w14:paraId="1AB18CF6" w14:textId="77777777" w:rsidTr="00FE0C60">
        <w:trPr>
          <w:trHeight w:val="300"/>
        </w:trPr>
        <w:tc>
          <w:tcPr>
            <w:tcW w:w="3600" w:type="dxa"/>
          </w:tcPr>
          <w:p w14:paraId="3CDA5634" w14:textId="77777777" w:rsidR="004C0523" w:rsidRPr="004C0523" w:rsidRDefault="004C0523" w:rsidP="004C0523">
            <w:pPr>
              <w:ind w:left="-30"/>
              <w:contextualSpacing/>
              <w:rPr>
                <w:rFonts w:ascii="Arial" w:hAnsi="Arial" w:cs="Arial"/>
                <w:sz w:val="20"/>
                <w:szCs w:val="20"/>
              </w:rPr>
            </w:pPr>
            <w:r w:rsidRPr="004C0523">
              <w:rPr>
                <w:rFonts w:ascii="Arial" w:hAnsi="Arial" w:cs="Arial"/>
                <w:sz w:val="20"/>
                <w:szCs w:val="20"/>
              </w:rPr>
              <w:t xml:space="preserve">Number Supplementary of Tables: </w:t>
            </w:r>
          </w:p>
        </w:tc>
        <w:tc>
          <w:tcPr>
            <w:tcW w:w="1080" w:type="dxa"/>
          </w:tcPr>
          <w:p w14:paraId="1F29D638" w14:textId="77777777" w:rsidR="004C0523" w:rsidRPr="004C0523" w:rsidRDefault="004C0523" w:rsidP="004C0523">
            <w:pPr>
              <w:contextualSpacing/>
              <w:jc w:val="center"/>
              <w:rPr>
                <w:rFonts w:ascii="Arial" w:hAnsi="Arial" w:cs="Arial"/>
                <w:b/>
                <w:sz w:val="20"/>
                <w:szCs w:val="20"/>
              </w:rPr>
            </w:pPr>
          </w:p>
        </w:tc>
        <w:tc>
          <w:tcPr>
            <w:tcW w:w="1410" w:type="dxa"/>
          </w:tcPr>
          <w:p w14:paraId="230BE734" w14:textId="77777777" w:rsidR="004C0523" w:rsidRPr="004C0523" w:rsidRDefault="004C0523" w:rsidP="004C0523">
            <w:pPr>
              <w:contextualSpacing/>
              <w:jc w:val="center"/>
              <w:rPr>
                <w:rFonts w:ascii="Arial" w:hAnsi="Arial" w:cs="Arial"/>
                <w:b/>
                <w:sz w:val="20"/>
                <w:szCs w:val="20"/>
              </w:rPr>
            </w:pPr>
          </w:p>
        </w:tc>
      </w:tr>
      <w:tr w:rsidR="004C0523" w:rsidRPr="004C0523" w14:paraId="43BFC2B7" w14:textId="77777777" w:rsidTr="00FE0C60">
        <w:trPr>
          <w:trHeight w:val="300"/>
        </w:trPr>
        <w:tc>
          <w:tcPr>
            <w:tcW w:w="3600" w:type="dxa"/>
          </w:tcPr>
          <w:p w14:paraId="28796F64" w14:textId="77777777" w:rsidR="004C0523" w:rsidRPr="004C0523" w:rsidRDefault="004C0523" w:rsidP="004C0523">
            <w:pPr>
              <w:ind w:left="-30"/>
              <w:contextualSpacing/>
              <w:rPr>
                <w:rFonts w:ascii="Arial" w:hAnsi="Arial" w:cs="Arial"/>
                <w:sz w:val="20"/>
                <w:szCs w:val="20"/>
              </w:rPr>
            </w:pPr>
            <w:r w:rsidRPr="004C0523">
              <w:rPr>
                <w:rFonts w:ascii="Arial" w:hAnsi="Arial" w:cs="Arial"/>
                <w:sz w:val="20"/>
                <w:szCs w:val="20"/>
              </w:rPr>
              <w:t>Number Supplementary of Figures:</w:t>
            </w:r>
          </w:p>
        </w:tc>
        <w:tc>
          <w:tcPr>
            <w:tcW w:w="1080" w:type="dxa"/>
          </w:tcPr>
          <w:p w14:paraId="55B327BE" w14:textId="77777777" w:rsidR="004C0523" w:rsidRPr="004C0523" w:rsidRDefault="004C0523" w:rsidP="004C0523">
            <w:pPr>
              <w:contextualSpacing/>
              <w:jc w:val="center"/>
              <w:rPr>
                <w:rFonts w:ascii="Arial" w:hAnsi="Arial" w:cs="Arial"/>
                <w:b/>
                <w:sz w:val="20"/>
                <w:szCs w:val="20"/>
              </w:rPr>
            </w:pPr>
          </w:p>
        </w:tc>
        <w:tc>
          <w:tcPr>
            <w:tcW w:w="1410" w:type="dxa"/>
          </w:tcPr>
          <w:p w14:paraId="55088AC0" w14:textId="77777777" w:rsidR="004C0523" w:rsidRPr="004C0523" w:rsidRDefault="004C0523" w:rsidP="004C0523">
            <w:pPr>
              <w:contextualSpacing/>
              <w:jc w:val="center"/>
              <w:rPr>
                <w:rFonts w:ascii="Arial" w:hAnsi="Arial" w:cs="Arial"/>
                <w:b/>
                <w:sz w:val="20"/>
                <w:szCs w:val="20"/>
              </w:rPr>
            </w:pPr>
          </w:p>
        </w:tc>
      </w:tr>
    </w:tbl>
    <w:p w14:paraId="2E9DAD97" w14:textId="77777777" w:rsidR="004C0523" w:rsidRPr="004C0523" w:rsidRDefault="004C0523" w:rsidP="004C0523">
      <w:pPr>
        <w:rPr>
          <w:rFonts w:ascii="Arial" w:hAnsi="Arial" w:cs="Arial"/>
          <w:b/>
          <w:sz w:val="20"/>
          <w:szCs w:val="20"/>
        </w:rPr>
      </w:pPr>
    </w:p>
    <w:p w14:paraId="72193BCA" w14:textId="77777777" w:rsidR="004C0523" w:rsidRPr="004C0523" w:rsidRDefault="004C0523" w:rsidP="004C0523">
      <w:pPr>
        <w:rPr>
          <w:rFonts w:ascii="Arial" w:hAnsi="Arial" w:cs="Arial"/>
          <w:b/>
          <w:sz w:val="20"/>
          <w:szCs w:val="20"/>
        </w:rPr>
      </w:pPr>
    </w:p>
    <w:p w14:paraId="4D17AE97" w14:textId="77777777" w:rsidR="004C0523" w:rsidRPr="004C0523" w:rsidRDefault="004C0523" w:rsidP="004C0523">
      <w:pPr>
        <w:rPr>
          <w:rFonts w:ascii="Arial" w:hAnsi="Arial" w:cs="Arial"/>
          <w:b/>
          <w:sz w:val="20"/>
          <w:szCs w:val="20"/>
        </w:rPr>
      </w:pPr>
      <w:commentRangeStart w:id="4"/>
      <w:r w:rsidRPr="004C0523">
        <w:rPr>
          <w:rFonts w:ascii="Arial" w:hAnsi="Arial" w:cs="Arial"/>
          <w:b/>
          <w:sz w:val="20"/>
          <w:szCs w:val="20"/>
        </w:rPr>
        <w:t>Conflict of interest and financial disclosure statements:</w:t>
      </w:r>
      <w:commentRangeEnd w:id="4"/>
      <w:r w:rsidRPr="004C0523">
        <w:rPr>
          <w:rFonts w:ascii="Arial" w:hAnsi="Arial" w:cs="Arial"/>
          <w:sz w:val="20"/>
          <w:szCs w:val="20"/>
        </w:rPr>
        <w:commentReference w:id="4"/>
      </w:r>
    </w:p>
    <w:tbl>
      <w:tblPr>
        <w:tblW w:w="10270" w:type="dxa"/>
        <w:tblCellMar>
          <w:left w:w="0" w:type="dxa"/>
          <w:right w:w="0" w:type="dxa"/>
        </w:tblCellMar>
        <w:tblLook w:val="04A0" w:firstRow="1" w:lastRow="0" w:firstColumn="1" w:lastColumn="0" w:noHBand="0" w:noVBand="1"/>
      </w:tblPr>
      <w:tblGrid>
        <w:gridCol w:w="1020"/>
        <w:gridCol w:w="2500"/>
        <w:gridCol w:w="4670"/>
        <w:gridCol w:w="2080"/>
      </w:tblGrid>
      <w:tr w:rsidR="004C0523" w:rsidRPr="004C0523" w14:paraId="5F8C3AB9" w14:textId="77777777" w:rsidTr="00FD3C8F">
        <w:trPr>
          <w:trHeight w:val="300"/>
        </w:trPr>
        <w:tc>
          <w:tcPr>
            <w:tcW w:w="1020" w:type="dxa"/>
            <w:tcBorders>
              <w:top w:val="nil"/>
              <w:left w:val="nil"/>
              <w:bottom w:val="single" w:sz="4" w:space="0" w:color="auto"/>
              <w:right w:val="nil"/>
            </w:tcBorders>
            <w:shd w:val="clear" w:color="auto" w:fill="auto"/>
            <w:noWrap/>
            <w:tcMar>
              <w:top w:w="15" w:type="dxa"/>
              <w:left w:w="15" w:type="dxa"/>
              <w:bottom w:w="0" w:type="dxa"/>
              <w:right w:w="15" w:type="dxa"/>
            </w:tcMar>
            <w:hideMark/>
          </w:tcPr>
          <w:p w14:paraId="2091BA96" w14:textId="77777777" w:rsidR="004C0523" w:rsidRPr="004C0523" w:rsidRDefault="004C0523" w:rsidP="004C0523">
            <w:pPr>
              <w:jc w:val="center"/>
              <w:rPr>
                <w:rFonts w:ascii="Arial" w:hAnsi="Arial" w:cs="Arial"/>
                <w:b/>
                <w:bCs/>
                <w:color w:val="000000"/>
                <w:sz w:val="20"/>
                <w:szCs w:val="20"/>
              </w:rPr>
            </w:pPr>
            <w:r w:rsidRPr="004C0523">
              <w:rPr>
                <w:rFonts w:ascii="Arial" w:hAnsi="Arial" w:cs="Arial"/>
                <w:b/>
                <w:bCs/>
                <w:color w:val="000000"/>
                <w:sz w:val="20"/>
                <w:szCs w:val="20"/>
              </w:rPr>
              <w:t>Order</w:t>
            </w:r>
          </w:p>
        </w:tc>
        <w:tc>
          <w:tcPr>
            <w:tcW w:w="2500" w:type="dxa"/>
            <w:tcBorders>
              <w:top w:val="nil"/>
              <w:left w:val="nil"/>
              <w:bottom w:val="single" w:sz="4" w:space="0" w:color="auto"/>
              <w:right w:val="nil"/>
            </w:tcBorders>
            <w:shd w:val="clear" w:color="auto" w:fill="auto"/>
            <w:noWrap/>
            <w:tcMar>
              <w:top w:w="15" w:type="dxa"/>
              <w:left w:w="15" w:type="dxa"/>
              <w:bottom w:w="0" w:type="dxa"/>
              <w:right w:w="15" w:type="dxa"/>
            </w:tcMar>
            <w:hideMark/>
          </w:tcPr>
          <w:p w14:paraId="11AFDD45" w14:textId="77777777" w:rsidR="004C0523" w:rsidRPr="004C0523" w:rsidRDefault="004C0523" w:rsidP="004C0523">
            <w:pPr>
              <w:rPr>
                <w:rFonts w:ascii="Arial" w:hAnsi="Arial" w:cs="Arial"/>
                <w:b/>
                <w:bCs/>
                <w:color w:val="000000"/>
                <w:sz w:val="20"/>
                <w:szCs w:val="20"/>
              </w:rPr>
            </w:pPr>
            <w:r w:rsidRPr="004C0523">
              <w:rPr>
                <w:rFonts w:ascii="Arial" w:hAnsi="Arial" w:cs="Arial"/>
                <w:b/>
                <w:bCs/>
                <w:color w:val="000000"/>
                <w:sz w:val="20"/>
                <w:szCs w:val="20"/>
              </w:rPr>
              <w:t>Author</w:t>
            </w:r>
          </w:p>
        </w:tc>
        <w:tc>
          <w:tcPr>
            <w:tcW w:w="4670" w:type="dxa"/>
            <w:tcBorders>
              <w:top w:val="nil"/>
              <w:left w:val="nil"/>
              <w:bottom w:val="single" w:sz="4" w:space="0" w:color="auto"/>
              <w:right w:val="nil"/>
            </w:tcBorders>
            <w:shd w:val="clear" w:color="auto" w:fill="auto"/>
            <w:tcMar>
              <w:top w:w="15" w:type="dxa"/>
              <w:left w:w="15" w:type="dxa"/>
              <w:bottom w:w="0" w:type="dxa"/>
              <w:right w:w="15" w:type="dxa"/>
            </w:tcMar>
            <w:hideMark/>
          </w:tcPr>
          <w:p w14:paraId="22C84C34" w14:textId="77777777" w:rsidR="004C0523" w:rsidRPr="004C0523" w:rsidRDefault="004C0523" w:rsidP="004C0523">
            <w:pPr>
              <w:rPr>
                <w:rFonts w:ascii="Arial" w:hAnsi="Arial" w:cs="Arial"/>
                <w:b/>
                <w:bCs/>
                <w:color w:val="000000"/>
                <w:sz w:val="20"/>
                <w:szCs w:val="20"/>
              </w:rPr>
            </w:pPr>
            <w:r w:rsidRPr="004C0523">
              <w:rPr>
                <w:rFonts w:ascii="Arial" w:hAnsi="Arial" w:cs="Arial"/>
                <w:b/>
                <w:bCs/>
                <w:color w:val="000000"/>
                <w:sz w:val="20"/>
                <w:szCs w:val="20"/>
              </w:rPr>
              <w:t>COI</w:t>
            </w:r>
          </w:p>
        </w:tc>
        <w:tc>
          <w:tcPr>
            <w:tcW w:w="2080" w:type="dxa"/>
            <w:tcBorders>
              <w:top w:val="nil"/>
              <w:left w:val="nil"/>
              <w:bottom w:val="single" w:sz="4" w:space="0" w:color="auto"/>
              <w:right w:val="nil"/>
            </w:tcBorders>
            <w:shd w:val="clear" w:color="auto" w:fill="auto"/>
            <w:noWrap/>
            <w:tcMar>
              <w:top w:w="15" w:type="dxa"/>
              <w:left w:w="15" w:type="dxa"/>
              <w:bottom w:w="0" w:type="dxa"/>
              <w:right w:w="15" w:type="dxa"/>
            </w:tcMar>
            <w:hideMark/>
          </w:tcPr>
          <w:p w14:paraId="792019D7" w14:textId="77777777" w:rsidR="004C0523" w:rsidRPr="004C0523" w:rsidRDefault="004C0523" w:rsidP="004C0523">
            <w:pPr>
              <w:rPr>
                <w:rFonts w:ascii="Arial" w:hAnsi="Arial" w:cs="Arial"/>
                <w:b/>
                <w:bCs/>
                <w:color w:val="000000"/>
                <w:sz w:val="20"/>
                <w:szCs w:val="20"/>
              </w:rPr>
            </w:pPr>
            <w:r w:rsidRPr="004C0523">
              <w:rPr>
                <w:rFonts w:ascii="Arial" w:hAnsi="Arial" w:cs="Arial"/>
                <w:b/>
                <w:bCs/>
                <w:color w:val="000000"/>
                <w:sz w:val="20"/>
                <w:szCs w:val="20"/>
              </w:rPr>
              <w:t>ORCID</w:t>
            </w:r>
          </w:p>
        </w:tc>
      </w:tr>
      <w:tr w:rsidR="004C0523" w:rsidRPr="004C0523" w14:paraId="594791B6" w14:textId="77777777" w:rsidTr="00FD3C8F">
        <w:trPr>
          <w:trHeight w:val="300"/>
        </w:trPr>
        <w:tc>
          <w:tcPr>
            <w:tcW w:w="0" w:type="auto"/>
            <w:tcBorders>
              <w:top w:val="single" w:sz="4" w:space="0" w:color="auto"/>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21B5C185"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1</w:t>
            </w:r>
          </w:p>
        </w:tc>
        <w:tc>
          <w:tcPr>
            <w:tcW w:w="0" w:type="auto"/>
            <w:tcBorders>
              <w:top w:val="single" w:sz="4" w:space="0" w:color="auto"/>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54CDDDE3" w14:textId="77777777" w:rsidR="004C0523" w:rsidRPr="004C0523" w:rsidRDefault="004C0523" w:rsidP="004C0523">
            <w:pPr>
              <w:rPr>
                <w:rFonts w:ascii="Arial" w:hAnsi="Arial" w:cs="Arial"/>
                <w:color w:val="000000"/>
                <w:sz w:val="20"/>
                <w:szCs w:val="20"/>
              </w:rPr>
            </w:pPr>
            <w:r w:rsidRPr="004C0523">
              <w:rPr>
                <w:rFonts w:ascii="Arial" w:hAnsi="Arial" w:cs="Arial"/>
                <w:color w:val="000000"/>
                <w:sz w:val="20"/>
                <w:szCs w:val="20"/>
              </w:rPr>
              <w:t>Hannah Aanderud Tanner</w:t>
            </w:r>
          </w:p>
        </w:tc>
        <w:tc>
          <w:tcPr>
            <w:tcW w:w="4670" w:type="dxa"/>
            <w:tcBorders>
              <w:top w:val="single" w:sz="4" w:space="0" w:color="auto"/>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78C62DBF" w14:textId="77777777" w:rsidR="004C0523" w:rsidRPr="004C0523" w:rsidRDefault="004C0523" w:rsidP="004C0523">
            <w:pPr>
              <w:rPr>
                <w:rFonts w:ascii="Arial" w:hAnsi="Arial" w:cs="Arial"/>
                <w:color w:val="000000"/>
                <w:sz w:val="20"/>
                <w:szCs w:val="20"/>
              </w:rPr>
            </w:pPr>
          </w:p>
        </w:tc>
        <w:tc>
          <w:tcPr>
            <w:tcW w:w="0" w:type="auto"/>
            <w:tcBorders>
              <w:top w:val="single" w:sz="4" w:space="0" w:color="auto"/>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65D5E1E2" w14:textId="77777777" w:rsidR="004C0523" w:rsidRPr="004C0523" w:rsidRDefault="004C0523" w:rsidP="004C0523">
            <w:pPr>
              <w:rPr>
                <w:rFonts w:ascii="Arial" w:hAnsi="Arial" w:cs="Arial"/>
                <w:sz w:val="20"/>
                <w:szCs w:val="20"/>
              </w:rPr>
            </w:pPr>
          </w:p>
        </w:tc>
      </w:tr>
      <w:tr w:rsidR="004C0523" w:rsidRPr="004C0523" w14:paraId="44969031"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29ADE190"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2</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0EB3211D" w14:textId="77777777" w:rsidR="004C0523" w:rsidRPr="004C0523" w:rsidRDefault="004C0523" w:rsidP="004C0523">
            <w:pPr>
              <w:rPr>
                <w:rFonts w:ascii="Arial" w:hAnsi="Arial" w:cs="Arial"/>
                <w:color w:val="000000"/>
                <w:sz w:val="20"/>
                <w:szCs w:val="20"/>
              </w:rPr>
            </w:pPr>
            <w:r w:rsidRPr="004C0523">
              <w:rPr>
                <w:rFonts w:ascii="Arial" w:hAnsi="Arial" w:cs="Arial"/>
                <w:bCs/>
                <w:color w:val="000000"/>
                <w:sz w:val="20"/>
                <w:szCs w:val="20"/>
              </w:rPr>
              <w:t>Kaila Christini</w:t>
            </w:r>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090A1A2C" w14:textId="77777777" w:rsidR="004C0523" w:rsidRPr="004C0523" w:rsidRDefault="004C0523" w:rsidP="004C0523">
            <w:pPr>
              <w:rPr>
                <w:rFonts w:ascii="Arial" w:hAnsi="Arial" w:cs="Arial"/>
                <w:color w:val="000000"/>
                <w:sz w:val="20"/>
                <w:szCs w:val="20"/>
              </w:rPr>
            </w:pPr>
            <w:r w:rsidRPr="004C0523">
              <w:rPr>
                <w:rFonts w:ascii="Arial" w:hAnsi="Arial" w:cs="Arial"/>
                <w:color w:val="000000"/>
                <w:sz w:val="20"/>
                <w:szCs w:val="20"/>
              </w:rPr>
              <w:t>has no financial disclosures or conflicts of interest.</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639ACC25" w14:textId="77777777" w:rsidR="004C0523" w:rsidRPr="004C0523" w:rsidRDefault="004C0523" w:rsidP="004C0523">
            <w:pPr>
              <w:rPr>
                <w:rFonts w:ascii="Arial" w:hAnsi="Arial" w:cs="Arial"/>
                <w:color w:val="000000"/>
                <w:sz w:val="20"/>
                <w:szCs w:val="20"/>
              </w:rPr>
            </w:pPr>
            <w:r w:rsidRPr="004C0523">
              <w:rPr>
                <w:rFonts w:ascii="Arial" w:hAnsi="Arial" w:cs="Arial"/>
                <w:color w:val="000000"/>
                <w:sz w:val="20"/>
                <w:szCs w:val="20"/>
              </w:rPr>
              <w:t xml:space="preserve">0000-0002-1157-3934 </w:t>
            </w:r>
          </w:p>
        </w:tc>
      </w:tr>
      <w:tr w:rsidR="004C0523" w:rsidRPr="004C0523" w14:paraId="5210870B"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5F267F17"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3</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62E686A5" w14:textId="77777777" w:rsidR="004C0523" w:rsidRPr="004C0523" w:rsidRDefault="004C0523" w:rsidP="004C0523">
            <w:pPr>
              <w:rPr>
                <w:rFonts w:ascii="Arial" w:hAnsi="Arial" w:cs="Arial"/>
                <w:color w:val="000000"/>
                <w:sz w:val="20"/>
                <w:szCs w:val="20"/>
              </w:rPr>
            </w:pPr>
            <w:r w:rsidRPr="004C0523">
              <w:rPr>
                <w:rFonts w:ascii="Arial" w:hAnsi="Arial" w:cs="Arial"/>
                <w:bCs/>
                <w:color w:val="000000"/>
                <w:sz w:val="20"/>
                <w:szCs w:val="20"/>
              </w:rPr>
              <w:t xml:space="preserve">Charles </w:t>
            </w:r>
            <w:proofErr w:type="spellStart"/>
            <w:r w:rsidRPr="004C0523">
              <w:rPr>
                <w:rFonts w:ascii="Arial" w:hAnsi="Arial" w:cs="Arial"/>
                <w:bCs/>
                <w:color w:val="000000"/>
                <w:sz w:val="20"/>
                <w:szCs w:val="20"/>
              </w:rPr>
              <w:t>Teames</w:t>
            </w:r>
            <w:proofErr w:type="spellEnd"/>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40C85A5B" w14:textId="77777777" w:rsidR="004C0523" w:rsidRPr="004C0523" w:rsidRDefault="004C0523" w:rsidP="004C0523">
            <w:pPr>
              <w:rPr>
                <w:rFonts w:ascii="Arial" w:hAnsi="Arial" w:cs="Arial"/>
                <w:color w:val="000000"/>
                <w:sz w:val="20"/>
                <w:szCs w:val="20"/>
              </w:rPr>
            </w:pP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613F3CE8" w14:textId="77777777" w:rsidR="004C0523" w:rsidRPr="004C0523" w:rsidRDefault="004C0523" w:rsidP="004C0523">
            <w:pPr>
              <w:rPr>
                <w:rFonts w:ascii="Arial" w:hAnsi="Arial" w:cs="Arial"/>
                <w:sz w:val="20"/>
                <w:szCs w:val="20"/>
              </w:rPr>
            </w:pPr>
          </w:p>
        </w:tc>
      </w:tr>
      <w:tr w:rsidR="004C0523" w:rsidRPr="004C0523" w14:paraId="0EC59956"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5F198703"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4</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715D6C02" w14:textId="77777777" w:rsidR="004C0523" w:rsidRPr="004C0523" w:rsidRDefault="004C0523" w:rsidP="004C0523">
            <w:pPr>
              <w:rPr>
                <w:rFonts w:ascii="Arial" w:hAnsi="Arial" w:cs="Arial"/>
                <w:color w:val="000000"/>
                <w:sz w:val="20"/>
                <w:szCs w:val="20"/>
              </w:rPr>
            </w:pPr>
            <w:r w:rsidRPr="004C0523">
              <w:rPr>
                <w:rFonts w:ascii="Arial" w:hAnsi="Arial" w:cs="Arial"/>
                <w:bCs/>
                <w:color w:val="000000"/>
                <w:sz w:val="20"/>
                <w:szCs w:val="20"/>
              </w:rPr>
              <w:t>Sara Mann</w:t>
            </w:r>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2805747A" w14:textId="77777777" w:rsidR="004C0523" w:rsidRPr="004C0523" w:rsidRDefault="004C0523" w:rsidP="004C0523">
            <w:pPr>
              <w:rPr>
                <w:rFonts w:ascii="Arial" w:hAnsi="Arial" w:cs="Arial"/>
                <w:color w:val="000000"/>
                <w:sz w:val="20"/>
                <w:szCs w:val="20"/>
              </w:rPr>
            </w:pPr>
            <w:r w:rsidRPr="004C0523">
              <w:rPr>
                <w:rFonts w:ascii="Arial" w:hAnsi="Arial" w:cs="Arial"/>
                <w:color w:val="000000"/>
                <w:sz w:val="20"/>
                <w:szCs w:val="20"/>
              </w:rPr>
              <w:t>has no financial disclosures or conflicts of interest.</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74522796" w14:textId="77777777" w:rsidR="004C0523" w:rsidRPr="004C0523" w:rsidRDefault="004C0523" w:rsidP="004C0523">
            <w:pPr>
              <w:rPr>
                <w:rFonts w:ascii="Arial" w:hAnsi="Arial" w:cs="Arial"/>
                <w:color w:val="000000"/>
                <w:sz w:val="20"/>
                <w:szCs w:val="20"/>
              </w:rPr>
            </w:pPr>
            <w:r w:rsidRPr="004C0523">
              <w:rPr>
                <w:rFonts w:ascii="Arial" w:hAnsi="Arial" w:cs="Arial"/>
                <w:color w:val="000000"/>
                <w:sz w:val="20"/>
                <w:szCs w:val="20"/>
              </w:rPr>
              <w:t>0000-0003-3287-6915</w:t>
            </w:r>
          </w:p>
        </w:tc>
      </w:tr>
      <w:tr w:rsidR="004C0523" w:rsidRPr="004C0523" w14:paraId="6459A1F8"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4D9824D3"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5</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60C98F69" w14:textId="77777777" w:rsidR="004C0523" w:rsidRPr="004C0523" w:rsidRDefault="004C0523" w:rsidP="004C0523">
            <w:pPr>
              <w:rPr>
                <w:rFonts w:ascii="Arial" w:hAnsi="Arial" w:cs="Arial"/>
                <w:color w:val="000000"/>
                <w:sz w:val="20"/>
                <w:szCs w:val="20"/>
              </w:rPr>
            </w:pPr>
            <w:r w:rsidRPr="004C0523">
              <w:rPr>
                <w:rFonts w:ascii="Arial" w:hAnsi="Arial" w:cs="Arial"/>
                <w:bCs/>
                <w:color w:val="000000"/>
                <w:sz w:val="20"/>
                <w:szCs w:val="20"/>
              </w:rPr>
              <w:t>Christina Radloff</w:t>
            </w:r>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2F8FAA67" w14:textId="77777777" w:rsidR="004C0523" w:rsidRPr="004C0523" w:rsidRDefault="004C0523" w:rsidP="004C0523">
            <w:pPr>
              <w:rPr>
                <w:rFonts w:ascii="Arial" w:hAnsi="Arial" w:cs="Arial"/>
                <w:color w:val="000000"/>
                <w:sz w:val="20"/>
                <w:szCs w:val="20"/>
              </w:rPr>
            </w:pP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3589038A" w14:textId="77777777" w:rsidR="004C0523" w:rsidRPr="004C0523" w:rsidRDefault="004C0523" w:rsidP="004C0523">
            <w:pPr>
              <w:rPr>
                <w:rFonts w:ascii="Arial" w:hAnsi="Arial" w:cs="Arial"/>
                <w:sz w:val="20"/>
                <w:szCs w:val="20"/>
              </w:rPr>
            </w:pPr>
          </w:p>
        </w:tc>
      </w:tr>
      <w:tr w:rsidR="004C0523" w:rsidRPr="004C0523" w14:paraId="2B4B71C9"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5DA782F4"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6</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7E57BF00" w14:textId="77777777" w:rsidR="004C0523" w:rsidRPr="004C0523" w:rsidRDefault="004C0523" w:rsidP="004C0523">
            <w:pPr>
              <w:rPr>
                <w:rFonts w:ascii="Arial" w:hAnsi="Arial" w:cs="Arial"/>
                <w:color w:val="000000"/>
                <w:sz w:val="20"/>
                <w:szCs w:val="20"/>
              </w:rPr>
            </w:pPr>
            <w:r w:rsidRPr="004C0523">
              <w:rPr>
                <w:rFonts w:ascii="Arial" w:hAnsi="Arial" w:cs="Arial"/>
                <w:bCs/>
                <w:color w:val="000000"/>
                <w:sz w:val="20"/>
                <w:szCs w:val="20"/>
              </w:rPr>
              <w:t>Neal Davis</w:t>
            </w:r>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07476694" w14:textId="77777777" w:rsidR="004C0523" w:rsidRPr="004C0523" w:rsidRDefault="004C0523" w:rsidP="004C0523">
            <w:pPr>
              <w:rPr>
                <w:rFonts w:ascii="Arial" w:hAnsi="Arial" w:cs="Arial"/>
                <w:color w:val="000000"/>
                <w:sz w:val="20"/>
                <w:szCs w:val="20"/>
              </w:rPr>
            </w:pP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5936EDBE" w14:textId="77777777" w:rsidR="004C0523" w:rsidRPr="004C0523" w:rsidRDefault="004C0523" w:rsidP="004C0523">
            <w:pPr>
              <w:rPr>
                <w:rFonts w:ascii="Arial" w:hAnsi="Arial" w:cs="Arial"/>
                <w:sz w:val="20"/>
                <w:szCs w:val="20"/>
              </w:rPr>
            </w:pPr>
          </w:p>
        </w:tc>
      </w:tr>
      <w:tr w:rsidR="004C0523" w:rsidRPr="004C0523" w14:paraId="1A29C237"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0858E4BE"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7</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554C13C1" w14:textId="77777777" w:rsidR="004C0523" w:rsidRPr="004C0523" w:rsidRDefault="004C0523" w:rsidP="004C0523">
            <w:pPr>
              <w:rPr>
                <w:rFonts w:ascii="Arial" w:hAnsi="Arial" w:cs="Arial"/>
                <w:color w:val="000000"/>
                <w:sz w:val="20"/>
                <w:szCs w:val="20"/>
              </w:rPr>
            </w:pPr>
            <w:r w:rsidRPr="004C0523">
              <w:rPr>
                <w:rFonts w:ascii="Arial" w:hAnsi="Arial" w:cs="Arial"/>
                <w:bCs/>
                <w:color w:val="000000"/>
                <w:sz w:val="20"/>
                <w:szCs w:val="20"/>
              </w:rPr>
              <w:t xml:space="preserve">Vilija </w:t>
            </w:r>
            <w:proofErr w:type="spellStart"/>
            <w:r w:rsidRPr="004C0523">
              <w:rPr>
                <w:rFonts w:ascii="Arial" w:hAnsi="Arial" w:cs="Arial"/>
                <w:bCs/>
                <w:color w:val="000000"/>
                <w:sz w:val="20"/>
                <w:szCs w:val="20"/>
              </w:rPr>
              <w:t>Avizonis</w:t>
            </w:r>
            <w:proofErr w:type="spellEnd"/>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629EBEEF" w14:textId="77777777" w:rsidR="004C0523" w:rsidRPr="004C0523" w:rsidRDefault="004C0523" w:rsidP="004C0523">
            <w:pPr>
              <w:rPr>
                <w:rFonts w:ascii="Arial" w:hAnsi="Arial" w:cs="Arial"/>
                <w:color w:val="000000"/>
                <w:sz w:val="20"/>
                <w:szCs w:val="20"/>
              </w:rPr>
            </w:pP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7F0FBF45" w14:textId="77777777" w:rsidR="004C0523" w:rsidRPr="004C0523" w:rsidRDefault="004C0523" w:rsidP="004C0523">
            <w:pPr>
              <w:rPr>
                <w:rFonts w:ascii="Arial" w:hAnsi="Arial" w:cs="Arial"/>
                <w:sz w:val="20"/>
                <w:szCs w:val="20"/>
              </w:rPr>
            </w:pPr>
          </w:p>
        </w:tc>
      </w:tr>
      <w:tr w:rsidR="004C0523" w:rsidRPr="004C0523" w14:paraId="5BA69E56"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4F0C6D1B"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8</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2AC27655" w14:textId="77777777" w:rsidR="004C0523" w:rsidRPr="004C0523" w:rsidRDefault="004C0523" w:rsidP="004C0523">
            <w:pPr>
              <w:rPr>
                <w:rFonts w:ascii="Arial" w:hAnsi="Arial" w:cs="Arial"/>
                <w:color w:val="000000"/>
                <w:sz w:val="20"/>
                <w:szCs w:val="20"/>
              </w:rPr>
            </w:pPr>
            <w:r w:rsidRPr="004C0523">
              <w:rPr>
                <w:rFonts w:ascii="Arial" w:hAnsi="Arial" w:cs="Arial"/>
                <w:bCs/>
                <w:color w:val="000000"/>
                <w:sz w:val="20"/>
                <w:szCs w:val="20"/>
              </w:rPr>
              <w:t>Marco Verdeja</w:t>
            </w:r>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01426656" w14:textId="77777777" w:rsidR="004C0523" w:rsidRPr="004C0523" w:rsidRDefault="004C0523" w:rsidP="004C0523">
            <w:pPr>
              <w:rPr>
                <w:rFonts w:ascii="Arial" w:hAnsi="Arial" w:cs="Arial"/>
                <w:color w:val="000000"/>
                <w:sz w:val="20"/>
                <w:szCs w:val="20"/>
              </w:rPr>
            </w:pP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6B5CA158" w14:textId="77777777" w:rsidR="004C0523" w:rsidRPr="004C0523" w:rsidRDefault="004C0523" w:rsidP="004C0523">
            <w:pPr>
              <w:rPr>
                <w:rFonts w:ascii="Arial" w:hAnsi="Arial" w:cs="Arial"/>
                <w:sz w:val="20"/>
                <w:szCs w:val="20"/>
              </w:rPr>
            </w:pPr>
          </w:p>
        </w:tc>
      </w:tr>
      <w:tr w:rsidR="004C0523" w:rsidRPr="004C0523" w14:paraId="02093D76"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221527E1"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9</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20A7A607" w14:textId="77777777" w:rsidR="004C0523" w:rsidRPr="004C0523" w:rsidRDefault="004C0523" w:rsidP="004C0523">
            <w:pPr>
              <w:rPr>
                <w:rFonts w:ascii="Arial" w:hAnsi="Arial" w:cs="Arial"/>
                <w:color w:val="000000"/>
                <w:sz w:val="20"/>
                <w:szCs w:val="20"/>
              </w:rPr>
            </w:pPr>
            <w:r w:rsidRPr="004C0523">
              <w:rPr>
                <w:rFonts w:ascii="Arial" w:hAnsi="Arial" w:cs="Arial"/>
                <w:bCs/>
                <w:color w:val="000000"/>
                <w:sz w:val="20"/>
                <w:szCs w:val="20"/>
              </w:rPr>
              <w:t>Sean Soisson</w:t>
            </w:r>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5A99125D" w14:textId="77777777" w:rsidR="004C0523" w:rsidRPr="004C0523" w:rsidRDefault="004C0523" w:rsidP="004C0523">
            <w:pPr>
              <w:rPr>
                <w:rFonts w:ascii="Arial" w:hAnsi="Arial" w:cs="Arial"/>
                <w:color w:val="000000"/>
                <w:sz w:val="20"/>
                <w:szCs w:val="20"/>
              </w:rPr>
            </w:pP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3D625FFD" w14:textId="77777777" w:rsidR="004C0523" w:rsidRPr="004C0523" w:rsidRDefault="004C0523" w:rsidP="004C0523">
            <w:pPr>
              <w:rPr>
                <w:rFonts w:ascii="Arial" w:hAnsi="Arial" w:cs="Arial"/>
                <w:sz w:val="20"/>
                <w:szCs w:val="20"/>
              </w:rPr>
            </w:pPr>
          </w:p>
        </w:tc>
      </w:tr>
      <w:tr w:rsidR="004C0523" w:rsidRPr="004C0523" w14:paraId="135008CB"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37879576"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10</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677D8F2F" w14:textId="77777777" w:rsidR="004C0523" w:rsidRPr="004C0523" w:rsidRDefault="004C0523" w:rsidP="004C0523">
            <w:pPr>
              <w:rPr>
                <w:rFonts w:ascii="Arial" w:hAnsi="Arial" w:cs="Arial"/>
                <w:color w:val="000000"/>
                <w:sz w:val="20"/>
                <w:szCs w:val="20"/>
              </w:rPr>
            </w:pPr>
            <w:r w:rsidRPr="004C0523">
              <w:rPr>
                <w:rFonts w:ascii="Arial" w:hAnsi="Arial" w:cs="Arial"/>
                <w:bCs/>
                <w:color w:val="000000"/>
                <w:sz w:val="20"/>
                <w:szCs w:val="20"/>
              </w:rPr>
              <w:t>Kylie Peterson</w:t>
            </w:r>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56EADB36" w14:textId="77777777" w:rsidR="004C0523" w:rsidRPr="004C0523" w:rsidRDefault="004C0523" w:rsidP="004C0523">
            <w:pPr>
              <w:rPr>
                <w:rFonts w:ascii="Arial" w:hAnsi="Arial" w:cs="Arial"/>
                <w:color w:val="000000"/>
                <w:sz w:val="20"/>
                <w:szCs w:val="20"/>
              </w:rPr>
            </w:pP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0AE877FE" w14:textId="77777777" w:rsidR="004C0523" w:rsidRPr="004C0523" w:rsidRDefault="004C0523" w:rsidP="004C0523">
            <w:pPr>
              <w:rPr>
                <w:rFonts w:ascii="Arial" w:hAnsi="Arial" w:cs="Arial"/>
                <w:sz w:val="20"/>
                <w:szCs w:val="20"/>
              </w:rPr>
            </w:pPr>
          </w:p>
        </w:tc>
      </w:tr>
      <w:tr w:rsidR="004C0523" w:rsidRPr="004C0523" w14:paraId="4B400E67"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006E0C19"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11</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18D2BEFA" w14:textId="77777777" w:rsidR="004C0523" w:rsidRPr="004C0523" w:rsidRDefault="004C0523" w:rsidP="004C0523">
            <w:pPr>
              <w:rPr>
                <w:rFonts w:ascii="Arial" w:hAnsi="Arial" w:cs="Arial"/>
                <w:color w:val="000000"/>
                <w:sz w:val="20"/>
                <w:szCs w:val="20"/>
              </w:rPr>
            </w:pPr>
            <w:r w:rsidRPr="004C0523">
              <w:rPr>
                <w:rFonts w:ascii="Arial" w:hAnsi="Arial" w:cs="Arial"/>
                <w:bCs/>
                <w:color w:val="000000"/>
                <w:sz w:val="20"/>
                <w:szCs w:val="20"/>
              </w:rPr>
              <w:t>Gloria Coronado</w:t>
            </w:r>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67F53085" w14:textId="77777777" w:rsidR="004C0523" w:rsidRPr="004C0523" w:rsidRDefault="004C0523" w:rsidP="004C0523">
            <w:pPr>
              <w:rPr>
                <w:rFonts w:ascii="Arial" w:hAnsi="Arial" w:cs="Arial"/>
                <w:color w:val="000000"/>
                <w:sz w:val="20"/>
                <w:szCs w:val="20"/>
              </w:rPr>
            </w:pP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44535065" w14:textId="77777777" w:rsidR="004C0523" w:rsidRPr="004C0523" w:rsidRDefault="004C0523" w:rsidP="004C0523">
            <w:pPr>
              <w:rPr>
                <w:rFonts w:ascii="Arial" w:hAnsi="Arial" w:cs="Arial"/>
                <w:sz w:val="20"/>
                <w:szCs w:val="20"/>
              </w:rPr>
            </w:pPr>
          </w:p>
        </w:tc>
      </w:tr>
      <w:tr w:rsidR="004C0523" w:rsidRPr="004C0523" w14:paraId="0BD7AB3A"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73756BD8"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12</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7AB722EB" w14:textId="77777777" w:rsidR="004C0523" w:rsidRPr="004C0523" w:rsidRDefault="004C0523" w:rsidP="004C0523">
            <w:pPr>
              <w:rPr>
                <w:rFonts w:ascii="Arial" w:hAnsi="Arial" w:cs="Arial"/>
                <w:color w:val="000000"/>
                <w:sz w:val="20"/>
                <w:szCs w:val="20"/>
              </w:rPr>
            </w:pPr>
            <w:r w:rsidRPr="004C0523">
              <w:rPr>
                <w:rFonts w:ascii="Arial" w:hAnsi="Arial" w:cs="Arial"/>
                <w:bCs/>
                <w:color w:val="000000"/>
                <w:sz w:val="20"/>
                <w:szCs w:val="20"/>
              </w:rPr>
              <w:t>Amanda F. Petrik</w:t>
            </w:r>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5EC38F79" w14:textId="77777777" w:rsidR="004C0523" w:rsidRPr="004C0523" w:rsidRDefault="004C0523" w:rsidP="004C0523">
            <w:pPr>
              <w:rPr>
                <w:rFonts w:ascii="Arial" w:hAnsi="Arial" w:cs="Arial"/>
                <w:color w:val="000000"/>
                <w:sz w:val="20"/>
                <w:szCs w:val="20"/>
              </w:rPr>
            </w:pP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0F6409C6" w14:textId="77777777" w:rsidR="004C0523" w:rsidRPr="004C0523" w:rsidRDefault="004C0523" w:rsidP="004C0523">
            <w:pPr>
              <w:rPr>
                <w:rFonts w:ascii="Arial" w:hAnsi="Arial" w:cs="Arial"/>
                <w:sz w:val="20"/>
                <w:szCs w:val="20"/>
              </w:rPr>
            </w:pPr>
          </w:p>
        </w:tc>
      </w:tr>
      <w:tr w:rsidR="004C0523" w:rsidRPr="004C0523" w14:paraId="13C551C6"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6BD08FAF"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13</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3B250E95" w14:textId="77777777" w:rsidR="004C0523" w:rsidRPr="004C0523" w:rsidRDefault="004C0523" w:rsidP="004C0523">
            <w:pPr>
              <w:rPr>
                <w:rFonts w:ascii="Arial" w:hAnsi="Arial" w:cs="Arial"/>
                <w:color w:val="000000"/>
                <w:sz w:val="20"/>
                <w:szCs w:val="20"/>
              </w:rPr>
            </w:pPr>
            <w:r w:rsidRPr="004C0523">
              <w:rPr>
                <w:rFonts w:ascii="Arial" w:hAnsi="Arial" w:cs="Arial"/>
                <w:color w:val="000000"/>
                <w:sz w:val="20"/>
                <w:szCs w:val="20"/>
              </w:rPr>
              <w:t>Becca Slagle</w:t>
            </w:r>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17AD3416" w14:textId="77777777" w:rsidR="004C0523" w:rsidRPr="004C0523" w:rsidRDefault="004C0523" w:rsidP="004C0523">
            <w:pPr>
              <w:rPr>
                <w:rFonts w:ascii="Arial" w:hAnsi="Arial" w:cs="Arial"/>
                <w:color w:val="000000"/>
                <w:sz w:val="20"/>
                <w:szCs w:val="20"/>
              </w:rPr>
            </w:pP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6AB3EE2E" w14:textId="77777777" w:rsidR="004C0523" w:rsidRPr="004C0523" w:rsidRDefault="004C0523" w:rsidP="004C0523">
            <w:pPr>
              <w:rPr>
                <w:rFonts w:ascii="Arial" w:hAnsi="Arial" w:cs="Arial"/>
                <w:sz w:val="20"/>
                <w:szCs w:val="20"/>
              </w:rPr>
            </w:pPr>
          </w:p>
        </w:tc>
      </w:tr>
      <w:tr w:rsidR="004C0523" w:rsidRPr="004C0523" w14:paraId="4E25150D"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13DEE476"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14</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68EF39F0" w14:textId="77777777" w:rsidR="004C0523" w:rsidRPr="004C0523" w:rsidRDefault="004C0523" w:rsidP="004C0523">
            <w:pPr>
              <w:rPr>
                <w:rFonts w:ascii="Arial" w:hAnsi="Arial" w:cs="Arial"/>
                <w:color w:val="000000"/>
                <w:sz w:val="20"/>
                <w:szCs w:val="20"/>
              </w:rPr>
            </w:pPr>
            <w:r w:rsidRPr="004C0523">
              <w:rPr>
                <w:rFonts w:ascii="Arial" w:hAnsi="Arial" w:cs="Arial"/>
                <w:bCs/>
                <w:color w:val="000000"/>
                <w:sz w:val="20"/>
                <w:szCs w:val="20"/>
              </w:rPr>
              <w:t>Chun-Pin Chang</w:t>
            </w:r>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3C8E996F" w14:textId="77777777" w:rsidR="004C0523" w:rsidRPr="004C0523" w:rsidRDefault="004C0523" w:rsidP="004C0523">
            <w:pPr>
              <w:rPr>
                <w:rFonts w:ascii="Arial" w:hAnsi="Arial" w:cs="Arial"/>
                <w:color w:val="000000"/>
                <w:sz w:val="20"/>
                <w:szCs w:val="20"/>
              </w:rPr>
            </w:pPr>
            <w:r w:rsidRPr="004C0523">
              <w:rPr>
                <w:rFonts w:ascii="Arial" w:hAnsi="Arial" w:cs="Arial"/>
                <w:color w:val="000000"/>
                <w:sz w:val="20"/>
                <w:szCs w:val="20"/>
              </w:rPr>
              <w:t>has no financial disclosures or conflicts of interest.</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45A10AB8" w14:textId="77777777" w:rsidR="004C0523" w:rsidRPr="004C0523" w:rsidRDefault="004C0523" w:rsidP="004C0523">
            <w:pPr>
              <w:rPr>
                <w:rFonts w:ascii="Arial" w:hAnsi="Arial" w:cs="Arial"/>
                <w:color w:val="000000"/>
                <w:sz w:val="20"/>
                <w:szCs w:val="20"/>
              </w:rPr>
            </w:pPr>
            <w:r w:rsidRPr="004C0523">
              <w:rPr>
                <w:rFonts w:ascii="Arial" w:hAnsi="Arial" w:cs="Arial"/>
                <w:color w:val="000000"/>
                <w:sz w:val="20"/>
                <w:szCs w:val="20"/>
              </w:rPr>
              <w:t>0000-0002-0878-997X</w:t>
            </w:r>
          </w:p>
        </w:tc>
      </w:tr>
      <w:tr w:rsidR="004C0523" w:rsidRPr="004C0523" w14:paraId="3CE61BD8" w14:textId="77777777" w:rsidTr="00FD3C8F">
        <w:trPr>
          <w:trHeight w:val="315"/>
        </w:trPr>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7FA57640"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Co-Senior</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09B66FFC" w14:textId="77777777" w:rsidR="004C0523" w:rsidRPr="004C0523" w:rsidRDefault="004C0523" w:rsidP="004C0523">
            <w:pPr>
              <w:rPr>
                <w:rFonts w:ascii="Arial" w:hAnsi="Arial" w:cs="Arial"/>
                <w:color w:val="000000"/>
                <w:sz w:val="20"/>
                <w:szCs w:val="20"/>
              </w:rPr>
            </w:pPr>
            <w:r w:rsidRPr="004C0523">
              <w:rPr>
                <w:rFonts w:ascii="Arial" w:hAnsi="Arial" w:cs="Arial"/>
                <w:bCs/>
                <w:color w:val="000000"/>
                <w:sz w:val="20"/>
                <w:szCs w:val="20"/>
              </w:rPr>
              <w:t xml:space="preserve">Mia </w:t>
            </w:r>
            <w:proofErr w:type="spellStart"/>
            <w:r w:rsidRPr="004C0523">
              <w:rPr>
                <w:rFonts w:ascii="Arial" w:hAnsi="Arial" w:cs="Arial"/>
                <w:bCs/>
                <w:color w:val="000000"/>
                <w:sz w:val="20"/>
                <w:szCs w:val="20"/>
              </w:rPr>
              <w:t>Hashibe</w:t>
            </w:r>
            <w:proofErr w:type="spellEnd"/>
          </w:p>
        </w:tc>
        <w:tc>
          <w:tcPr>
            <w:tcW w:w="4670" w:type="dxa"/>
            <w:tcBorders>
              <w:top w:val="single" w:sz="4" w:space="0" w:color="808080" w:themeColor="background1" w:themeShade="80"/>
              <w:left w:val="nil"/>
              <w:bottom w:val="single" w:sz="4" w:space="0" w:color="808080" w:themeColor="background1" w:themeShade="80"/>
              <w:right w:val="nil"/>
            </w:tcBorders>
            <w:shd w:val="clear" w:color="auto" w:fill="auto"/>
            <w:tcMar>
              <w:top w:w="15" w:type="dxa"/>
              <w:left w:w="15" w:type="dxa"/>
              <w:bottom w:w="0" w:type="dxa"/>
              <w:right w:w="15" w:type="dxa"/>
            </w:tcMar>
            <w:hideMark/>
          </w:tcPr>
          <w:p w14:paraId="36F2DE67" w14:textId="77777777" w:rsidR="004C0523" w:rsidRPr="004C0523" w:rsidRDefault="004C0523" w:rsidP="004C0523">
            <w:pPr>
              <w:rPr>
                <w:rFonts w:ascii="Arial" w:hAnsi="Arial" w:cs="Arial"/>
                <w:color w:val="000000"/>
                <w:sz w:val="20"/>
                <w:szCs w:val="20"/>
              </w:rPr>
            </w:pPr>
            <w:r w:rsidRPr="004C0523">
              <w:rPr>
                <w:rFonts w:ascii="Arial" w:hAnsi="Arial" w:cs="Arial"/>
                <w:color w:val="000000"/>
                <w:sz w:val="20"/>
                <w:szCs w:val="20"/>
              </w:rPr>
              <w:t>has no financial disclosures or conflicts of interest.</w:t>
            </w:r>
          </w:p>
        </w:tc>
        <w:tc>
          <w:tcPr>
            <w:tcW w:w="0" w:type="auto"/>
            <w:tcBorders>
              <w:top w:val="single" w:sz="4" w:space="0" w:color="808080" w:themeColor="background1" w:themeShade="80"/>
              <w:left w:val="nil"/>
              <w:bottom w:val="single" w:sz="4" w:space="0" w:color="808080" w:themeColor="background1" w:themeShade="80"/>
              <w:right w:val="nil"/>
            </w:tcBorders>
            <w:shd w:val="clear" w:color="auto" w:fill="auto"/>
            <w:noWrap/>
            <w:tcMar>
              <w:top w:w="15" w:type="dxa"/>
              <w:left w:w="15" w:type="dxa"/>
              <w:bottom w:w="0" w:type="dxa"/>
              <w:right w:w="15" w:type="dxa"/>
            </w:tcMar>
            <w:hideMark/>
          </w:tcPr>
          <w:p w14:paraId="1E4AF6AD" w14:textId="77777777" w:rsidR="004C0523" w:rsidRPr="004C0523" w:rsidRDefault="004C0523" w:rsidP="004C0523">
            <w:pPr>
              <w:rPr>
                <w:rFonts w:ascii="Arial" w:hAnsi="Arial" w:cs="Arial"/>
                <w:color w:val="000000"/>
                <w:sz w:val="20"/>
                <w:szCs w:val="20"/>
              </w:rPr>
            </w:pPr>
            <w:r w:rsidRPr="004C0523">
              <w:rPr>
                <w:rFonts w:ascii="Arial" w:hAnsi="Arial" w:cs="Arial"/>
                <w:color w:val="000000"/>
                <w:sz w:val="20"/>
                <w:szCs w:val="20"/>
              </w:rPr>
              <w:t>0000-0002-6903-2049</w:t>
            </w:r>
          </w:p>
        </w:tc>
      </w:tr>
      <w:tr w:rsidR="004C0523" w:rsidRPr="004C0523" w14:paraId="01DA54FC" w14:textId="77777777" w:rsidTr="00FD3C8F">
        <w:trPr>
          <w:trHeight w:val="1350"/>
        </w:trPr>
        <w:tc>
          <w:tcPr>
            <w:tcW w:w="0" w:type="auto"/>
            <w:tcBorders>
              <w:top w:val="single" w:sz="4" w:space="0" w:color="808080" w:themeColor="background1" w:themeShade="80"/>
              <w:left w:val="nil"/>
              <w:bottom w:val="nil"/>
              <w:right w:val="nil"/>
            </w:tcBorders>
            <w:shd w:val="clear" w:color="auto" w:fill="auto"/>
            <w:noWrap/>
            <w:tcMar>
              <w:top w:w="15" w:type="dxa"/>
              <w:left w:w="15" w:type="dxa"/>
              <w:bottom w:w="0" w:type="dxa"/>
              <w:right w:w="15" w:type="dxa"/>
            </w:tcMar>
            <w:hideMark/>
          </w:tcPr>
          <w:p w14:paraId="62C714DE" w14:textId="77777777" w:rsidR="004C0523" w:rsidRPr="004C0523" w:rsidRDefault="004C0523" w:rsidP="004C0523">
            <w:pPr>
              <w:jc w:val="center"/>
              <w:rPr>
                <w:rFonts w:ascii="Arial" w:hAnsi="Arial" w:cs="Arial"/>
                <w:color w:val="000000"/>
                <w:sz w:val="20"/>
                <w:szCs w:val="20"/>
              </w:rPr>
            </w:pPr>
            <w:r w:rsidRPr="004C0523">
              <w:rPr>
                <w:rFonts w:ascii="Arial" w:hAnsi="Arial" w:cs="Arial"/>
                <w:color w:val="000000"/>
                <w:sz w:val="20"/>
                <w:szCs w:val="20"/>
              </w:rPr>
              <w:t>Co-Senior</w:t>
            </w:r>
          </w:p>
        </w:tc>
        <w:tc>
          <w:tcPr>
            <w:tcW w:w="0" w:type="auto"/>
            <w:tcBorders>
              <w:top w:val="single" w:sz="4" w:space="0" w:color="808080" w:themeColor="background1" w:themeShade="80"/>
              <w:left w:val="nil"/>
              <w:bottom w:val="nil"/>
              <w:right w:val="nil"/>
            </w:tcBorders>
            <w:shd w:val="clear" w:color="auto" w:fill="auto"/>
            <w:noWrap/>
            <w:tcMar>
              <w:top w:w="15" w:type="dxa"/>
              <w:left w:w="15" w:type="dxa"/>
              <w:bottom w:w="0" w:type="dxa"/>
              <w:right w:w="15" w:type="dxa"/>
            </w:tcMar>
            <w:hideMark/>
          </w:tcPr>
          <w:p w14:paraId="0A787BF7" w14:textId="77777777" w:rsidR="004C0523" w:rsidRPr="004C0523" w:rsidRDefault="004C0523" w:rsidP="004C0523">
            <w:pPr>
              <w:rPr>
                <w:rFonts w:ascii="Arial" w:hAnsi="Arial" w:cs="Arial"/>
                <w:color w:val="000000"/>
                <w:sz w:val="20"/>
                <w:szCs w:val="20"/>
              </w:rPr>
            </w:pPr>
            <w:r w:rsidRPr="004C0523">
              <w:rPr>
                <w:rFonts w:ascii="Arial" w:hAnsi="Arial" w:cs="Arial"/>
                <w:color w:val="000000"/>
                <w:sz w:val="20"/>
                <w:szCs w:val="20"/>
              </w:rPr>
              <w:t xml:space="preserve">Dr. Deanna Kepka </w:t>
            </w:r>
          </w:p>
        </w:tc>
        <w:tc>
          <w:tcPr>
            <w:tcW w:w="4670" w:type="dxa"/>
            <w:tcBorders>
              <w:top w:val="single" w:sz="4" w:space="0" w:color="808080" w:themeColor="background1" w:themeShade="80"/>
              <w:left w:val="nil"/>
              <w:bottom w:val="nil"/>
              <w:right w:val="nil"/>
            </w:tcBorders>
            <w:shd w:val="clear" w:color="auto" w:fill="auto"/>
            <w:tcMar>
              <w:top w:w="15" w:type="dxa"/>
              <w:left w:w="15" w:type="dxa"/>
              <w:bottom w:w="0" w:type="dxa"/>
              <w:right w:w="15" w:type="dxa"/>
            </w:tcMar>
            <w:hideMark/>
          </w:tcPr>
          <w:p w14:paraId="4B387B1C" w14:textId="77777777" w:rsidR="004C0523" w:rsidRPr="004C0523" w:rsidRDefault="004C0523" w:rsidP="004C0523">
            <w:pPr>
              <w:rPr>
                <w:rFonts w:ascii="Arial" w:hAnsi="Arial" w:cs="Arial"/>
                <w:color w:val="000000"/>
                <w:sz w:val="20"/>
                <w:szCs w:val="20"/>
              </w:rPr>
            </w:pPr>
            <w:r w:rsidRPr="004C0523">
              <w:rPr>
                <w:rFonts w:ascii="Arial" w:hAnsi="Arial" w:cs="Arial"/>
                <w:color w:val="000000"/>
                <w:sz w:val="20"/>
                <w:szCs w:val="20"/>
              </w:rPr>
              <w:t xml:space="preserve">receives a small portion of her salary from a grant that is provided and supported by the American Cancer Society, who received funding from Merck, for the purpose of the “Mission: HPV Cancer Free Quality Improvement Initiative.” </w:t>
            </w:r>
          </w:p>
        </w:tc>
        <w:tc>
          <w:tcPr>
            <w:tcW w:w="0" w:type="auto"/>
            <w:tcBorders>
              <w:top w:val="single" w:sz="4" w:space="0" w:color="808080" w:themeColor="background1" w:themeShade="80"/>
              <w:left w:val="nil"/>
              <w:bottom w:val="nil"/>
              <w:right w:val="nil"/>
            </w:tcBorders>
            <w:shd w:val="clear" w:color="auto" w:fill="auto"/>
            <w:noWrap/>
            <w:tcMar>
              <w:top w:w="15" w:type="dxa"/>
              <w:left w:w="15" w:type="dxa"/>
              <w:bottom w:w="0" w:type="dxa"/>
              <w:right w:w="15" w:type="dxa"/>
            </w:tcMar>
            <w:hideMark/>
          </w:tcPr>
          <w:p w14:paraId="50D7CCD8" w14:textId="77777777" w:rsidR="004C0523" w:rsidRPr="004C0523" w:rsidRDefault="004C0523" w:rsidP="004C0523">
            <w:pPr>
              <w:rPr>
                <w:rFonts w:ascii="Arial" w:hAnsi="Arial" w:cs="Arial"/>
                <w:color w:val="000000"/>
                <w:sz w:val="20"/>
                <w:szCs w:val="20"/>
              </w:rPr>
            </w:pPr>
            <w:r w:rsidRPr="004C0523">
              <w:rPr>
                <w:rFonts w:ascii="Arial" w:hAnsi="Arial" w:cs="Arial"/>
                <w:color w:val="000000"/>
                <w:sz w:val="20"/>
                <w:szCs w:val="20"/>
              </w:rPr>
              <w:t>0000-0002-7844-3309</w:t>
            </w:r>
          </w:p>
        </w:tc>
      </w:tr>
    </w:tbl>
    <w:p w14:paraId="2FFB0B35" w14:textId="77777777" w:rsidR="004C0523" w:rsidRPr="004C0523" w:rsidRDefault="004C0523" w:rsidP="004C0523">
      <w:pPr>
        <w:rPr>
          <w:rFonts w:ascii="Arial" w:hAnsi="Arial" w:cs="Arial"/>
          <w:b/>
          <w:sz w:val="20"/>
          <w:szCs w:val="20"/>
        </w:rPr>
      </w:pPr>
      <w:r w:rsidRPr="004C0523">
        <w:rPr>
          <w:rFonts w:ascii="Arial" w:hAnsi="Arial" w:cs="Arial"/>
          <w:b/>
          <w:sz w:val="20"/>
          <w:szCs w:val="20"/>
        </w:rPr>
        <w:t xml:space="preserve"> </w:t>
      </w:r>
    </w:p>
    <w:p w14:paraId="4CE9CAEB" w14:textId="77777777" w:rsidR="004C0523" w:rsidRPr="004C0523" w:rsidRDefault="004C0523" w:rsidP="004C0523">
      <w:pPr>
        <w:rPr>
          <w:rFonts w:ascii="Arial" w:hAnsi="Arial" w:cs="Arial"/>
          <w:b/>
          <w:sz w:val="20"/>
          <w:szCs w:val="20"/>
        </w:rPr>
      </w:pPr>
    </w:p>
    <w:p w14:paraId="401A81F9" w14:textId="77777777" w:rsidR="004C0523" w:rsidRPr="004C0523" w:rsidRDefault="004C0523" w:rsidP="004C0523">
      <w:pPr>
        <w:rPr>
          <w:rFonts w:ascii="Arial" w:hAnsi="Arial" w:cs="Arial"/>
          <w:b/>
          <w:sz w:val="20"/>
          <w:szCs w:val="20"/>
        </w:rPr>
      </w:pPr>
      <w:commentRangeStart w:id="5"/>
      <w:proofErr w:type="spellStart"/>
      <w:r w:rsidRPr="004C0523">
        <w:rPr>
          <w:rFonts w:ascii="Arial" w:hAnsi="Arial" w:cs="Arial"/>
          <w:b/>
          <w:sz w:val="20"/>
          <w:szCs w:val="20"/>
        </w:rPr>
        <w:t>CRediT</w:t>
      </w:r>
      <w:proofErr w:type="spellEnd"/>
      <w:r w:rsidRPr="004C0523">
        <w:rPr>
          <w:rFonts w:ascii="Arial" w:hAnsi="Arial" w:cs="Arial"/>
          <w:b/>
          <w:sz w:val="20"/>
          <w:szCs w:val="20"/>
        </w:rPr>
        <w:t xml:space="preserve"> Roles:</w:t>
      </w:r>
      <w:commentRangeEnd w:id="5"/>
      <w:r w:rsidRPr="004C0523">
        <w:rPr>
          <w:rFonts w:ascii="Arial" w:hAnsi="Arial" w:cs="Arial"/>
          <w:sz w:val="20"/>
          <w:szCs w:val="20"/>
        </w:rPr>
        <w:commentReference w:id="5"/>
      </w:r>
    </w:p>
    <w:tbl>
      <w:tblPr>
        <w:tblW w:w="10260" w:type="dxa"/>
        <w:tblCellMar>
          <w:top w:w="15" w:type="dxa"/>
          <w:bottom w:w="15" w:type="dxa"/>
        </w:tblCellMar>
        <w:tblLook w:val="04A0" w:firstRow="1" w:lastRow="0" w:firstColumn="1" w:lastColumn="0" w:noHBand="0" w:noVBand="1"/>
      </w:tblPr>
      <w:tblGrid>
        <w:gridCol w:w="960"/>
        <w:gridCol w:w="2520"/>
        <w:gridCol w:w="6780"/>
      </w:tblGrid>
      <w:tr w:rsidR="004C0523" w:rsidRPr="004C0523" w14:paraId="45CCD37A" w14:textId="77777777" w:rsidTr="00FD3C8F">
        <w:trPr>
          <w:trHeight w:val="300"/>
        </w:trPr>
        <w:tc>
          <w:tcPr>
            <w:tcW w:w="960" w:type="dxa"/>
            <w:tcBorders>
              <w:top w:val="nil"/>
              <w:left w:val="nil"/>
              <w:bottom w:val="single" w:sz="4" w:space="0" w:color="auto"/>
              <w:right w:val="nil"/>
            </w:tcBorders>
            <w:noWrap/>
            <w:hideMark/>
          </w:tcPr>
          <w:p w14:paraId="53F8F6D0" w14:textId="77777777" w:rsidR="004C0523" w:rsidRPr="004C0523" w:rsidRDefault="004C0523" w:rsidP="004C0523">
            <w:pPr>
              <w:jc w:val="center"/>
              <w:rPr>
                <w:rFonts w:ascii="Arial" w:eastAsia="Times New Roman" w:hAnsi="Arial" w:cs="Arial"/>
                <w:b/>
                <w:bCs/>
                <w:color w:val="000000"/>
                <w:sz w:val="20"/>
                <w:szCs w:val="20"/>
              </w:rPr>
            </w:pPr>
            <w:r w:rsidRPr="004C0523">
              <w:rPr>
                <w:rFonts w:ascii="Arial" w:eastAsia="Times New Roman" w:hAnsi="Arial" w:cs="Arial"/>
                <w:b/>
                <w:bCs/>
                <w:color w:val="000000"/>
                <w:sz w:val="20"/>
                <w:szCs w:val="20"/>
              </w:rPr>
              <w:t>Order</w:t>
            </w:r>
          </w:p>
        </w:tc>
        <w:tc>
          <w:tcPr>
            <w:tcW w:w="2520" w:type="dxa"/>
            <w:tcBorders>
              <w:top w:val="nil"/>
              <w:left w:val="nil"/>
              <w:bottom w:val="single" w:sz="4" w:space="0" w:color="auto"/>
              <w:right w:val="nil"/>
            </w:tcBorders>
            <w:noWrap/>
            <w:hideMark/>
          </w:tcPr>
          <w:p w14:paraId="11215CBC" w14:textId="77777777" w:rsidR="004C0523" w:rsidRPr="004C0523" w:rsidRDefault="004C0523" w:rsidP="004C0523">
            <w:pPr>
              <w:rPr>
                <w:rFonts w:ascii="Arial" w:eastAsia="Times New Roman" w:hAnsi="Arial" w:cs="Arial"/>
                <w:b/>
                <w:bCs/>
                <w:color w:val="000000"/>
                <w:sz w:val="20"/>
                <w:szCs w:val="20"/>
              </w:rPr>
            </w:pPr>
            <w:r w:rsidRPr="004C0523">
              <w:rPr>
                <w:rFonts w:ascii="Arial" w:eastAsia="Times New Roman" w:hAnsi="Arial" w:cs="Arial"/>
                <w:b/>
                <w:bCs/>
                <w:color w:val="000000"/>
                <w:sz w:val="20"/>
                <w:szCs w:val="20"/>
              </w:rPr>
              <w:t>Author</w:t>
            </w:r>
          </w:p>
        </w:tc>
        <w:tc>
          <w:tcPr>
            <w:tcW w:w="6780" w:type="dxa"/>
            <w:tcBorders>
              <w:top w:val="nil"/>
              <w:left w:val="nil"/>
              <w:bottom w:val="single" w:sz="4" w:space="0" w:color="auto"/>
              <w:right w:val="nil"/>
            </w:tcBorders>
            <w:noWrap/>
            <w:vAlign w:val="bottom"/>
            <w:hideMark/>
          </w:tcPr>
          <w:p w14:paraId="47EF639A" w14:textId="77777777" w:rsidR="004C0523" w:rsidRPr="004C0523" w:rsidRDefault="004C0523" w:rsidP="004C0523">
            <w:pPr>
              <w:rPr>
                <w:rFonts w:ascii="Arial" w:eastAsia="Times New Roman" w:hAnsi="Arial" w:cs="Arial"/>
                <w:b/>
                <w:bCs/>
                <w:color w:val="000000"/>
                <w:sz w:val="20"/>
                <w:szCs w:val="20"/>
              </w:rPr>
            </w:pPr>
            <w:proofErr w:type="spellStart"/>
            <w:r w:rsidRPr="004C0523">
              <w:rPr>
                <w:rFonts w:ascii="Arial" w:eastAsia="Times New Roman" w:hAnsi="Arial" w:cs="Arial"/>
                <w:b/>
                <w:bCs/>
                <w:color w:val="000000"/>
                <w:sz w:val="20"/>
                <w:szCs w:val="20"/>
              </w:rPr>
              <w:t>CRediT</w:t>
            </w:r>
            <w:proofErr w:type="spellEnd"/>
            <w:r w:rsidRPr="004C0523">
              <w:rPr>
                <w:rFonts w:ascii="Arial" w:eastAsia="Times New Roman" w:hAnsi="Arial" w:cs="Arial"/>
                <w:b/>
                <w:bCs/>
                <w:color w:val="000000"/>
                <w:sz w:val="20"/>
                <w:szCs w:val="20"/>
              </w:rPr>
              <w:t xml:space="preserve"> roles</w:t>
            </w:r>
          </w:p>
        </w:tc>
      </w:tr>
      <w:tr w:rsidR="004C0523" w:rsidRPr="004C0523" w14:paraId="67259F8E" w14:textId="77777777" w:rsidTr="00FD3C8F">
        <w:trPr>
          <w:trHeight w:val="300"/>
        </w:trPr>
        <w:tc>
          <w:tcPr>
            <w:tcW w:w="960" w:type="dxa"/>
            <w:tcBorders>
              <w:top w:val="single" w:sz="4" w:space="0" w:color="auto"/>
              <w:left w:val="nil"/>
              <w:bottom w:val="single" w:sz="4" w:space="0" w:color="808080" w:themeColor="background1" w:themeShade="80"/>
              <w:right w:val="nil"/>
            </w:tcBorders>
            <w:noWrap/>
            <w:hideMark/>
          </w:tcPr>
          <w:p w14:paraId="5DD9C290"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1</w:t>
            </w:r>
          </w:p>
        </w:tc>
        <w:tc>
          <w:tcPr>
            <w:tcW w:w="2520" w:type="dxa"/>
            <w:tcBorders>
              <w:top w:val="single" w:sz="4" w:space="0" w:color="auto"/>
              <w:left w:val="nil"/>
              <w:bottom w:val="single" w:sz="4" w:space="0" w:color="808080" w:themeColor="background1" w:themeShade="80"/>
              <w:right w:val="nil"/>
            </w:tcBorders>
            <w:noWrap/>
            <w:hideMark/>
          </w:tcPr>
          <w:p w14:paraId="060A06F3"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Hannah Aanderud Tanner</w:t>
            </w:r>
          </w:p>
        </w:tc>
        <w:tc>
          <w:tcPr>
            <w:tcW w:w="6780" w:type="dxa"/>
            <w:tcBorders>
              <w:top w:val="single" w:sz="4" w:space="0" w:color="auto"/>
              <w:left w:val="nil"/>
              <w:bottom w:val="single" w:sz="4" w:space="0" w:color="808080" w:themeColor="background1" w:themeShade="80"/>
              <w:right w:val="nil"/>
            </w:tcBorders>
            <w:noWrap/>
            <w:vAlign w:val="bottom"/>
            <w:hideMark/>
          </w:tcPr>
          <w:p w14:paraId="49B95CB0"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Data curation, Investigation, Software, Conceptualization, Methodology, Formal Analysis, Visualization, Writing - original draft</w:t>
            </w:r>
          </w:p>
        </w:tc>
      </w:tr>
      <w:tr w:rsidR="004C0523" w:rsidRPr="004C0523" w14:paraId="19FDE39D"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2966FFB3"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2</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6F6C4C31"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Kaila Christini</w:t>
            </w:r>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28B3EFA9"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Data curation, Investigation, Software, Conceptualization, Methodology, Formal Analysis, Validation, Visualization, Writing - original draft</w:t>
            </w:r>
          </w:p>
        </w:tc>
      </w:tr>
      <w:tr w:rsidR="004C0523" w:rsidRPr="004C0523" w14:paraId="6C4944B9"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3C11C0DF"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3</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102105C1"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 xml:space="preserve">Charles </w:t>
            </w:r>
            <w:proofErr w:type="spellStart"/>
            <w:r w:rsidRPr="004C0523">
              <w:rPr>
                <w:rFonts w:ascii="Arial" w:eastAsia="Times New Roman" w:hAnsi="Arial" w:cs="Arial"/>
                <w:color w:val="000000"/>
                <w:sz w:val="20"/>
                <w:szCs w:val="20"/>
              </w:rPr>
              <w:t>Teames</w:t>
            </w:r>
            <w:proofErr w:type="spellEnd"/>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5DE66F50"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Data curation, Investigation, Software</w:t>
            </w:r>
          </w:p>
        </w:tc>
      </w:tr>
      <w:tr w:rsidR="004C0523" w:rsidRPr="004C0523" w14:paraId="1538A364"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51DE664A"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lastRenderedPageBreak/>
              <w:t>4</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5C07131A"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Sara Mann</w:t>
            </w:r>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1674ADB5"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Data curation, Investigation, Software</w:t>
            </w:r>
          </w:p>
        </w:tc>
      </w:tr>
      <w:tr w:rsidR="004C0523" w:rsidRPr="004C0523" w14:paraId="5FA16253"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38E0F45E"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5</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290B871A"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Christina Radloff</w:t>
            </w:r>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3A4AB8D4"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Data curation, Investigation</w:t>
            </w:r>
          </w:p>
        </w:tc>
      </w:tr>
      <w:tr w:rsidR="004C0523" w:rsidRPr="004C0523" w14:paraId="62B1F162"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4D45E4AA"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6</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0D6237C9"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Neal Davis</w:t>
            </w:r>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0C02CE53"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Writing - review &amp; editing</w:t>
            </w:r>
          </w:p>
        </w:tc>
      </w:tr>
      <w:tr w:rsidR="004C0523" w:rsidRPr="004C0523" w14:paraId="1294578E"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5F863562"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7</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3ABAE950"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 xml:space="preserve">Vilija </w:t>
            </w:r>
            <w:proofErr w:type="spellStart"/>
            <w:r w:rsidRPr="004C0523">
              <w:rPr>
                <w:rFonts w:ascii="Arial" w:eastAsia="Times New Roman" w:hAnsi="Arial" w:cs="Arial"/>
                <w:color w:val="000000"/>
                <w:sz w:val="20"/>
                <w:szCs w:val="20"/>
              </w:rPr>
              <w:t>Avizonis</w:t>
            </w:r>
            <w:proofErr w:type="spellEnd"/>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2F956D71"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Writing - review &amp; editing</w:t>
            </w:r>
          </w:p>
        </w:tc>
      </w:tr>
      <w:tr w:rsidR="004C0523" w:rsidRPr="004C0523" w14:paraId="7AA6DCEA"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5FEF8B58"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8</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03C1A7FB"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Marco Verdeja</w:t>
            </w:r>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37560913"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Writing - review &amp; editing</w:t>
            </w:r>
          </w:p>
        </w:tc>
      </w:tr>
      <w:tr w:rsidR="004C0523" w:rsidRPr="004C0523" w14:paraId="5227B496"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6E75F3FE"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9</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3E1E4232"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Sean Soisson</w:t>
            </w:r>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29DE59CC"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Writing - review &amp; editing</w:t>
            </w:r>
          </w:p>
        </w:tc>
      </w:tr>
      <w:tr w:rsidR="004C0523" w:rsidRPr="004C0523" w14:paraId="4B9FCA33"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5847B149"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10</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516932B5"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Kylie Peterson</w:t>
            </w:r>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4BCB26E4"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Writing - review &amp; editing</w:t>
            </w:r>
          </w:p>
        </w:tc>
      </w:tr>
      <w:tr w:rsidR="004C0523" w:rsidRPr="004C0523" w14:paraId="7173089B"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4C1CEA68"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11</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0C59767E"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Gloria Coronado</w:t>
            </w:r>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5F238A07"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Conceptualization, Methodology, Writing - review &amp; editing</w:t>
            </w:r>
          </w:p>
        </w:tc>
      </w:tr>
      <w:tr w:rsidR="004C0523" w:rsidRPr="004C0523" w14:paraId="770684B3"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651E08E2"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12</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4C47B991"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Amanda F. Petrik</w:t>
            </w:r>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76A6C5FD"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Conceptualization, Methodology, Writing - review &amp; editing</w:t>
            </w:r>
          </w:p>
        </w:tc>
      </w:tr>
      <w:tr w:rsidR="004C0523" w:rsidRPr="004C0523" w14:paraId="5445E5B3"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501DC8BA"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13</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21AA7199"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Becca Slagle</w:t>
            </w:r>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22D4AEE2"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Writing - original draft, Writing - review &amp; editing</w:t>
            </w:r>
          </w:p>
        </w:tc>
      </w:tr>
      <w:tr w:rsidR="004C0523" w:rsidRPr="004C0523" w14:paraId="05AAFD04"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1889D674"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14</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7AF4CC1F"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Chun-Pin Chang</w:t>
            </w:r>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1C47B301"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Writing - review &amp; editing</w:t>
            </w:r>
          </w:p>
        </w:tc>
      </w:tr>
      <w:tr w:rsidR="004C0523" w:rsidRPr="004C0523" w14:paraId="6BE8B1F7" w14:textId="77777777" w:rsidTr="00FD3C8F">
        <w:trPr>
          <w:trHeight w:val="315"/>
        </w:trPr>
        <w:tc>
          <w:tcPr>
            <w:tcW w:w="960" w:type="dxa"/>
            <w:tcBorders>
              <w:top w:val="single" w:sz="4" w:space="0" w:color="808080" w:themeColor="background1" w:themeShade="80"/>
              <w:left w:val="nil"/>
              <w:bottom w:val="single" w:sz="4" w:space="0" w:color="808080" w:themeColor="background1" w:themeShade="80"/>
              <w:right w:val="nil"/>
            </w:tcBorders>
            <w:noWrap/>
            <w:hideMark/>
          </w:tcPr>
          <w:p w14:paraId="0BB93928"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Co-Senior</w:t>
            </w:r>
          </w:p>
        </w:tc>
        <w:tc>
          <w:tcPr>
            <w:tcW w:w="2520" w:type="dxa"/>
            <w:tcBorders>
              <w:top w:val="single" w:sz="4" w:space="0" w:color="808080" w:themeColor="background1" w:themeShade="80"/>
              <w:left w:val="nil"/>
              <w:bottom w:val="single" w:sz="4" w:space="0" w:color="808080" w:themeColor="background1" w:themeShade="80"/>
              <w:right w:val="nil"/>
            </w:tcBorders>
            <w:noWrap/>
            <w:hideMark/>
          </w:tcPr>
          <w:p w14:paraId="5BD25792"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 xml:space="preserve">Mia </w:t>
            </w:r>
            <w:proofErr w:type="spellStart"/>
            <w:r w:rsidRPr="004C0523">
              <w:rPr>
                <w:rFonts w:ascii="Arial" w:eastAsia="Times New Roman" w:hAnsi="Arial" w:cs="Arial"/>
                <w:color w:val="000000"/>
                <w:sz w:val="20"/>
                <w:szCs w:val="20"/>
              </w:rPr>
              <w:t>Hashibe</w:t>
            </w:r>
            <w:proofErr w:type="spellEnd"/>
          </w:p>
        </w:tc>
        <w:tc>
          <w:tcPr>
            <w:tcW w:w="6780" w:type="dxa"/>
            <w:tcBorders>
              <w:top w:val="single" w:sz="4" w:space="0" w:color="808080" w:themeColor="background1" w:themeShade="80"/>
              <w:left w:val="nil"/>
              <w:bottom w:val="single" w:sz="4" w:space="0" w:color="808080" w:themeColor="background1" w:themeShade="80"/>
              <w:right w:val="nil"/>
            </w:tcBorders>
            <w:noWrap/>
            <w:vAlign w:val="bottom"/>
            <w:hideMark/>
          </w:tcPr>
          <w:p w14:paraId="2F76640A"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Conceptualization, Funding acquisition, Project administration, Supervision, Writing - review &amp; editing</w:t>
            </w:r>
          </w:p>
        </w:tc>
      </w:tr>
      <w:tr w:rsidR="004C0523" w:rsidRPr="004C0523" w14:paraId="04F4EB8F" w14:textId="77777777" w:rsidTr="00FD3C8F">
        <w:trPr>
          <w:trHeight w:val="315"/>
        </w:trPr>
        <w:tc>
          <w:tcPr>
            <w:tcW w:w="960" w:type="dxa"/>
            <w:tcBorders>
              <w:top w:val="single" w:sz="4" w:space="0" w:color="808080" w:themeColor="background1" w:themeShade="80"/>
              <w:left w:val="nil"/>
              <w:bottom w:val="nil"/>
              <w:right w:val="nil"/>
            </w:tcBorders>
            <w:noWrap/>
            <w:hideMark/>
          </w:tcPr>
          <w:p w14:paraId="590044DE" w14:textId="77777777" w:rsidR="004C0523" w:rsidRPr="004C0523" w:rsidRDefault="004C0523" w:rsidP="004C0523">
            <w:pPr>
              <w:jc w:val="center"/>
              <w:rPr>
                <w:rFonts w:ascii="Arial" w:eastAsia="Times New Roman" w:hAnsi="Arial" w:cs="Arial"/>
                <w:color w:val="000000"/>
                <w:sz w:val="20"/>
                <w:szCs w:val="20"/>
              </w:rPr>
            </w:pPr>
            <w:r w:rsidRPr="004C0523">
              <w:rPr>
                <w:rFonts w:ascii="Arial" w:eastAsia="Times New Roman" w:hAnsi="Arial" w:cs="Arial"/>
                <w:color w:val="000000"/>
                <w:sz w:val="20"/>
                <w:szCs w:val="20"/>
              </w:rPr>
              <w:t>Co-Senior</w:t>
            </w:r>
          </w:p>
        </w:tc>
        <w:tc>
          <w:tcPr>
            <w:tcW w:w="2520" w:type="dxa"/>
            <w:tcBorders>
              <w:top w:val="single" w:sz="4" w:space="0" w:color="808080" w:themeColor="background1" w:themeShade="80"/>
              <w:left w:val="nil"/>
              <w:bottom w:val="nil"/>
              <w:right w:val="nil"/>
            </w:tcBorders>
            <w:noWrap/>
            <w:hideMark/>
          </w:tcPr>
          <w:p w14:paraId="7A5EE777"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 xml:space="preserve">Dr. Deanna Kepka </w:t>
            </w:r>
          </w:p>
        </w:tc>
        <w:tc>
          <w:tcPr>
            <w:tcW w:w="6780" w:type="dxa"/>
            <w:tcBorders>
              <w:top w:val="single" w:sz="4" w:space="0" w:color="808080" w:themeColor="background1" w:themeShade="80"/>
              <w:left w:val="nil"/>
              <w:bottom w:val="nil"/>
              <w:right w:val="nil"/>
            </w:tcBorders>
            <w:noWrap/>
            <w:vAlign w:val="bottom"/>
            <w:hideMark/>
          </w:tcPr>
          <w:p w14:paraId="25E2B2DF" w14:textId="77777777" w:rsidR="004C0523" w:rsidRPr="004C0523" w:rsidRDefault="004C0523" w:rsidP="004C0523">
            <w:pPr>
              <w:rPr>
                <w:rFonts w:ascii="Arial" w:eastAsia="Times New Roman" w:hAnsi="Arial" w:cs="Arial"/>
                <w:color w:val="000000"/>
                <w:sz w:val="20"/>
                <w:szCs w:val="20"/>
              </w:rPr>
            </w:pPr>
            <w:r w:rsidRPr="004C0523">
              <w:rPr>
                <w:rFonts w:ascii="Arial" w:eastAsia="Times New Roman" w:hAnsi="Arial" w:cs="Arial"/>
                <w:color w:val="000000"/>
                <w:sz w:val="20"/>
                <w:szCs w:val="20"/>
              </w:rPr>
              <w:t>Conceptualization, Funding acquisition, Project administration, Supervision, Resources, Methodology, Validation, Writing - review &amp; editing</w:t>
            </w:r>
          </w:p>
        </w:tc>
      </w:tr>
    </w:tbl>
    <w:p w14:paraId="42FD788F" w14:textId="77777777" w:rsidR="004C0523" w:rsidRPr="004C0523" w:rsidRDefault="004C0523" w:rsidP="004C0523">
      <w:pPr>
        <w:rPr>
          <w:rFonts w:ascii="Arial" w:hAnsi="Arial" w:cs="Arial"/>
          <w:b/>
          <w:sz w:val="20"/>
          <w:szCs w:val="20"/>
        </w:rPr>
      </w:pPr>
    </w:p>
    <w:p w14:paraId="1106D4DA" w14:textId="77777777" w:rsidR="004C0523" w:rsidRPr="004C0523" w:rsidRDefault="004C0523" w:rsidP="004C0523">
      <w:pPr>
        <w:rPr>
          <w:rFonts w:ascii="Arial" w:hAnsi="Arial" w:cs="Arial"/>
          <w:b/>
          <w:sz w:val="20"/>
          <w:szCs w:val="20"/>
        </w:rPr>
      </w:pPr>
    </w:p>
    <w:p w14:paraId="4E206CF0" w14:textId="77777777" w:rsidR="004C0523" w:rsidRPr="004C0523" w:rsidRDefault="004C0523" w:rsidP="004C0523">
      <w:pPr>
        <w:rPr>
          <w:rFonts w:ascii="Arial" w:hAnsi="Arial" w:cs="Arial"/>
          <w:bCs/>
          <w:sz w:val="20"/>
          <w:szCs w:val="20"/>
        </w:rPr>
      </w:pPr>
      <w:r w:rsidRPr="004C0523">
        <w:rPr>
          <w:rFonts w:ascii="Arial" w:hAnsi="Arial" w:cs="Arial"/>
          <w:b/>
          <w:sz w:val="20"/>
          <w:szCs w:val="20"/>
        </w:rPr>
        <w:t xml:space="preserve">ACKNOWLEDGEMENTS:  </w:t>
      </w:r>
      <w:r w:rsidRPr="004C0523">
        <w:rPr>
          <w:rFonts w:ascii="Arial" w:hAnsi="Arial" w:cs="Arial"/>
          <w:bCs/>
          <w:sz w:val="20"/>
          <w:szCs w:val="20"/>
        </w:rPr>
        <w:t>Qualtrics and all other Qualtrics product or service names are registered trademarks or trademarks of Qualtrics, Provo, UT, USA. https://www.qualtrics.com.</w:t>
      </w:r>
    </w:p>
    <w:p w14:paraId="4D000070" w14:textId="77777777" w:rsidR="004C0523" w:rsidRPr="004C0523" w:rsidRDefault="004C0523" w:rsidP="004C0523">
      <w:pPr>
        <w:rPr>
          <w:rFonts w:ascii="Arial" w:hAnsi="Arial" w:cs="Arial"/>
          <w:b/>
          <w:sz w:val="20"/>
          <w:szCs w:val="20"/>
        </w:rPr>
      </w:pPr>
    </w:p>
    <w:p w14:paraId="141DACF2" w14:textId="77777777" w:rsidR="004C0523" w:rsidRPr="004C0523" w:rsidRDefault="004C0523" w:rsidP="004C0523">
      <w:pPr>
        <w:rPr>
          <w:rFonts w:ascii="Arial" w:hAnsi="Arial" w:cs="Arial"/>
          <w:sz w:val="20"/>
          <w:szCs w:val="20"/>
        </w:rPr>
      </w:pPr>
      <w:r w:rsidRPr="004C0523">
        <w:rPr>
          <w:rFonts w:ascii="Arial" w:hAnsi="Arial" w:cs="Arial"/>
          <w:b/>
          <w:caps/>
          <w:sz w:val="20"/>
          <w:szCs w:val="20"/>
        </w:rPr>
        <w:t>Role of funding source:</w:t>
      </w:r>
      <w:r w:rsidRPr="004C0523">
        <w:rPr>
          <w:rFonts w:ascii="Arial" w:hAnsi="Arial" w:cs="Arial"/>
          <w:b/>
          <w:sz w:val="20"/>
          <w:szCs w:val="20"/>
        </w:rPr>
        <w:t xml:space="preserve"> </w:t>
      </w:r>
      <w:r w:rsidRPr="004C0523">
        <w:rPr>
          <w:rFonts w:ascii="Arial" w:hAnsi="Arial" w:cs="Arial"/>
          <w:sz w:val="20"/>
          <w:szCs w:val="20"/>
        </w:rPr>
        <w:t>The funding sources had no role in the design and conduct of the study; collection, management, analysis, and interpretation of the data; preparation, review, or approval of the manuscript; and decision to submit the manuscript for publication.</w:t>
      </w:r>
    </w:p>
    <w:p w14:paraId="518074BD" w14:textId="77777777" w:rsidR="004C0523" w:rsidRPr="004C0523" w:rsidRDefault="004C0523" w:rsidP="004C0523">
      <w:pPr>
        <w:rPr>
          <w:rFonts w:ascii="Arial" w:hAnsi="Arial" w:cs="Arial"/>
          <w:sz w:val="20"/>
          <w:szCs w:val="20"/>
        </w:rPr>
      </w:pPr>
    </w:p>
    <w:p w14:paraId="480B52AC" w14:textId="77777777" w:rsidR="004C0523" w:rsidRPr="004C0523" w:rsidRDefault="004C0523" w:rsidP="004C0523">
      <w:pPr>
        <w:rPr>
          <w:rFonts w:ascii="Arial" w:hAnsi="Arial" w:cs="Arial"/>
          <w:bCs/>
          <w:sz w:val="20"/>
          <w:szCs w:val="20"/>
        </w:rPr>
      </w:pPr>
      <w:r w:rsidRPr="004C0523">
        <w:rPr>
          <w:rFonts w:ascii="Arial" w:hAnsi="Arial" w:cs="Arial"/>
          <w:b/>
          <w:sz w:val="20"/>
          <w:szCs w:val="20"/>
        </w:rPr>
        <w:t xml:space="preserve">FUNDING AND SUPPORT:  </w:t>
      </w:r>
      <w:r w:rsidRPr="004C0523">
        <w:rPr>
          <w:rFonts w:ascii="Arial" w:hAnsi="Arial" w:cs="Arial"/>
          <w:bCs/>
          <w:sz w:val="20"/>
          <w:szCs w:val="20"/>
        </w:rPr>
        <w:t>Study data were collected and managed using Research Electronic Data Capture (</w:t>
      </w:r>
      <w:proofErr w:type="spellStart"/>
      <w:r w:rsidRPr="004C0523">
        <w:rPr>
          <w:rFonts w:ascii="Arial" w:hAnsi="Arial" w:cs="Arial"/>
          <w:bCs/>
          <w:sz w:val="20"/>
          <w:szCs w:val="20"/>
        </w:rPr>
        <w:t>REDCap</w:t>
      </w:r>
      <w:proofErr w:type="spellEnd"/>
      <w:r w:rsidRPr="004C0523">
        <w:rPr>
          <w:rFonts w:ascii="Arial" w:hAnsi="Arial" w:cs="Arial"/>
          <w:bCs/>
          <w:sz w:val="20"/>
          <w:szCs w:val="20"/>
        </w:rPr>
        <w:t xml:space="preserve">) tools hosted at the University of Utah’s Center for Clinical and Translational Sciences with grant support (UL1TR002538 NCATS/NIH). </w:t>
      </w:r>
      <w:proofErr w:type="spellStart"/>
      <w:r w:rsidRPr="004C0523">
        <w:rPr>
          <w:rFonts w:ascii="Arial" w:hAnsi="Arial" w:cs="Arial"/>
          <w:bCs/>
          <w:sz w:val="20"/>
          <w:szCs w:val="20"/>
        </w:rPr>
        <w:t>DAGitty</w:t>
      </w:r>
      <w:proofErr w:type="spellEnd"/>
      <w:r w:rsidRPr="004C0523">
        <w:rPr>
          <w:rFonts w:ascii="Arial" w:hAnsi="Arial" w:cs="Arial"/>
          <w:bCs/>
          <w:sz w:val="20"/>
          <w:szCs w:val="20"/>
        </w:rPr>
        <w:t xml:space="preserve"> is operated under the GNU </w:t>
      </w:r>
      <w:proofErr w:type="gramStart"/>
      <w:r w:rsidRPr="004C0523">
        <w:rPr>
          <w:rFonts w:ascii="Arial" w:hAnsi="Arial" w:cs="Arial"/>
          <w:bCs/>
          <w:sz w:val="20"/>
          <w:szCs w:val="20"/>
        </w:rPr>
        <w:t>general public</w:t>
      </w:r>
      <w:proofErr w:type="gramEnd"/>
      <w:r w:rsidRPr="004C0523">
        <w:rPr>
          <w:rFonts w:ascii="Arial" w:hAnsi="Arial" w:cs="Arial"/>
          <w:bCs/>
          <w:sz w:val="20"/>
          <w:szCs w:val="20"/>
        </w:rPr>
        <w:t xml:space="preserve"> license and funded in part by the Leeds Institute for Data Analytics and by the Deutsche </w:t>
      </w:r>
      <w:proofErr w:type="spellStart"/>
      <w:r w:rsidRPr="004C0523">
        <w:rPr>
          <w:rFonts w:ascii="Arial" w:hAnsi="Arial" w:cs="Arial"/>
          <w:bCs/>
          <w:sz w:val="20"/>
          <w:szCs w:val="20"/>
        </w:rPr>
        <w:t>Forschungsgemeinschaft</w:t>
      </w:r>
      <w:proofErr w:type="spellEnd"/>
      <w:r w:rsidRPr="004C0523">
        <w:rPr>
          <w:rFonts w:ascii="Arial" w:hAnsi="Arial" w:cs="Arial"/>
          <w:bCs/>
          <w:sz w:val="20"/>
          <w:szCs w:val="20"/>
        </w:rPr>
        <w:t xml:space="preserve"> (DFG), grant 273587939. This research was supported by the National Cancer Institute of the National Institutes of Health under Award Number 3P30CA042014- 29S8 to the University of Utah, Huntsman Cancer Institute; support was all received from the Huntsman Cancer Foundation.</w:t>
      </w:r>
    </w:p>
    <w:p w14:paraId="756F6C6B" w14:textId="77777777" w:rsidR="004C0523" w:rsidRPr="004C0523" w:rsidRDefault="004C0523" w:rsidP="004C0523">
      <w:pPr>
        <w:rPr>
          <w:rFonts w:ascii="Arial" w:hAnsi="Arial" w:cs="Arial"/>
          <w:bCs/>
          <w:sz w:val="20"/>
          <w:szCs w:val="20"/>
        </w:rPr>
      </w:pPr>
    </w:p>
    <w:p w14:paraId="4E9F4034" w14:textId="35009FDF" w:rsidR="004C0523" w:rsidRPr="004C0523" w:rsidRDefault="004C0523" w:rsidP="004C0523">
      <w:pPr>
        <w:rPr>
          <w:b/>
        </w:rPr>
      </w:pPr>
      <w:r w:rsidRPr="004C0523">
        <w:rPr>
          <w:rFonts w:ascii="Arial" w:hAnsi="Arial" w:cs="Arial"/>
          <w:b/>
          <w:sz w:val="20"/>
          <w:szCs w:val="20"/>
        </w:rPr>
        <w:t>ABBREVIATIONS:</w:t>
      </w:r>
      <w:r w:rsidRPr="004C0523">
        <w:rPr>
          <w:b/>
        </w:rPr>
        <w:t xml:space="preserve"> </w:t>
      </w:r>
      <w:ins w:id="6" w:author="Becca Slagle" w:date="2023-12-01T10:14:00Z">
        <w:r w:rsidR="00E00AA9">
          <w:rPr>
            <w:b/>
          </w:rPr>
          <w:t xml:space="preserve">Human papillomavirus (HPV), Young adult (YA), </w:t>
        </w:r>
        <w:r w:rsidR="007A3721">
          <w:rPr>
            <w:b/>
          </w:rPr>
          <w:t xml:space="preserve">United States (US), </w:t>
        </w:r>
        <w:r w:rsidR="00E00AA9">
          <w:rPr>
            <w:b/>
          </w:rPr>
          <w:t xml:space="preserve">Institutional Review Board (IRB), Research Electronic </w:t>
        </w:r>
        <w:r w:rsidR="006D259D">
          <w:rPr>
            <w:b/>
          </w:rPr>
          <w:t>Data Capture (</w:t>
        </w:r>
        <w:proofErr w:type="spellStart"/>
        <w:r w:rsidR="006D259D">
          <w:rPr>
            <w:b/>
          </w:rPr>
          <w:t>REDCap</w:t>
        </w:r>
        <w:proofErr w:type="spellEnd"/>
        <w:r w:rsidR="006D259D">
          <w:rPr>
            <w:b/>
          </w:rPr>
          <w:t xml:space="preserve">), Rural and Urban Continuum Codes (RUCC), Factor Analysis (FA), Root Mean Square </w:t>
        </w:r>
        <w:r w:rsidR="00FA48BA">
          <w:rPr>
            <w:b/>
          </w:rPr>
          <w:t xml:space="preserve">Error (RMSE), Tucker Lewis Index (TLI), </w:t>
        </w:r>
        <w:r w:rsidR="00825CA4">
          <w:rPr>
            <w:b/>
          </w:rPr>
          <w:t>Delta Bayesian Information Criterion (</w:t>
        </w:r>
        <w:r w:rsidR="00866826">
          <w:rPr>
            <w:rFonts w:cstheme="minorHAnsi"/>
            <w:b/>
          </w:rPr>
          <w:t>Δ</w:t>
        </w:r>
        <w:r w:rsidR="00825CA4">
          <w:rPr>
            <w:rFonts w:cstheme="minorHAnsi"/>
            <w:b/>
          </w:rPr>
          <w:t xml:space="preserve">BIC), Directed Acyclic Graph (DAG), </w:t>
        </w:r>
        <w:r w:rsidR="00E842B1">
          <w:rPr>
            <w:rFonts w:cstheme="minorHAnsi"/>
            <w:b/>
          </w:rPr>
          <w:t xml:space="preserve">Odds Ratio (OR), Health Resources and Services Administration (HRSA), </w:t>
        </w:r>
        <w:r w:rsidR="007A3721">
          <w:rPr>
            <w:rFonts w:cstheme="minorHAnsi"/>
            <w:b/>
          </w:rPr>
          <w:t>Center for Disease Control (CDC), Confidence Interval (CI)</w:t>
        </w:r>
      </w:ins>
      <w:r w:rsidRPr="004C0523">
        <w:rPr>
          <w:b/>
        </w:rPr>
        <w:br w:type="page"/>
      </w:r>
    </w:p>
    <w:p w14:paraId="14FF9101" w14:textId="77777777" w:rsidR="00FA72E1" w:rsidRDefault="00FA72E1" w:rsidP="001A467D">
      <w:pPr>
        <w:pStyle w:val="Heading1"/>
        <w:sectPr w:rsidR="00FA72E1">
          <w:pgSz w:w="12240" w:h="15840"/>
          <w:pgMar w:top="1440" w:right="1440" w:bottom="1440" w:left="1440" w:header="720" w:footer="720" w:gutter="0"/>
          <w:cols w:space="720"/>
          <w:docGrid w:linePitch="360"/>
        </w:sectPr>
      </w:pPr>
    </w:p>
    <w:p w14:paraId="16E65780" w14:textId="6517BBE3" w:rsidR="00657FB7" w:rsidRPr="008E2CAC" w:rsidRDefault="00657FB7" w:rsidP="00657FB7">
      <w:pPr>
        <w:pStyle w:val="Heading1"/>
        <w:rPr>
          <w:caps/>
        </w:rPr>
      </w:pPr>
      <w:bookmarkStart w:id="7" w:name="_Hlk141877618"/>
      <w:r>
        <w:rPr>
          <w:caps/>
        </w:rPr>
        <w:lastRenderedPageBreak/>
        <w:t>Keywords</w:t>
      </w:r>
      <w:r w:rsidR="008B1285">
        <w:rPr>
          <w:caps/>
        </w:rPr>
        <w:t xml:space="preserve"> (Me</w:t>
      </w:r>
      <w:r w:rsidR="00DA3FF9">
        <w:rPr>
          <w:caps/>
        </w:rPr>
        <w:t>SH Terms)</w:t>
      </w:r>
    </w:p>
    <w:p w14:paraId="0BFD02BB" w14:textId="77777777" w:rsidR="00DA3FF9" w:rsidRDefault="00DA3FF9" w:rsidP="00DA3FF9">
      <w:r>
        <w:t>Young Adult</w:t>
      </w:r>
    </w:p>
    <w:p w14:paraId="045E7D9B" w14:textId="77777777" w:rsidR="00DA3FF9" w:rsidRDefault="00DA3FF9" w:rsidP="00DA3FF9">
      <w:r>
        <w:t>Minority Groups</w:t>
      </w:r>
    </w:p>
    <w:p w14:paraId="3805433B" w14:textId="77777777" w:rsidR="00DA3FF9" w:rsidRDefault="00DA3FF9" w:rsidP="00DA3FF9">
      <w:r>
        <w:t>Male</w:t>
      </w:r>
    </w:p>
    <w:p w14:paraId="3CF0F072" w14:textId="77777777" w:rsidR="00DA3FF9" w:rsidRDefault="00DA3FF9" w:rsidP="00DA3FF9">
      <w:r>
        <w:t>Female</w:t>
      </w:r>
    </w:p>
    <w:p w14:paraId="0245203B" w14:textId="77777777" w:rsidR="00DA3FF9" w:rsidRDefault="00DA3FF9" w:rsidP="00DA3FF9">
      <w:r>
        <w:t>Gender Minorities</w:t>
      </w:r>
    </w:p>
    <w:p w14:paraId="30F2309B" w14:textId="77777777" w:rsidR="00DA3FF9" w:rsidRDefault="00DA3FF9" w:rsidP="00DA3FF9">
      <w:r>
        <w:t>Gender Minority</w:t>
      </w:r>
    </w:p>
    <w:p w14:paraId="563F747D" w14:textId="77777777" w:rsidR="00DA3FF9" w:rsidRDefault="00DA3FF9" w:rsidP="00DA3FF9">
      <w:r>
        <w:t>Minorities, Gender</w:t>
      </w:r>
    </w:p>
    <w:p w14:paraId="5B64C982" w14:textId="77777777" w:rsidR="00DA3FF9" w:rsidRDefault="00DA3FF9" w:rsidP="00DA3FF9">
      <w:r>
        <w:t>Minority, Gender</w:t>
      </w:r>
    </w:p>
    <w:p w14:paraId="449361DC" w14:textId="77777777" w:rsidR="00DA3FF9" w:rsidRDefault="00DA3FF9" w:rsidP="00DA3FF9"/>
    <w:p w14:paraId="651E0265" w14:textId="77777777" w:rsidR="00DA3FF9" w:rsidRDefault="00DA3FF9" w:rsidP="00DA3FF9">
      <w:r>
        <w:t>Ethnicity</w:t>
      </w:r>
    </w:p>
    <w:p w14:paraId="4B4ED5DA" w14:textId="77777777" w:rsidR="00DA3FF9" w:rsidRDefault="00DA3FF9" w:rsidP="00DA3FF9">
      <w:r>
        <w:t>Hispanic or Latino</w:t>
      </w:r>
    </w:p>
    <w:p w14:paraId="2A6EDB06" w14:textId="77777777" w:rsidR="00DA3FF9" w:rsidRDefault="00DA3FF9" w:rsidP="00DA3FF9">
      <w:r>
        <w:t xml:space="preserve"> </w:t>
      </w:r>
    </w:p>
    <w:p w14:paraId="79D52BF3" w14:textId="77777777" w:rsidR="00DA3FF9" w:rsidRDefault="00DA3FF9" w:rsidP="00DA3FF9">
      <w:r>
        <w:t>United States</w:t>
      </w:r>
    </w:p>
    <w:p w14:paraId="02040104" w14:textId="77777777" w:rsidR="00DA3FF9" w:rsidRDefault="00DA3FF9" w:rsidP="00DA3FF9">
      <w:r>
        <w:t>Rural Population</w:t>
      </w:r>
    </w:p>
    <w:p w14:paraId="6EA7B41E" w14:textId="77777777" w:rsidR="00DA3FF9" w:rsidRDefault="00DA3FF9" w:rsidP="00DA3FF9">
      <w:r>
        <w:t>Rural Population / statistics &amp; numerical data</w:t>
      </w:r>
    </w:p>
    <w:p w14:paraId="32B5CF8C" w14:textId="77777777" w:rsidR="00DA3FF9" w:rsidRDefault="00DA3FF9" w:rsidP="00DA3FF9">
      <w:r>
        <w:t>United States / epidemiology</w:t>
      </w:r>
    </w:p>
    <w:p w14:paraId="03E806F4" w14:textId="77777777" w:rsidR="00DA3FF9" w:rsidRDefault="00DA3FF9" w:rsidP="00DA3FF9">
      <w:r>
        <w:t>Urban Population / statistics &amp; numerical data</w:t>
      </w:r>
    </w:p>
    <w:p w14:paraId="775F70FD" w14:textId="77777777" w:rsidR="00DA3FF9" w:rsidRDefault="00DA3FF9" w:rsidP="00DA3FF9">
      <w:r>
        <w:t>Population Density</w:t>
      </w:r>
    </w:p>
    <w:p w14:paraId="237E9C83" w14:textId="77777777" w:rsidR="00DA3FF9" w:rsidRDefault="00DA3FF9" w:rsidP="00DA3FF9"/>
    <w:p w14:paraId="4B471825" w14:textId="77777777" w:rsidR="00DA3FF9" w:rsidRDefault="00DA3FF9" w:rsidP="00DA3FF9">
      <w:r>
        <w:t>Papillomavirus Infections</w:t>
      </w:r>
    </w:p>
    <w:p w14:paraId="01761305" w14:textId="77777777" w:rsidR="00DA3FF9" w:rsidRDefault="00DA3FF9" w:rsidP="00DA3FF9">
      <w:r>
        <w:t>Papillomavirus Vaccines</w:t>
      </w:r>
    </w:p>
    <w:p w14:paraId="29C4568C" w14:textId="77777777" w:rsidR="00DA3FF9" w:rsidRDefault="00DA3FF9" w:rsidP="00DA3FF9">
      <w:r>
        <w:t>Human Papillomavirus Viruses</w:t>
      </w:r>
    </w:p>
    <w:p w14:paraId="6C390762" w14:textId="77777777" w:rsidR="00DA3FF9" w:rsidRDefault="00DA3FF9" w:rsidP="00DA3FF9">
      <w:r>
        <w:t>Papillomavirus Infections / epidemiology</w:t>
      </w:r>
    </w:p>
    <w:p w14:paraId="62DD2DBA" w14:textId="77777777" w:rsidR="00DA3FF9" w:rsidRDefault="00DA3FF9" w:rsidP="00DA3FF9">
      <w:r>
        <w:t>Papillomavirus Infections / prevention &amp; control</w:t>
      </w:r>
    </w:p>
    <w:p w14:paraId="5A302930" w14:textId="77777777" w:rsidR="00DA3FF9" w:rsidRDefault="00DA3FF9" w:rsidP="00DA3FF9">
      <w:r>
        <w:t>Papillomavirus Vaccines / administration &amp; dosage</w:t>
      </w:r>
    </w:p>
    <w:p w14:paraId="04A8F081" w14:textId="77777777" w:rsidR="00DA3FF9" w:rsidRDefault="00DA3FF9" w:rsidP="00DA3FF9">
      <w:r>
        <w:t>Neoplasms</w:t>
      </w:r>
    </w:p>
    <w:p w14:paraId="601F4513" w14:textId="77777777" w:rsidR="00DA3FF9" w:rsidRDefault="00DA3FF9" w:rsidP="00DA3FF9">
      <w:r>
        <w:t>Uterine Cervical Neoplasms / prevention &amp; control</w:t>
      </w:r>
    </w:p>
    <w:p w14:paraId="2AA9DD4B" w14:textId="77777777" w:rsidR="00DA3FF9" w:rsidRDefault="00DA3FF9" w:rsidP="00DA3FF9">
      <w:r>
        <w:t>Vaccination Coverage</w:t>
      </w:r>
    </w:p>
    <w:p w14:paraId="519B5598" w14:textId="77777777" w:rsidR="00DA3FF9" w:rsidRDefault="00DA3FF9" w:rsidP="00DA3FF9"/>
    <w:p w14:paraId="4F2F8FC5" w14:textId="77777777" w:rsidR="00DA3FF9" w:rsidRDefault="00DA3FF9" w:rsidP="00DA3FF9">
      <w:r>
        <w:t>COVID-19 Vaccines</w:t>
      </w:r>
    </w:p>
    <w:p w14:paraId="6EAB5374" w14:textId="77777777" w:rsidR="00DA3FF9" w:rsidRDefault="00DA3FF9" w:rsidP="00DA3FF9">
      <w:r>
        <w:t>COVID-19</w:t>
      </w:r>
    </w:p>
    <w:p w14:paraId="3DAD6FA5" w14:textId="77777777" w:rsidR="00DA3FF9" w:rsidRDefault="00DA3FF9" w:rsidP="00DA3FF9"/>
    <w:p w14:paraId="41A0D300" w14:textId="77777777" w:rsidR="00DA3FF9" w:rsidRDefault="00DA3FF9" w:rsidP="00DA3FF9">
      <w:r>
        <w:t>Intention</w:t>
      </w:r>
    </w:p>
    <w:p w14:paraId="51CB7A78" w14:textId="77777777" w:rsidR="00DA3FF9" w:rsidRDefault="00DA3FF9" w:rsidP="00DA3FF9">
      <w:r>
        <w:t>Trust</w:t>
      </w:r>
    </w:p>
    <w:p w14:paraId="062634C6" w14:textId="77777777" w:rsidR="00DA3FF9" w:rsidRDefault="00DA3FF9" w:rsidP="00DA3FF9">
      <w:r>
        <w:t>Vaccination Hesitancy</w:t>
      </w:r>
    </w:p>
    <w:p w14:paraId="02C347FB" w14:textId="77777777" w:rsidR="00DA3FF9" w:rsidRDefault="00DA3FF9" w:rsidP="00DA3FF9">
      <w:r>
        <w:t>Health Knowledge, Attitudes, Practice</w:t>
      </w:r>
    </w:p>
    <w:p w14:paraId="18AD1691" w14:textId="77777777" w:rsidR="00DA3FF9" w:rsidRDefault="00DA3FF9" w:rsidP="00DA3FF9">
      <w:r>
        <w:t>Patient Acceptance of Health Care / statistics &amp; numerical data</w:t>
      </w:r>
    </w:p>
    <w:p w14:paraId="43477CDD" w14:textId="77777777" w:rsidR="00DA3FF9" w:rsidRDefault="00DA3FF9" w:rsidP="00DA3FF9"/>
    <w:p w14:paraId="288E0001" w14:textId="77777777" w:rsidR="00DA3FF9" w:rsidRDefault="00DA3FF9" w:rsidP="00DA3FF9">
      <w:r>
        <w:t>Socioeconomic Factors</w:t>
      </w:r>
    </w:p>
    <w:p w14:paraId="6AA2F868" w14:textId="77777777" w:rsidR="00DA3FF9" w:rsidRDefault="00DA3FF9" w:rsidP="00DA3FF9"/>
    <w:p w14:paraId="0920AA04" w14:textId="77777777" w:rsidR="00DA3FF9" w:rsidRDefault="00DA3FF9" w:rsidP="00DA3FF9">
      <w:r>
        <w:t>Vaccination</w:t>
      </w:r>
    </w:p>
    <w:p w14:paraId="45271513" w14:textId="77777777" w:rsidR="00DA3FF9" w:rsidRDefault="00DA3FF9" w:rsidP="00DA3FF9">
      <w:r>
        <w:t>Immunization Programs / methods</w:t>
      </w:r>
    </w:p>
    <w:p w14:paraId="07604788" w14:textId="77777777" w:rsidR="00DA3FF9" w:rsidRDefault="00DA3FF9" w:rsidP="00DA3FF9">
      <w:r>
        <w:lastRenderedPageBreak/>
        <w:t>Immunization Programs / standards</w:t>
      </w:r>
    </w:p>
    <w:p w14:paraId="13A4E6C7" w14:textId="77777777" w:rsidR="00DA3FF9" w:rsidRDefault="00DA3FF9" w:rsidP="00DA3FF9">
      <w:r>
        <w:t>Immunization Programs / statistics &amp; numerical data</w:t>
      </w:r>
    </w:p>
    <w:p w14:paraId="383626E0" w14:textId="77777777" w:rsidR="00DA3FF9" w:rsidRDefault="00DA3FF9" w:rsidP="00DA3FF9"/>
    <w:p w14:paraId="107E3D43" w14:textId="77777777" w:rsidR="00DA3FF9" w:rsidRDefault="00DA3FF9" w:rsidP="00DA3FF9">
      <w:r>
        <w:t>Surveys and Questionnaires</w:t>
      </w:r>
    </w:p>
    <w:p w14:paraId="5600FDAB" w14:textId="77777777" w:rsidR="00DA3FF9" w:rsidRDefault="00DA3FF9" w:rsidP="00DA3FF9">
      <w:r>
        <w:t>Logistic Models</w:t>
      </w:r>
    </w:p>
    <w:p w14:paraId="7F106A26" w14:textId="77777777" w:rsidR="00DA3FF9" w:rsidRDefault="00DA3FF9" w:rsidP="00DA3FF9">
      <w:r>
        <w:t>Cross-Sectional Studies</w:t>
      </w:r>
    </w:p>
    <w:p w14:paraId="359332FC" w14:textId="33C53CA0" w:rsidR="00657FB7" w:rsidRDefault="00DA3FF9">
      <w:proofErr w:type="spellStart"/>
      <w:r>
        <w:t>Self Report</w:t>
      </w:r>
      <w:proofErr w:type="spellEnd"/>
    </w:p>
    <w:p w14:paraId="087A2776" w14:textId="77777777" w:rsidR="00657FB7" w:rsidRDefault="00657FB7"/>
    <w:p w14:paraId="6906E7C2" w14:textId="77777777" w:rsidR="00657FB7" w:rsidRDefault="00657FB7"/>
    <w:p w14:paraId="1C127BED" w14:textId="77777777" w:rsidR="00657FB7" w:rsidRDefault="00657FB7"/>
    <w:p w14:paraId="197597D1" w14:textId="77777777" w:rsidR="00657FB7" w:rsidRDefault="00657FB7"/>
    <w:p w14:paraId="4F4DEC64" w14:textId="6C586C38" w:rsidR="00657FB7" w:rsidRPr="008E2CAC" w:rsidRDefault="00657FB7" w:rsidP="00657FB7">
      <w:pPr>
        <w:pStyle w:val="Heading1"/>
        <w:rPr>
          <w:caps/>
        </w:rPr>
      </w:pPr>
      <w:r>
        <w:rPr>
          <w:caps/>
        </w:rPr>
        <w:t>Acknowledgements</w:t>
      </w:r>
    </w:p>
    <w:p w14:paraId="5B550326" w14:textId="0C28EF6B" w:rsidR="00704DA8" w:rsidRDefault="00704DA8">
      <w:pPr>
        <w:rPr>
          <w:rFonts w:ascii="Arial" w:hAnsi="Arial" w:cs="Arial"/>
          <w:b/>
          <w:sz w:val="22"/>
          <w:szCs w:val="22"/>
        </w:rPr>
      </w:pPr>
      <w:r>
        <w:br w:type="page"/>
      </w:r>
    </w:p>
    <w:p w14:paraId="653A3F07" w14:textId="77777777" w:rsidR="004C0523" w:rsidRPr="004C0523" w:rsidRDefault="004C0523" w:rsidP="004C0523">
      <w:pPr>
        <w:spacing w:line="480" w:lineRule="auto"/>
        <w:jc w:val="center"/>
        <w:outlineLvl w:val="0"/>
        <w:rPr>
          <w:rFonts w:ascii="Arial" w:hAnsi="Arial" w:cs="Arial"/>
          <w:b/>
          <w:caps/>
          <w:sz w:val="20"/>
          <w:szCs w:val="20"/>
        </w:rPr>
      </w:pPr>
      <w:commentRangeStart w:id="8"/>
      <w:commentRangeStart w:id="9"/>
      <w:commentRangeStart w:id="10"/>
      <w:r w:rsidRPr="004C0523">
        <w:rPr>
          <w:rFonts w:ascii="Arial" w:hAnsi="Arial" w:cs="Arial"/>
          <w:b/>
          <w:caps/>
          <w:sz w:val="20"/>
          <w:szCs w:val="20"/>
        </w:rPr>
        <w:lastRenderedPageBreak/>
        <w:t>ABSTRACT</w:t>
      </w:r>
      <w:commentRangeEnd w:id="8"/>
      <w:r w:rsidRPr="004C0523">
        <w:rPr>
          <w:caps/>
          <w:sz w:val="16"/>
          <w:szCs w:val="16"/>
        </w:rPr>
        <w:commentReference w:id="8"/>
      </w:r>
      <w:commentRangeEnd w:id="9"/>
      <w:r w:rsidRPr="004C0523">
        <w:rPr>
          <w:caps/>
          <w:sz w:val="16"/>
          <w:szCs w:val="16"/>
        </w:rPr>
        <w:commentReference w:id="9"/>
      </w:r>
      <w:commentRangeEnd w:id="10"/>
      <w:r w:rsidRPr="004C0523">
        <w:rPr>
          <w:sz w:val="16"/>
          <w:szCs w:val="16"/>
        </w:rPr>
        <w:commentReference w:id="10"/>
      </w:r>
    </w:p>
    <w:p w14:paraId="4D7F7A4B" w14:textId="77777777" w:rsidR="004C0523" w:rsidRPr="00E2721F" w:rsidRDefault="004C0523" w:rsidP="004C0523">
      <w:pPr>
        <w:spacing w:line="480" w:lineRule="auto"/>
        <w:rPr>
          <w:rFonts w:ascii="Arial" w:hAnsi="Arial" w:cs="Arial"/>
          <w:bCs/>
          <w:sz w:val="22"/>
          <w:szCs w:val="22"/>
        </w:rPr>
      </w:pPr>
      <w:r w:rsidRPr="001A467D">
        <w:rPr>
          <w:rFonts w:ascii="Arial" w:hAnsi="Arial" w:cs="Arial"/>
          <w:b/>
          <w:bCs/>
          <w:sz w:val="22"/>
          <w:szCs w:val="22"/>
        </w:rPr>
        <w:t>Importance:</w:t>
      </w:r>
      <w:r w:rsidRPr="00E2721F">
        <w:rPr>
          <w:rFonts w:ascii="Arial" w:hAnsi="Arial" w:cs="Arial"/>
          <w:bCs/>
          <w:sz w:val="22"/>
          <w:szCs w:val="22"/>
        </w:rPr>
        <w:t xml:space="preserve"> </w:t>
      </w:r>
      <w:r>
        <w:rPr>
          <w:rFonts w:ascii="Arial" w:hAnsi="Arial" w:cs="Arial"/>
          <w:bCs/>
          <w:sz w:val="22"/>
          <w:szCs w:val="22"/>
        </w:rPr>
        <w:t>Human papillomavirus (</w:t>
      </w:r>
      <w:r w:rsidRPr="00E2721F">
        <w:rPr>
          <w:rFonts w:ascii="Arial" w:hAnsi="Arial" w:cs="Arial"/>
          <w:bCs/>
          <w:sz w:val="22"/>
          <w:szCs w:val="22"/>
        </w:rPr>
        <w:t>HPV</w:t>
      </w:r>
      <w:r>
        <w:rPr>
          <w:rFonts w:ascii="Arial" w:hAnsi="Arial" w:cs="Arial"/>
          <w:bCs/>
          <w:sz w:val="22"/>
          <w:szCs w:val="22"/>
        </w:rPr>
        <w:t>)</w:t>
      </w:r>
      <w:r w:rsidRPr="00E2721F">
        <w:rPr>
          <w:rFonts w:ascii="Arial" w:hAnsi="Arial" w:cs="Arial"/>
          <w:bCs/>
          <w:sz w:val="22"/>
          <w:szCs w:val="22"/>
        </w:rPr>
        <w:t xml:space="preserve"> infection is responsible for 79% of cases of genital cancer</w:t>
      </w:r>
      <w:r>
        <w:rPr>
          <w:rFonts w:ascii="Arial" w:hAnsi="Arial" w:cs="Arial"/>
          <w:bCs/>
          <w:sz w:val="22"/>
          <w:szCs w:val="22"/>
        </w:rPr>
        <w:t>s</w:t>
      </w:r>
      <w:r w:rsidRPr="00E2721F">
        <w:rPr>
          <w:rFonts w:ascii="Arial" w:hAnsi="Arial" w:cs="Arial"/>
          <w:bCs/>
          <w:sz w:val="22"/>
          <w:szCs w:val="22"/>
        </w:rPr>
        <w:t xml:space="preserve"> in the United States</w:t>
      </w:r>
      <w:r>
        <w:rPr>
          <w:rFonts w:ascii="Arial" w:hAnsi="Arial" w:cs="Arial"/>
          <w:bCs/>
          <w:sz w:val="22"/>
          <w:szCs w:val="22"/>
        </w:rPr>
        <w:t>. D</w:t>
      </w:r>
      <w:r w:rsidRPr="00E2721F">
        <w:rPr>
          <w:rFonts w:ascii="Arial" w:hAnsi="Arial" w:cs="Arial"/>
          <w:bCs/>
          <w:sz w:val="22"/>
          <w:szCs w:val="22"/>
        </w:rPr>
        <w:t>espite being eligible for vaccination against HPV, only 47% of young adults have received one or more doses of the HPV vaccine</w:t>
      </w:r>
      <w:r>
        <w:rPr>
          <w:rFonts w:ascii="Arial" w:hAnsi="Arial" w:cs="Arial"/>
          <w:bCs/>
          <w:sz w:val="22"/>
          <w:szCs w:val="22"/>
        </w:rPr>
        <w:t xml:space="preserve">. </w:t>
      </w:r>
    </w:p>
    <w:p w14:paraId="0409CFA8" w14:textId="77777777" w:rsidR="004C0523" w:rsidRDefault="004C0523" w:rsidP="004C0523">
      <w:pPr>
        <w:spacing w:line="480" w:lineRule="auto"/>
        <w:rPr>
          <w:rFonts w:ascii="Arial" w:hAnsi="Arial" w:cs="Arial"/>
          <w:bCs/>
          <w:sz w:val="22"/>
          <w:szCs w:val="22"/>
        </w:rPr>
      </w:pPr>
    </w:p>
    <w:p w14:paraId="07701B14" w14:textId="77777777" w:rsidR="004C0523" w:rsidRPr="00E2721F" w:rsidRDefault="004C0523" w:rsidP="004C0523">
      <w:pPr>
        <w:spacing w:line="480" w:lineRule="auto"/>
        <w:rPr>
          <w:rFonts w:ascii="Arial" w:hAnsi="Arial" w:cs="Arial"/>
          <w:bCs/>
          <w:sz w:val="22"/>
          <w:szCs w:val="22"/>
        </w:rPr>
      </w:pPr>
      <w:r w:rsidRPr="00165AF8">
        <w:rPr>
          <w:rFonts w:ascii="Arial" w:hAnsi="Arial" w:cs="Arial"/>
          <w:b/>
          <w:sz w:val="22"/>
          <w:szCs w:val="22"/>
        </w:rPr>
        <w:t>Methods:</w:t>
      </w:r>
      <w:r>
        <w:rPr>
          <w:rFonts w:ascii="Arial" w:hAnsi="Arial" w:cs="Arial"/>
          <w:bCs/>
          <w:sz w:val="22"/>
          <w:szCs w:val="22"/>
        </w:rPr>
        <w:t xml:space="preserve"> </w:t>
      </w:r>
      <w:r w:rsidRPr="00017BFA">
        <w:rPr>
          <w:rFonts w:ascii="Arial" w:hAnsi="Arial" w:cs="Arial"/>
          <w:bCs/>
          <w:sz w:val="22"/>
          <w:szCs w:val="22"/>
        </w:rPr>
        <w:t>Young adults</w:t>
      </w:r>
      <w:r>
        <w:rPr>
          <w:rFonts w:ascii="Arial" w:hAnsi="Arial" w:cs="Arial"/>
          <w:bCs/>
          <w:sz w:val="22"/>
          <w:szCs w:val="22"/>
        </w:rPr>
        <w:t xml:space="preserve"> (N=</w:t>
      </w:r>
      <w:r w:rsidRPr="00F809E4">
        <w:rPr>
          <w:rFonts w:ascii="Arial" w:hAnsi="Arial" w:cs="Arial"/>
          <w:bCs/>
          <w:sz w:val="22"/>
          <w:szCs w:val="22"/>
        </w:rPr>
        <w:t>2,937</w:t>
      </w:r>
      <w:r>
        <w:rPr>
          <w:rFonts w:ascii="Arial" w:hAnsi="Arial" w:cs="Arial"/>
          <w:bCs/>
          <w:sz w:val="22"/>
          <w:szCs w:val="22"/>
        </w:rPr>
        <w:t>),</w:t>
      </w:r>
      <w:r w:rsidRPr="00017BFA">
        <w:rPr>
          <w:rFonts w:ascii="Arial" w:hAnsi="Arial" w:cs="Arial"/>
          <w:bCs/>
          <w:sz w:val="22"/>
          <w:szCs w:val="22"/>
        </w:rPr>
        <w:t xml:space="preserve"> </w:t>
      </w:r>
      <w:r>
        <w:rPr>
          <w:rFonts w:ascii="Arial" w:hAnsi="Arial" w:cs="Arial"/>
          <w:bCs/>
          <w:sz w:val="22"/>
          <w:szCs w:val="22"/>
        </w:rPr>
        <w:t>ages 18-26 years,</w:t>
      </w:r>
      <w:r w:rsidRPr="00E2721F">
        <w:rPr>
          <w:rFonts w:ascii="Arial" w:hAnsi="Arial" w:cs="Arial"/>
          <w:bCs/>
          <w:sz w:val="22"/>
          <w:szCs w:val="22"/>
        </w:rPr>
        <w:t xml:space="preserve"> </w:t>
      </w:r>
      <w:r>
        <w:rPr>
          <w:rFonts w:ascii="Arial" w:hAnsi="Arial" w:cs="Arial"/>
          <w:bCs/>
          <w:sz w:val="22"/>
          <w:szCs w:val="22"/>
        </w:rPr>
        <w:t xml:space="preserve">living in rural and urban communities </w:t>
      </w:r>
      <w:r w:rsidRPr="00017BFA">
        <w:rPr>
          <w:rFonts w:ascii="Arial" w:hAnsi="Arial" w:cs="Arial"/>
          <w:bCs/>
          <w:sz w:val="22"/>
          <w:szCs w:val="22"/>
        </w:rPr>
        <w:t>across 12 western U.S. States</w:t>
      </w:r>
      <w:r>
        <w:rPr>
          <w:rFonts w:ascii="Arial" w:hAnsi="Arial" w:cs="Arial"/>
          <w:b/>
          <w:bCs/>
          <w:sz w:val="22"/>
          <w:szCs w:val="22"/>
        </w:rPr>
        <w:t xml:space="preserve"> </w:t>
      </w:r>
      <w:r>
        <w:rPr>
          <w:rFonts w:ascii="Arial" w:hAnsi="Arial" w:cs="Arial"/>
          <w:bCs/>
          <w:sz w:val="22"/>
          <w:szCs w:val="22"/>
        </w:rPr>
        <w:t xml:space="preserve">2020-2021, self-reported to an online survey. </w:t>
      </w:r>
      <w:r w:rsidRPr="00E2721F">
        <w:rPr>
          <w:rFonts w:ascii="Arial" w:hAnsi="Arial" w:cs="Arial"/>
          <w:bCs/>
          <w:sz w:val="22"/>
          <w:szCs w:val="22"/>
        </w:rPr>
        <w:t xml:space="preserve">Factor analysis </w:t>
      </w:r>
      <w:r>
        <w:rPr>
          <w:rFonts w:ascii="Arial" w:hAnsi="Arial" w:cs="Arial"/>
          <w:bCs/>
          <w:sz w:val="22"/>
          <w:szCs w:val="22"/>
        </w:rPr>
        <w:t>evaluated s</w:t>
      </w:r>
      <w:r w:rsidRPr="00680BCB">
        <w:rPr>
          <w:rFonts w:ascii="Arial" w:hAnsi="Arial" w:cs="Arial"/>
          <w:bCs/>
          <w:sz w:val="22"/>
          <w:szCs w:val="22"/>
        </w:rPr>
        <w:t>urvey questions regarding HPV infection and vaccination</w:t>
      </w:r>
      <w:r>
        <w:rPr>
          <w:rFonts w:ascii="Arial" w:hAnsi="Arial" w:cs="Arial"/>
          <w:bCs/>
          <w:sz w:val="22"/>
          <w:szCs w:val="22"/>
        </w:rPr>
        <w:t xml:space="preserve"> and</w:t>
      </w:r>
      <w:r w:rsidRPr="00680BCB">
        <w:rPr>
          <w:rFonts w:ascii="Arial" w:hAnsi="Arial" w:cs="Arial"/>
          <w:bCs/>
          <w:sz w:val="22"/>
          <w:szCs w:val="22"/>
        </w:rPr>
        <w:t xml:space="preserve"> </w:t>
      </w:r>
      <w:r>
        <w:rPr>
          <w:rFonts w:ascii="Arial" w:hAnsi="Arial" w:cs="Arial"/>
          <w:bCs/>
          <w:sz w:val="22"/>
          <w:szCs w:val="22"/>
        </w:rPr>
        <w:t>was utilized to create</w:t>
      </w:r>
      <w:r w:rsidRPr="00E2721F">
        <w:rPr>
          <w:rFonts w:ascii="Arial" w:hAnsi="Arial" w:cs="Arial"/>
          <w:bCs/>
          <w:sz w:val="22"/>
          <w:szCs w:val="22"/>
        </w:rPr>
        <w:t xml:space="preserve"> </w:t>
      </w:r>
      <w:r>
        <w:rPr>
          <w:rFonts w:ascii="Arial" w:hAnsi="Arial" w:cs="Arial"/>
          <w:bCs/>
          <w:sz w:val="22"/>
          <w:szCs w:val="22"/>
        </w:rPr>
        <w:t>coarse factor scores</w:t>
      </w:r>
      <w:r w:rsidRPr="00E2721F">
        <w:rPr>
          <w:rFonts w:ascii="Arial" w:hAnsi="Arial" w:cs="Arial"/>
          <w:bCs/>
          <w:sz w:val="22"/>
          <w:szCs w:val="22"/>
        </w:rPr>
        <w:t xml:space="preserve"> for three scales of vaccine hesitancy: HPV vaccine confidence, </w:t>
      </w:r>
      <w:r>
        <w:rPr>
          <w:rFonts w:ascii="Arial" w:hAnsi="Arial" w:cs="Arial"/>
          <w:bCs/>
          <w:sz w:val="22"/>
          <w:szCs w:val="22"/>
        </w:rPr>
        <w:t>HPV infection complacency</w:t>
      </w:r>
      <w:r w:rsidRPr="00E2721F">
        <w:rPr>
          <w:rFonts w:ascii="Arial" w:hAnsi="Arial" w:cs="Arial"/>
          <w:bCs/>
          <w:sz w:val="22"/>
          <w:szCs w:val="22"/>
        </w:rPr>
        <w:t>, and HPV vaccine complacency.</w:t>
      </w:r>
      <w:r>
        <w:rPr>
          <w:rFonts w:ascii="Arial" w:hAnsi="Arial" w:cs="Arial"/>
          <w:bCs/>
          <w:sz w:val="22"/>
          <w:szCs w:val="22"/>
        </w:rPr>
        <w:t xml:space="preserve"> The scales were evaluated </w:t>
      </w:r>
      <w:r w:rsidRPr="0064365C">
        <w:rPr>
          <w:rFonts w:ascii="Arial" w:hAnsi="Arial" w:cs="Arial"/>
          <w:bCs/>
          <w:sz w:val="22"/>
          <w:szCs w:val="22"/>
        </w:rPr>
        <w:t>by rurality, gender, and ethnicity for odds of hesitancy using logistic regression.</w:t>
      </w:r>
      <w:r>
        <w:rPr>
          <w:rFonts w:ascii="Arial" w:hAnsi="Arial" w:cs="Arial"/>
          <w:bCs/>
          <w:sz w:val="22"/>
          <w:szCs w:val="22"/>
        </w:rPr>
        <w:t xml:space="preserve"> Intent to vaccinate against COVID-19 was assessed.</w:t>
      </w:r>
    </w:p>
    <w:p w14:paraId="03DCD1C6" w14:textId="044C9BC2" w:rsidR="004C0523" w:rsidRPr="00E2721F" w:rsidRDefault="004C0523" w:rsidP="004C0523">
      <w:pPr>
        <w:spacing w:line="480" w:lineRule="auto"/>
        <w:rPr>
          <w:rFonts w:ascii="Arial" w:hAnsi="Arial" w:cs="Arial"/>
          <w:bCs/>
          <w:sz w:val="22"/>
          <w:szCs w:val="22"/>
        </w:rPr>
      </w:pPr>
      <w:r w:rsidRPr="00E2721F">
        <w:rPr>
          <w:rFonts w:ascii="Arial" w:hAnsi="Arial" w:cs="Arial"/>
          <w:bCs/>
          <w:sz w:val="22"/>
          <w:szCs w:val="22"/>
        </w:rPr>
        <w:t xml:space="preserve"> </w:t>
      </w:r>
    </w:p>
    <w:p w14:paraId="496841D7" w14:textId="77777777" w:rsidR="004C0523" w:rsidRDefault="004C0523" w:rsidP="004C0523">
      <w:pPr>
        <w:spacing w:line="480" w:lineRule="auto"/>
        <w:rPr>
          <w:rFonts w:ascii="Arial" w:hAnsi="Arial" w:cs="Arial"/>
          <w:sz w:val="22"/>
          <w:szCs w:val="22"/>
        </w:rPr>
      </w:pPr>
      <w:commentRangeStart w:id="11"/>
      <w:r w:rsidRPr="001A467D">
        <w:rPr>
          <w:rFonts w:ascii="Arial" w:hAnsi="Arial" w:cs="Arial"/>
          <w:b/>
          <w:bCs/>
          <w:sz w:val="22"/>
          <w:szCs w:val="22"/>
        </w:rPr>
        <w:t>Results:</w:t>
      </w:r>
      <w:r w:rsidRPr="00E2721F">
        <w:rPr>
          <w:rFonts w:ascii="Arial" w:hAnsi="Arial" w:cs="Arial"/>
          <w:bCs/>
          <w:sz w:val="22"/>
          <w:szCs w:val="22"/>
        </w:rPr>
        <w:t xml:space="preserve"> </w:t>
      </w:r>
      <w:commentRangeEnd w:id="11"/>
      <w:r>
        <w:rPr>
          <w:rStyle w:val="CommentReference"/>
        </w:rPr>
        <w:commentReference w:id="11"/>
      </w:r>
      <w:r w:rsidRPr="00E2721F">
        <w:rPr>
          <w:rFonts w:ascii="Arial" w:hAnsi="Arial" w:cs="Arial"/>
          <w:bCs/>
          <w:sz w:val="22"/>
          <w:szCs w:val="22"/>
        </w:rPr>
        <w:t xml:space="preserve">Hispanic young adults had higher odds of </w:t>
      </w:r>
      <w:r>
        <w:rPr>
          <w:rFonts w:ascii="Arial" w:hAnsi="Arial" w:cs="Arial"/>
          <w:bCs/>
          <w:sz w:val="22"/>
          <w:szCs w:val="22"/>
        </w:rPr>
        <w:t>HPV vaccine hesitancy</w:t>
      </w:r>
      <w:r w:rsidRPr="00E2721F">
        <w:rPr>
          <w:rFonts w:ascii="Arial" w:hAnsi="Arial" w:cs="Arial"/>
          <w:bCs/>
          <w:sz w:val="22"/>
          <w:szCs w:val="22"/>
        </w:rPr>
        <w:t xml:space="preserve"> across all three scales, compared to </w:t>
      </w:r>
      <w:r>
        <w:rPr>
          <w:rFonts w:ascii="Arial" w:hAnsi="Arial" w:cs="Arial"/>
          <w:bCs/>
          <w:sz w:val="22"/>
          <w:szCs w:val="22"/>
        </w:rPr>
        <w:t>White/Caucasian</w:t>
      </w:r>
      <w:r w:rsidRPr="00E2721F">
        <w:rPr>
          <w:rFonts w:ascii="Arial" w:hAnsi="Arial" w:cs="Arial"/>
          <w:bCs/>
          <w:sz w:val="22"/>
          <w:szCs w:val="22"/>
        </w:rPr>
        <w:t xml:space="preserve"> young adults: </w:t>
      </w:r>
      <w:r w:rsidRPr="00E2721F">
        <w:rPr>
          <w:rFonts w:ascii="Arial" w:hAnsi="Arial" w:cs="Arial"/>
          <w:sz w:val="22"/>
          <w:szCs w:val="22"/>
        </w:rPr>
        <w:t xml:space="preserve">HPV </w:t>
      </w:r>
      <w:r w:rsidRPr="00E2721F">
        <w:rPr>
          <w:rFonts w:ascii="Arial" w:hAnsi="Arial" w:cs="Arial"/>
          <w:bCs/>
          <w:sz w:val="22"/>
          <w:szCs w:val="22"/>
        </w:rPr>
        <w:t>vaccine</w:t>
      </w:r>
      <w:r w:rsidRPr="00E2721F">
        <w:rPr>
          <w:rFonts w:ascii="Arial" w:hAnsi="Arial" w:cs="Arial"/>
          <w:sz w:val="22"/>
          <w:szCs w:val="22"/>
        </w:rPr>
        <w:t xml:space="preserve"> confidence (OR=1.55 [95%CI:1.23-1.96]), </w:t>
      </w:r>
      <w:r>
        <w:rPr>
          <w:rFonts w:ascii="Arial" w:hAnsi="Arial" w:cs="Arial"/>
          <w:sz w:val="22"/>
          <w:szCs w:val="22"/>
        </w:rPr>
        <w:t>HPV infection complacency</w:t>
      </w:r>
      <w:r w:rsidRPr="00E2721F">
        <w:rPr>
          <w:rFonts w:ascii="Arial" w:hAnsi="Arial" w:cs="Arial"/>
          <w:sz w:val="22"/>
          <w:szCs w:val="22"/>
        </w:rPr>
        <w:t xml:space="preserve"> (OR=1.53 [95%CI:1.22-1.93]), and HPV vaccine complacency (OR=1.28 [95%CI:1.01-1.61]). </w:t>
      </w:r>
      <w:r>
        <w:rPr>
          <w:rFonts w:ascii="Arial" w:hAnsi="Arial" w:cs="Arial"/>
          <w:sz w:val="22"/>
          <w:szCs w:val="22"/>
        </w:rPr>
        <w:t xml:space="preserve">Among Hispanic adults, those living in rural communities had higher odds of </w:t>
      </w:r>
      <w:r w:rsidRPr="00E2721F">
        <w:rPr>
          <w:rFonts w:ascii="Arial" w:hAnsi="Arial" w:cs="Arial"/>
          <w:sz w:val="22"/>
          <w:szCs w:val="22"/>
        </w:rPr>
        <w:t>vaccine hesitancy</w:t>
      </w:r>
      <w:r>
        <w:rPr>
          <w:rFonts w:ascii="Arial" w:hAnsi="Arial" w:cs="Arial"/>
          <w:sz w:val="22"/>
          <w:szCs w:val="22"/>
        </w:rPr>
        <w:t xml:space="preserve"> than those living in urban communities</w:t>
      </w:r>
      <w:r w:rsidRPr="00E2721F">
        <w:rPr>
          <w:rFonts w:ascii="Arial" w:hAnsi="Arial" w:cs="Arial"/>
          <w:sz w:val="22"/>
          <w:szCs w:val="22"/>
        </w:rPr>
        <w:t xml:space="preserve"> for the domains of HPV vaccine confidence (OR=2.13 [95%CI:1.33-3.49]) and HPV vaccine complacency (OR=2.11 [95%CI:1.33-3.40]), but not </w:t>
      </w:r>
      <w:r>
        <w:rPr>
          <w:rFonts w:ascii="Arial" w:hAnsi="Arial" w:cs="Arial"/>
          <w:sz w:val="22"/>
          <w:szCs w:val="22"/>
        </w:rPr>
        <w:t>HPV infection complacency</w:t>
      </w:r>
      <w:r w:rsidRPr="00E2721F">
        <w:rPr>
          <w:rFonts w:ascii="Arial" w:hAnsi="Arial" w:cs="Arial"/>
          <w:sz w:val="22"/>
          <w:szCs w:val="22"/>
        </w:rPr>
        <w:t xml:space="preserve"> (OR=0.84 [95%CI:0.54-1.32]). </w:t>
      </w:r>
      <w:r>
        <w:rPr>
          <w:rFonts w:ascii="Arial" w:hAnsi="Arial" w:cs="Arial"/>
          <w:sz w:val="22"/>
          <w:szCs w:val="22"/>
        </w:rPr>
        <w:t xml:space="preserve">Rural Hispanic YAs, compared with urban Hispanics, had lower odds of COVID-19 vaccination intention </w:t>
      </w:r>
      <w:r w:rsidRPr="00E2721F">
        <w:rPr>
          <w:rFonts w:ascii="Arial" w:hAnsi="Arial" w:cs="Arial"/>
          <w:sz w:val="22"/>
          <w:szCs w:val="22"/>
        </w:rPr>
        <w:t>(OR=0.57 [95%CI: 0.38, 0.87])</w:t>
      </w:r>
      <w:r>
        <w:rPr>
          <w:rFonts w:ascii="Arial" w:hAnsi="Arial" w:cs="Arial"/>
          <w:sz w:val="22"/>
          <w:szCs w:val="22"/>
        </w:rPr>
        <w:t xml:space="preserve">. </w:t>
      </w:r>
      <w:r w:rsidRPr="00795786">
        <w:rPr>
          <w:rFonts w:ascii="Arial" w:hAnsi="Arial" w:cs="Arial"/>
          <w:sz w:val="22"/>
          <w:szCs w:val="22"/>
        </w:rPr>
        <w:t>We observed higher odds of high vaccine hesitancy in the HPV vaccine complacency dimension for non-binary YAs (OR=2.24 [95%CI:1.06-5.17]), compared with their female counterparts.</w:t>
      </w:r>
    </w:p>
    <w:p w14:paraId="3FB2B5B0" w14:textId="77777777" w:rsidR="004C0523" w:rsidRPr="00E2721F" w:rsidRDefault="004C0523" w:rsidP="004C0523">
      <w:pPr>
        <w:spacing w:line="480" w:lineRule="auto"/>
        <w:rPr>
          <w:rFonts w:ascii="Arial" w:hAnsi="Arial" w:cs="Arial"/>
          <w:bCs/>
          <w:sz w:val="22"/>
          <w:szCs w:val="22"/>
        </w:rPr>
      </w:pPr>
    </w:p>
    <w:p w14:paraId="2D7B4806" w14:textId="7F55C31A" w:rsidR="00155BEC" w:rsidRPr="00E2721F" w:rsidRDefault="004C0523" w:rsidP="00E2721F">
      <w:pPr>
        <w:spacing w:line="480" w:lineRule="auto"/>
        <w:rPr>
          <w:rFonts w:ascii="Arial" w:hAnsi="Arial" w:cs="Arial"/>
          <w:bCs/>
          <w:sz w:val="22"/>
          <w:szCs w:val="22"/>
        </w:rPr>
      </w:pPr>
      <w:r w:rsidRPr="001A467D">
        <w:rPr>
          <w:rFonts w:ascii="Arial" w:hAnsi="Arial" w:cs="Arial"/>
          <w:b/>
          <w:bCs/>
          <w:sz w:val="22"/>
          <w:szCs w:val="22"/>
        </w:rPr>
        <w:lastRenderedPageBreak/>
        <w:t xml:space="preserve">Conclusions and Relevance: </w:t>
      </w:r>
      <w:r w:rsidRPr="00E2721F">
        <w:rPr>
          <w:rFonts w:ascii="Arial" w:hAnsi="Arial" w:cs="Arial"/>
          <w:bCs/>
          <w:sz w:val="22"/>
          <w:szCs w:val="22"/>
        </w:rPr>
        <w:t xml:space="preserve"> </w:t>
      </w:r>
      <w:r>
        <w:rPr>
          <w:rFonts w:ascii="Arial" w:hAnsi="Arial" w:cs="Arial"/>
          <w:bCs/>
          <w:sz w:val="22"/>
          <w:szCs w:val="22"/>
        </w:rPr>
        <w:t xml:space="preserve">These study results </w:t>
      </w:r>
      <w:r w:rsidRPr="00E2721F">
        <w:rPr>
          <w:rFonts w:ascii="Arial" w:hAnsi="Arial" w:cs="Arial"/>
          <w:bCs/>
          <w:sz w:val="22"/>
          <w:szCs w:val="22"/>
        </w:rPr>
        <w:t>suggest that variation in HPV vaccine hesitancy exists within the broad category of Hispanic adults</w:t>
      </w:r>
      <w:r>
        <w:rPr>
          <w:rFonts w:ascii="Arial" w:hAnsi="Arial" w:cs="Arial"/>
          <w:bCs/>
          <w:sz w:val="22"/>
          <w:szCs w:val="22"/>
        </w:rPr>
        <w:t>,</w:t>
      </w:r>
      <w:r w:rsidRPr="00E2721F">
        <w:rPr>
          <w:rFonts w:ascii="Arial" w:hAnsi="Arial" w:cs="Arial"/>
          <w:bCs/>
          <w:sz w:val="22"/>
          <w:szCs w:val="22"/>
        </w:rPr>
        <w:t xml:space="preserve"> </w:t>
      </w:r>
      <w:r>
        <w:rPr>
          <w:rFonts w:ascii="Arial" w:hAnsi="Arial" w:cs="Arial"/>
          <w:bCs/>
          <w:sz w:val="22"/>
          <w:szCs w:val="22"/>
        </w:rPr>
        <w:t>highlighting</w:t>
      </w:r>
      <w:r w:rsidRPr="00E2721F">
        <w:rPr>
          <w:rFonts w:ascii="Arial" w:hAnsi="Arial" w:cs="Arial"/>
          <w:bCs/>
          <w:sz w:val="22"/>
          <w:szCs w:val="22"/>
        </w:rPr>
        <w:t xml:space="preserve"> that </w:t>
      </w:r>
      <w:r>
        <w:rPr>
          <w:rFonts w:ascii="Arial" w:hAnsi="Arial" w:cs="Arial"/>
          <w:bCs/>
          <w:sz w:val="22"/>
          <w:szCs w:val="22"/>
        </w:rPr>
        <w:t xml:space="preserve">the </w:t>
      </w:r>
      <w:r w:rsidRPr="00E2721F">
        <w:rPr>
          <w:rFonts w:ascii="Arial" w:hAnsi="Arial" w:cs="Arial"/>
          <w:bCs/>
          <w:sz w:val="22"/>
          <w:szCs w:val="22"/>
        </w:rPr>
        <w:t xml:space="preserve">generalization of Hispanic adults as a single category may not be sufficient. </w:t>
      </w:r>
      <w:r>
        <w:rPr>
          <w:rFonts w:ascii="Arial" w:hAnsi="Arial" w:cs="Arial"/>
          <w:bCs/>
          <w:sz w:val="22"/>
          <w:szCs w:val="22"/>
        </w:rPr>
        <w:t>C</w:t>
      </w:r>
      <w:r w:rsidRPr="00E2721F">
        <w:rPr>
          <w:rFonts w:ascii="Arial" w:hAnsi="Arial" w:cs="Arial"/>
          <w:bCs/>
          <w:sz w:val="22"/>
          <w:szCs w:val="22"/>
        </w:rPr>
        <w:t>onsider</w:t>
      </w:r>
      <w:r>
        <w:rPr>
          <w:rFonts w:ascii="Arial" w:hAnsi="Arial" w:cs="Arial"/>
          <w:bCs/>
          <w:sz w:val="22"/>
          <w:szCs w:val="22"/>
        </w:rPr>
        <w:t>ations must be made for</w:t>
      </w:r>
      <w:r w:rsidRPr="00E2721F">
        <w:rPr>
          <w:rFonts w:ascii="Arial" w:hAnsi="Arial" w:cs="Arial"/>
          <w:bCs/>
          <w:sz w:val="22"/>
          <w:szCs w:val="22"/>
        </w:rPr>
        <w:t xml:space="preserve"> different dimensions of vaccine hesitancy</w:t>
      </w:r>
      <w:r>
        <w:rPr>
          <w:rFonts w:ascii="Arial" w:hAnsi="Arial" w:cs="Arial"/>
          <w:bCs/>
          <w:sz w:val="22"/>
          <w:szCs w:val="22"/>
        </w:rPr>
        <w:t xml:space="preserve"> that vary between and within different</w:t>
      </w:r>
      <w:r w:rsidRPr="00E2721F">
        <w:rPr>
          <w:rFonts w:ascii="Arial" w:hAnsi="Arial" w:cs="Arial"/>
          <w:bCs/>
          <w:sz w:val="22"/>
          <w:szCs w:val="22"/>
        </w:rPr>
        <w:t xml:space="preserve"> demographic</w:t>
      </w:r>
      <w:r>
        <w:rPr>
          <w:rFonts w:ascii="Arial" w:hAnsi="Arial" w:cs="Arial"/>
          <w:bCs/>
          <w:sz w:val="22"/>
          <w:szCs w:val="22"/>
        </w:rPr>
        <w:t xml:space="preserve"> and gender</w:t>
      </w:r>
      <w:r w:rsidRPr="00E2721F">
        <w:rPr>
          <w:rFonts w:ascii="Arial" w:hAnsi="Arial" w:cs="Arial"/>
          <w:bCs/>
          <w:sz w:val="22"/>
          <w:szCs w:val="22"/>
        </w:rPr>
        <w:t xml:space="preserve"> groups. </w:t>
      </w:r>
      <w:bookmarkEnd w:id="7"/>
      <w:r w:rsidR="00155BEC" w:rsidRPr="00E2721F">
        <w:rPr>
          <w:rFonts w:ascii="Arial" w:hAnsi="Arial" w:cs="Arial"/>
          <w:bCs/>
          <w:sz w:val="22"/>
          <w:szCs w:val="22"/>
        </w:rPr>
        <w:br w:type="page"/>
      </w:r>
    </w:p>
    <w:p w14:paraId="3261A528" w14:textId="77777777" w:rsidR="00FA72E1" w:rsidRDefault="00FA72E1" w:rsidP="001A467D">
      <w:pPr>
        <w:pStyle w:val="Heading1"/>
        <w:sectPr w:rsidR="00FA72E1" w:rsidSect="00FA72E1">
          <w:type w:val="continuous"/>
          <w:pgSz w:w="12240" w:h="15840"/>
          <w:pgMar w:top="1440" w:right="1440" w:bottom="1440" w:left="1440" w:header="720" w:footer="720" w:gutter="0"/>
          <w:cols w:space="720"/>
          <w:docGrid w:linePitch="360"/>
        </w:sectPr>
      </w:pPr>
    </w:p>
    <w:p w14:paraId="67B72512" w14:textId="0571EF32" w:rsidR="00155BEC" w:rsidRPr="00E2721F" w:rsidRDefault="00155BEC" w:rsidP="00A118D3">
      <w:pPr>
        <w:pStyle w:val="Heading1"/>
        <w:numPr>
          <w:ilvl w:val="0"/>
          <w:numId w:val="3"/>
        </w:numPr>
      </w:pPr>
      <w:commentRangeStart w:id="12"/>
      <w:r w:rsidRPr="00E2721F">
        <w:lastRenderedPageBreak/>
        <w:t xml:space="preserve">INTRODUCTION AND BACKGROUND: </w:t>
      </w:r>
      <w:commentRangeEnd w:id="12"/>
      <w:r w:rsidR="003960E7">
        <w:rPr>
          <w:rStyle w:val="CommentReference"/>
          <w:rFonts w:asciiTheme="minorHAnsi" w:hAnsiTheme="minorHAnsi" w:cstheme="minorBidi"/>
          <w:b w:val="0"/>
        </w:rPr>
        <w:commentReference w:id="12"/>
      </w:r>
    </w:p>
    <w:p w14:paraId="0D9EA23D" w14:textId="3C127932" w:rsidR="00155BEC" w:rsidRPr="00E2721F" w:rsidRDefault="00155BEC" w:rsidP="00E2721F">
      <w:pPr>
        <w:spacing w:line="480" w:lineRule="auto"/>
        <w:rPr>
          <w:rFonts w:ascii="Arial" w:hAnsi="Arial" w:cs="Arial"/>
          <w:b/>
          <w:sz w:val="22"/>
          <w:szCs w:val="22"/>
        </w:rPr>
      </w:pPr>
    </w:p>
    <w:p w14:paraId="6B44D4EF" w14:textId="519FCCF3" w:rsidR="001F5A7E" w:rsidRDefault="00155BEC" w:rsidP="7A7EE240">
      <w:pPr>
        <w:spacing w:line="480" w:lineRule="auto"/>
        <w:rPr>
          <w:rFonts w:ascii="Arial" w:hAnsi="Arial" w:cs="Arial"/>
          <w:sz w:val="22"/>
          <w:szCs w:val="22"/>
        </w:rPr>
      </w:pPr>
      <w:r w:rsidRPr="32862ECA">
        <w:rPr>
          <w:rFonts w:ascii="Arial" w:hAnsi="Arial" w:cs="Arial"/>
          <w:sz w:val="22"/>
          <w:szCs w:val="22"/>
        </w:rPr>
        <w:t xml:space="preserve">The </w:t>
      </w:r>
      <w:r w:rsidR="00A676EB" w:rsidRPr="32862ECA">
        <w:rPr>
          <w:rFonts w:ascii="Arial" w:hAnsi="Arial" w:cs="Arial"/>
          <w:sz w:val="22"/>
          <w:szCs w:val="22"/>
        </w:rPr>
        <w:t>human papillomavirus (</w:t>
      </w:r>
      <w:r w:rsidRPr="32862ECA">
        <w:rPr>
          <w:rFonts w:ascii="Arial" w:hAnsi="Arial" w:cs="Arial"/>
          <w:sz w:val="22"/>
          <w:szCs w:val="22"/>
        </w:rPr>
        <w:t>HPV</w:t>
      </w:r>
      <w:r w:rsidR="00A676EB" w:rsidRPr="32862ECA">
        <w:rPr>
          <w:rFonts w:ascii="Arial" w:hAnsi="Arial" w:cs="Arial"/>
          <w:sz w:val="22"/>
          <w:szCs w:val="22"/>
        </w:rPr>
        <w:t>)</w:t>
      </w:r>
      <w:r w:rsidRPr="32862ECA">
        <w:rPr>
          <w:rFonts w:ascii="Arial" w:hAnsi="Arial" w:cs="Arial"/>
          <w:sz w:val="22"/>
          <w:szCs w:val="22"/>
        </w:rPr>
        <w:t xml:space="preserve"> vaccine is perhaps one of the greatest tools in our arsenal when it comes to cancer prevention</w:t>
      </w:r>
      <w:r w:rsidR="00A676EB" w:rsidRPr="32862ECA">
        <w:rPr>
          <w:rFonts w:ascii="Arial" w:hAnsi="Arial" w:cs="Arial"/>
          <w:sz w:val="22"/>
          <w:szCs w:val="22"/>
        </w:rPr>
        <w:t xml:space="preserve">. </w:t>
      </w:r>
      <w:r w:rsidR="00B23D53" w:rsidRPr="32862ECA">
        <w:rPr>
          <w:rFonts w:ascii="Arial" w:hAnsi="Arial" w:cs="Arial"/>
          <w:sz w:val="22"/>
          <w:szCs w:val="22"/>
        </w:rPr>
        <w:t xml:space="preserve">HPV is responsible for 79% of genital cancers in the United </w:t>
      </w:r>
      <w:r w:rsidR="00B23D53" w:rsidRPr="004968F8">
        <w:rPr>
          <w:rFonts w:ascii="Arial" w:hAnsi="Arial" w:cs="Arial"/>
          <w:sz w:val="22"/>
          <w:szCs w:val="22"/>
        </w:rPr>
        <w:t>States</w:t>
      </w:r>
      <w:r w:rsidR="005B3923">
        <w:rPr>
          <w:rFonts w:ascii="Arial" w:hAnsi="Arial" w:cs="Arial"/>
          <w:sz w:val="22"/>
          <w:szCs w:val="22"/>
        </w:rPr>
        <w:t xml:space="preserve"> </w:t>
      </w:r>
      <w:r w:rsidR="005B3923">
        <w:rPr>
          <w:rFonts w:ascii="Arial" w:hAnsi="Arial" w:cs="Arial"/>
          <w:sz w:val="22"/>
          <w:szCs w:val="22"/>
        </w:rPr>
        <w:fldChar w:fldCharType="begin"/>
      </w:r>
      <w:r w:rsidR="005B3923">
        <w:rPr>
          <w:rFonts w:ascii="Arial" w:hAnsi="Arial" w:cs="Arial"/>
          <w:sz w:val="22"/>
          <w:szCs w:val="22"/>
        </w:rPr>
        <w:instrText xml:space="preserve"> ADDIN EN.CITE &lt;EndNote&gt;&lt;Cite&gt;&lt;Author&gt;CDC&lt;/Author&gt;&lt;Year&gt;2022&lt;/Year&gt;&lt;RecNum&gt;55&lt;/RecNum&gt;&lt;DisplayText&gt;(CDC, 2022)&lt;/DisplayText&gt;&lt;record&gt;&lt;rec-number&gt;55&lt;/rec-number&gt;&lt;foreign-keys&gt;&lt;key app="EN" db-id="2w502tzvwfavd4ef2w7pxfs80f0psp5x5zwx" timestamp="1693582120"&gt;55&lt;/key&gt;&lt;/foreign-keys&gt;&lt;ref-type name="Web Page"&gt;12&lt;/ref-type&gt;&lt;contributors&gt;&lt;authors&gt;&lt;author&gt;CDC,&lt;/author&gt;&lt;/authors&gt;&lt;/contributors&gt;&lt;titles&gt;&lt;title&gt;How Many Cancers Are Linked with HPV Each Year?&lt;/title&gt;&lt;/titles&gt;&lt;dates&gt;&lt;year&gt;2022&lt;/year&gt;&lt;/dates&gt;&lt;urls&gt;&lt;related-urls&gt;&lt;url&gt;https://www.cdc.gov/cancer/hpv/statistics/cases.htm#:~:text=How%20Many%20Cancers%20Are%20Linked%20with%20HPV%20Each%20Year%3F,-Espa%C3%B1ol%20(Spanish)&amp;amp;text=Each%20year%20in%20the%20United,about%2037%2C300%20of%20these%20cancers.&lt;/url&gt;&lt;/related-urls&gt;&lt;/urls&gt;&lt;/record&gt;&lt;/Cite&gt;&lt;/EndNote&gt;</w:instrText>
      </w:r>
      <w:r w:rsidR="005B3923">
        <w:rPr>
          <w:rFonts w:ascii="Arial" w:hAnsi="Arial" w:cs="Arial"/>
          <w:sz w:val="22"/>
          <w:szCs w:val="22"/>
        </w:rPr>
        <w:fldChar w:fldCharType="separate"/>
      </w:r>
      <w:r w:rsidR="005B3923">
        <w:rPr>
          <w:rFonts w:ascii="Arial" w:hAnsi="Arial" w:cs="Arial"/>
          <w:noProof/>
          <w:sz w:val="22"/>
          <w:szCs w:val="22"/>
        </w:rPr>
        <w:t>(CDC, 2022)</w:t>
      </w:r>
      <w:r w:rsidR="005B3923">
        <w:rPr>
          <w:rFonts w:ascii="Arial" w:hAnsi="Arial" w:cs="Arial"/>
          <w:sz w:val="22"/>
          <w:szCs w:val="22"/>
        </w:rPr>
        <w:fldChar w:fldCharType="end"/>
      </w:r>
      <w:r w:rsidR="00FC4BC2" w:rsidRPr="004968F8">
        <w:rPr>
          <w:rFonts w:ascii="Arial" w:hAnsi="Arial" w:cs="Arial"/>
          <w:sz w:val="22"/>
          <w:szCs w:val="22"/>
        </w:rPr>
        <w:t>,</w:t>
      </w:r>
      <w:r w:rsidR="00D758AC" w:rsidRPr="004968F8">
        <w:rPr>
          <w:rFonts w:ascii="Arial" w:hAnsi="Arial" w:cs="Arial"/>
          <w:sz w:val="22"/>
          <w:szCs w:val="22"/>
        </w:rPr>
        <w:t xml:space="preserve"> </w:t>
      </w:r>
      <w:r w:rsidR="00B23D53" w:rsidRPr="004968F8">
        <w:rPr>
          <w:rFonts w:ascii="Arial" w:hAnsi="Arial" w:cs="Arial"/>
          <w:sz w:val="22"/>
          <w:szCs w:val="22"/>
        </w:rPr>
        <w:t xml:space="preserve">and an estimated 90% </w:t>
      </w:r>
      <w:r w:rsidR="6B3B3AAB" w:rsidRPr="004968F8">
        <w:rPr>
          <w:rFonts w:ascii="Arial" w:hAnsi="Arial" w:cs="Arial"/>
          <w:sz w:val="22"/>
          <w:szCs w:val="22"/>
        </w:rPr>
        <w:t>of HPV</w:t>
      </w:r>
      <w:r w:rsidR="00B23D53" w:rsidRPr="004968F8">
        <w:rPr>
          <w:rFonts w:ascii="Arial" w:hAnsi="Arial" w:cs="Arial"/>
          <w:sz w:val="22"/>
          <w:szCs w:val="22"/>
        </w:rPr>
        <w:t xml:space="preserve">-associated cancers per year </w:t>
      </w:r>
      <w:r w:rsidR="0002467D" w:rsidRPr="004968F8">
        <w:rPr>
          <w:rFonts w:ascii="Arial" w:hAnsi="Arial" w:cs="Arial"/>
          <w:sz w:val="22"/>
          <w:szCs w:val="22"/>
        </w:rPr>
        <w:t xml:space="preserve">(37,300 new cases) </w:t>
      </w:r>
      <w:r w:rsidR="00B23D53" w:rsidRPr="004968F8">
        <w:rPr>
          <w:rFonts w:ascii="Arial" w:hAnsi="Arial" w:cs="Arial"/>
          <w:sz w:val="22"/>
          <w:szCs w:val="22"/>
        </w:rPr>
        <w:t>could have been prevented by the HPV vaccine</w:t>
      </w:r>
      <w:r w:rsidR="00D758AC" w:rsidRPr="004968F8">
        <w:rPr>
          <w:rFonts w:ascii="Arial" w:hAnsi="Arial" w:cs="Arial"/>
          <w:sz w:val="22"/>
          <w:szCs w:val="22"/>
        </w:rPr>
        <w:t xml:space="preserve"> </w:t>
      </w:r>
      <w:sdt>
        <w:sdtPr>
          <w:rPr>
            <w:rFonts w:ascii="Arial" w:hAnsi="Arial" w:cs="Arial"/>
            <w:color w:val="000000" w:themeColor="text1"/>
            <w:sz w:val="22"/>
            <w:szCs w:val="22"/>
          </w:rPr>
          <w:tag w:val="MENDELEY_CITATION_v3_eyJjaXRhdGlvbklEIjoiTUVOREVMRVlfQ0lUQVRJT05fOTk1ODhhM2EtZjBhYi00ZGI2LWFkMjEtYjlmNjJhZTVmYjU0IiwicHJvcGVydGllcyI6eyJub3RlSW5kZXgiOjB9LCJpc0VkaXRlZCI6ZmFsc2UsIm1hbnVhbE92ZXJyaWRlIjp7ImlzTWFudWFsbHlPdmVycmlkZGVuIjp0cnVlLCJjaXRlcHJvY1RleHQiOiIoQ2VudGVyIGZvciBEaXNlYXNlIENvbnRyb2wgYW5kIFByZXZlbnRpb24sIG4uZC4pIiwibWFudWFsT3ZlcnJpZGVUZXh0IjoiKENlbnRlciBmb3IgRGlzZWFzZSBDb250cm9sIGFuZCBQcmV2ZW50aW9uLCAyMDIxKSJ9LCJjaXRhdGlvbkl0ZW1zIjpbeyJpZCI6IjU4MzYwZjU2LTRlZTQtM2ZlYy1hNzM4LTk0N2ZjY2NhMDZlZCIsIml0ZW1EYXRhIjp7InR5cGUiOiJ3ZWJwYWdlIiwiaWQiOiI1ODM2MGY1Ni00ZWU0LTNmZWMtYTczOC05NDdmY2NjYTA2ZWQiLCJ0aXRsZSI6IkhQViBDYW5jZXJzIGFyZSBQcmV2ZW50YWJsZSIsImF1dGhvciI6W3siZmFtaWx5IjoiQ2VudGVyIGZvciBEaXNlYXNlIENvbnRyb2wgYW5kIFByZXZlbnRpb24iLCJnaXZlbiI6IiIsInBhcnNlLW5hbWVzIjpmYWxzZSwiZHJvcHBpbmctcGFydGljbGUiOiIiLCJub24tZHJvcHBpbmctcGFydGljbGUiOiIifV0sImNvbnRhaW5lci10aXRsZSI6IjIwMjEiLCJhY2Nlc3NlZCI6eyJkYXRlLXBhcnRzIjpbWzIwMjIsMTEsNl1dfSwiVVJMIjoiaHR0cHM6Ly93d3cuY2RjLmdvdi9ocHYvaGNwL3Byb3RlY3RpbmctcGF0aWVudHMuaHRtbCM6fjp0ZXh0PUhQViUyMHZhY2NpbmF0aW9uJTIwY291bGQlMjBwcmV2ZW50JTIwbW9yZSx0aGUlMjBVbml0ZWQlMjBTdGF0ZXMlMjBldmVyeSUyMHllYXIuJnRleHQ9Q2VydmljYWwlMjBjYW5jZXIlMjBpcyUyMHRoZSUyMG9ubHksZGV0ZWN0aW9uJTIwYXQlMjBhbiUyMGVhcmx5JTIwc3RhZ2UiLCJjb250YWluZXItdGl0bGUtc2hvcnQiOiIifSwiaXNUZW1wb3JhcnkiOmZhbHNlfV19"/>
          <w:id w:val="-680278184"/>
          <w:placeholder>
            <w:docPart w:val="DefaultPlaceholder_-1854013440"/>
          </w:placeholder>
        </w:sdtPr>
        <w:sdtEndPr/>
        <w:sdtContent>
          <w:r w:rsidRPr="004968F8">
            <w:rPr>
              <w:rFonts w:ascii="Arial" w:hAnsi="Arial" w:cs="Arial"/>
              <w:color w:val="000000" w:themeColor="text1"/>
              <w:sz w:val="22"/>
              <w:szCs w:val="22"/>
            </w:rPr>
            <w:fldChar w:fldCharType="begin"/>
          </w:r>
          <w:r w:rsidR="005B3923">
            <w:rPr>
              <w:rFonts w:ascii="Arial" w:hAnsi="Arial" w:cs="Arial"/>
              <w:color w:val="000000" w:themeColor="text1"/>
              <w:sz w:val="22"/>
              <w:szCs w:val="22"/>
            </w:rPr>
            <w:instrText xml:space="preserve"> ADDIN EN.CITE &lt;EndNote&gt;&lt;Cite&gt;&lt;Author&gt;‌CDC&lt;/Author&gt;&lt;Year&gt;2021&lt;/Year&gt;&lt;RecNum&gt;1&lt;/RecNum&gt;&lt;DisplayText&gt;(CDC, 2022; ‌CDC, 2021)&lt;/DisplayText&gt;&lt;record&gt;&lt;rec-number&gt;1&lt;/rec-number&gt;&lt;foreign-keys&gt;&lt;key app="EN" db-id="2w502tzvwfavd4ef2w7pxfs80f0psp5x5zwx" timestamp="1691437996"&gt;1&lt;/key&gt;&lt;/foreign-keys&gt;&lt;ref-type name="Web Page"&gt;12&lt;/ref-type&gt;&lt;contributors&gt;&lt;authors&gt;&lt;author&gt;‌CDC&lt;/author&gt;&lt;/authors&gt;&lt;/contributors&gt;&lt;titles&gt;&lt;title&gt;Cancers Caused by HPV Are Preventable&lt;/title&gt;&lt;/titles&gt;&lt;number&gt;08/07/2023&lt;/number&gt;&lt;dates&gt;&lt;year&gt;2021&lt;/year&gt;&lt;/dates&gt;&lt;pub-location&gt;Online&lt;/pub-location&gt;&lt;urls&gt;&lt;related-urls&gt;&lt;url&gt; https://www.cdc.gov/hpv/hcp/protecting-patients.html&lt;/url&gt;&lt;/related-urls&gt;&lt;/urls&gt;&lt;/record&gt;&lt;/Cite&gt;&lt;Cite&gt;&lt;Author&gt;CDC&lt;/Author&gt;&lt;Year&gt;2022&lt;/Year&gt;&lt;RecNum&gt;55&lt;/RecNum&gt;&lt;record&gt;&lt;rec-number&gt;55&lt;/rec-number&gt;&lt;foreign-keys&gt;&lt;key app="EN" db-id="2w502tzvwfavd4ef2w7pxfs80f0psp5x5zwx" timestamp="1693582120"&gt;55&lt;/key&gt;&lt;/foreign-keys&gt;&lt;ref-type name="Web Page"&gt;12&lt;/ref-type&gt;&lt;contributors&gt;&lt;authors&gt;&lt;author&gt;CDC,&lt;/author&gt;&lt;/authors&gt;&lt;/contributors&gt;&lt;titles&gt;&lt;title&gt;How Many Cancers Are Linked with HPV Each Year?&lt;/title&gt;&lt;/titles&gt;&lt;dates&gt;&lt;year&gt;2022&lt;/year&gt;&lt;/dates&gt;&lt;urls&gt;&lt;related-urls&gt;&lt;url&gt;https://www.cdc.gov/cancer/hpv/statistics/cases.htm#:~:text=How%20Many%20Cancers%20Are%20Linked%20with%20HPV%20Each%20Year%3F,-Espa%C3%B1ol%20(Spanish)&amp;amp;text=Each%20year%20in%20the%20United,about%2037%2C300%20of%20these%20cancers.&lt;/url&gt;&lt;/related-urls&gt;&lt;/urls&gt;&lt;/record&gt;&lt;/Cite&gt;&lt;/EndNote&gt;</w:instrText>
          </w:r>
          <w:r w:rsidRPr="004968F8">
            <w:rPr>
              <w:rFonts w:ascii="Arial" w:hAnsi="Arial" w:cs="Arial"/>
              <w:color w:val="000000" w:themeColor="text1"/>
              <w:sz w:val="22"/>
              <w:szCs w:val="22"/>
            </w:rPr>
            <w:fldChar w:fldCharType="separate"/>
          </w:r>
          <w:r w:rsidR="005B3923">
            <w:rPr>
              <w:rFonts w:ascii="Arial" w:hAnsi="Arial" w:cs="Arial"/>
              <w:noProof/>
              <w:color w:val="000000" w:themeColor="text1"/>
              <w:sz w:val="22"/>
              <w:szCs w:val="22"/>
            </w:rPr>
            <w:t>(CDC, 2022; ‌CDC, 2021)</w:t>
          </w:r>
          <w:r w:rsidRPr="004968F8">
            <w:rPr>
              <w:rFonts w:ascii="Arial" w:hAnsi="Arial" w:cs="Arial"/>
              <w:color w:val="000000" w:themeColor="text1"/>
              <w:sz w:val="22"/>
              <w:szCs w:val="22"/>
            </w:rPr>
            <w:fldChar w:fldCharType="end"/>
          </w:r>
        </w:sdtContent>
      </w:sdt>
      <w:r w:rsidR="00E951D1" w:rsidRPr="004968F8">
        <w:rPr>
          <w:rFonts w:ascii="Arial" w:hAnsi="Arial" w:cs="Arial"/>
          <w:color w:val="000000" w:themeColor="text1"/>
          <w:sz w:val="22"/>
          <w:szCs w:val="22"/>
        </w:rPr>
        <w:t>.</w:t>
      </w:r>
      <w:r w:rsidR="00E93795" w:rsidRPr="004968F8">
        <w:rPr>
          <w:rFonts w:ascii="Arial" w:hAnsi="Arial" w:cs="Arial"/>
          <w:color w:val="000000" w:themeColor="text1"/>
          <w:sz w:val="22"/>
          <w:szCs w:val="22"/>
        </w:rPr>
        <w:t xml:space="preserve"> </w:t>
      </w:r>
      <w:r w:rsidR="00D07604" w:rsidRPr="004968F8">
        <w:rPr>
          <w:rFonts w:ascii="Arial" w:hAnsi="Arial" w:cs="Arial"/>
          <w:sz w:val="22"/>
          <w:szCs w:val="22"/>
        </w:rPr>
        <w:t xml:space="preserve">Currently, </w:t>
      </w:r>
      <w:r w:rsidR="00A676EB" w:rsidRPr="004968F8">
        <w:rPr>
          <w:rFonts w:ascii="Arial" w:hAnsi="Arial" w:cs="Arial"/>
          <w:sz w:val="22"/>
          <w:szCs w:val="22"/>
        </w:rPr>
        <w:t xml:space="preserve">HPV </w:t>
      </w:r>
      <w:r w:rsidR="00D07604" w:rsidRPr="004968F8">
        <w:rPr>
          <w:rFonts w:ascii="Arial" w:hAnsi="Arial" w:cs="Arial"/>
          <w:sz w:val="22"/>
          <w:szCs w:val="22"/>
        </w:rPr>
        <w:t>v</w:t>
      </w:r>
      <w:r w:rsidR="00A82178" w:rsidRPr="004968F8">
        <w:rPr>
          <w:rFonts w:ascii="Arial" w:hAnsi="Arial" w:cs="Arial"/>
          <w:sz w:val="22"/>
          <w:szCs w:val="22"/>
        </w:rPr>
        <w:t xml:space="preserve">accination rates in </w:t>
      </w:r>
      <w:r w:rsidR="00D07604" w:rsidRPr="004968F8">
        <w:rPr>
          <w:rFonts w:ascii="Arial" w:hAnsi="Arial" w:cs="Arial"/>
          <w:sz w:val="22"/>
          <w:szCs w:val="22"/>
        </w:rPr>
        <w:t>U.S. adolescent</w:t>
      </w:r>
      <w:r w:rsidR="00CA6585" w:rsidRPr="004968F8">
        <w:rPr>
          <w:rFonts w:ascii="Arial" w:hAnsi="Arial" w:cs="Arial"/>
          <w:sz w:val="22"/>
          <w:szCs w:val="22"/>
        </w:rPr>
        <w:t>s</w:t>
      </w:r>
      <w:r w:rsidR="00D07604" w:rsidRPr="004968F8">
        <w:rPr>
          <w:rFonts w:ascii="Arial" w:hAnsi="Arial" w:cs="Arial"/>
          <w:sz w:val="22"/>
          <w:szCs w:val="22"/>
        </w:rPr>
        <w:t xml:space="preserve"> (13-17 years of age) </w:t>
      </w:r>
      <w:r w:rsidR="00A82178" w:rsidRPr="004968F8">
        <w:rPr>
          <w:rFonts w:ascii="Arial" w:hAnsi="Arial" w:cs="Arial"/>
          <w:sz w:val="22"/>
          <w:szCs w:val="22"/>
        </w:rPr>
        <w:t xml:space="preserve">have steadily improved since it was added to the recommended childhood vaccine schedule for females in 2006 and males in 2009, with 76.9% of </w:t>
      </w:r>
      <w:r w:rsidR="001F5A7E" w:rsidRPr="004968F8">
        <w:rPr>
          <w:rFonts w:ascii="Arial" w:hAnsi="Arial" w:cs="Arial"/>
          <w:sz w:val="22"/>
          <w:szCs w:val="22"/>
        </w:rPr>
        <w:t>adolescents</w:t>
      </w:r>
      <w:r w:rsidR="00A82178" w:rsidRPr="004968F8">
        <w:rPr>
          <w:rFonts w:ascii="Arial" w:hAnsi="Arial" w:cs="Arial"/>
          <w:sz w:val="22"/>
          <w:szCs w:val="22"/>
        </w:rPr>
        <w:t xml:space="preserve"> having received at least one dose of the HPV vaccine in 2021</w:t>
      </w:r>
      <w:r w:rsidR="00271F37" w:rsidRPr="004968F8">
        <w:rPr>
          <w:rFonts w:ascii="Arial" w:hAnsi="Arial" w:cs="Arial"/>
          <w:sz w:val="22"/>
          <w:szCs w:val="22"/>
        </w:rPr>
        <w:t xml:space="preserve"> </w:t>
      </w:r>
      <w:r w:rsidR="00271F37" w:rsidRPr="004968F8">
        <w:rPr>
          <w:rFonts w:ascii="Arial" w:hAnsi="Arial" w:cs="Arial"/>
          <w:sz w:val="22"/>
          <w:szCs w:val="22"/>
        </w:rPr>
        <w:fldChar w:fldCharType="begin"/>
      </w:r>
      <w:r w:rsidR="00271F37" w:rsidRPr="004968F8">
        <w:rPr>
          <w:rFonts w:ascii="Arial" w:hAnsi="Arial" w:cs="Arial"/>
          <w:sz w:val="22"/>
          <w:szCs w:val="22"/>
        </w:rPr>
        <w:instrText xml:space="preserve"> ADDIN EN.CITE &lt;EndNote&gt;&lt;Cite&gt;&lt;Author&gt;Pingali&lt;/Author&gt;&lt;Year&gt;2022&lt;/Year&gt;&lt;RecNum&gt;14&lt;/RecNum&gt;&lt;DisplayText&gt;(Pingali et al., 2022)&lt;/DisplayText&gt;&lt;record&gt;&lt;rec-number&gt;14&lt;/rec-number&gt;&lt;foreign-keys&gt;&lt;key app="EN" db-id="2w502tzvwfavd4ef2w7pxfs80f0psp5x5zwx" timestamp="1692722113"&gt;14&lt;/key&gt;&lt;/foreign-keys&gt;&lt;ref-type name="Journal Article"&gt;17&lt;/ref-type&gt;&lt;contributors&gt;&lt;authors&gt;&lt;author&gt;Pingali, Cassandra&lt;/author&gt;&lt;author&gt;Yankey, David &lt;/author&gt;&lt;author&gt;Elam-Evans, Laurie D.&lt;/author&gt;&lt;author&gt;Markowitz, Lauri E.&lt;/author&gt;&lt;author&gt;Valier, Madeleine R.&lt;/author&gt;&lt;author&gt;Fredua, Benjamin&lt;/author&gt;&lt;author&gt;Crowe,  Samuel J.&lt;/author&gt;&lt;author&gt;Stokley, Shannon&lt;/author&gt;&lt;author&gt;Singleton, James A.&lt;/author&gt;&lt;/authors&gt;&lt;/contributors&gt;&lt;titles&gt;&lt;title&gt; National Vaccination Coverage Among Adolescents Aged 13–17 Years — National Immunization Survey-Teen, United States, 2021. MMWR Morb Mortal Wkly Rep 2022;71:1101–1108&lt;/title&gt;&lt;/titles&gt;&lt;dates&gt;&lt;year&gt;2022&lt;/year&gt;&lt;/dates&gt;&lt;urls&gt;&lt;/urls&gt;&lt;electronic-resource-num&gt;http://dx.doi.org/10.15585/mmwr.mm7135a1&lt;/electronic-resource-num&gt;&lt;/record&gt;&lt;/Cite&gt;&lt;/EndNote&gt;</w:instrText>
      </w:r>
      <w:r w:rsidR="00271F37" w:rsidRPr="004968F8">
        <w:rPr>
          <w:rFonts w:ascii="Arial" w:hAnsi="Arial" w:cs="Arial"/>
          <w:sz w:val="22"/>
          <w:szCs w:val="22"/>
        </w:rPr>
        <w:fldChar w:fldCharType="separate"/>
      </w:r>
      <w:r w:rsidR="00271F37" w:rsidRPr="004968F8">
        <w:rPr>
          <w:rFonts w:ascii="Arial" w:hAnsi="Arial" w:cs="Arial"/>
          <w:noProof/>
          <w:sz w:val="22"/>
          <w:szCs w:val="22"/>
        </w:rPr>
        <w:t>(Pingali et al., 2022)</w:t>
      </w:r>
      <w:r w:rsidR="00271F37" w:rsidRPr="004968F8">
        <w:rPr>
          <w:rFonts w:ascii="Arial" w:hAnsi="Arial" w:cs="Arial"/>
          <w:sz w:val="22"/>
          <w:szCs w:val="22"/>
        </w:rPr>
        <w:fldChar w:fldCharType="end"/>
      </w:r>
      <w:r w:rsidR="00271F37" w:rsidRPr="004968F8">
        <w:rPr>
          <w:rFonts w:ascii="Arial" w:hAnsi="Arial" w:cs="Arial"/>
          <w:sz w:val="22"/>
          <w:szCs w:val="22"/>
        </w:rPr>
        <w:t xml:space="preserve">. </w:t>
      </w:r>
      <w:r w:rsidR="00CD7462" w:rsidRPr="004968F8">
        <w:rPr>
          <w:rFonts w:ascii="Arial" w:hAnsi="Arial" w:cs="Arial"/>
          <w:sz w:val="22"/>
          <w:szCs w:val="22"/>
        </w:rPr>
        <w:t xml:space="preserve">Representing the first cohort of children eligible to be vaccinated against HPV, the young adults </w:t>
      </w:r>
      <w:r w:rsidR="001F5A7E" w:rsidRPr="004968F8">
        <w:rPr>
          <w:rFonts w:ascii="Arial" w:hAnsi="Arial" w:cs="Arial"/>
          <w:sz w:val="22"/>
          <w:szCs w:val="22"/>
        </w:rPr>
        <w:t xml:space="preserve">(ages 18-26 years) </w:t>
      </w:r>
      <w:r w:rsidR="00CD7462" w:rsidRPr="004968F8">
        <w:rPr>
          <w:rFonts w:ascii="Arial" w:hAnsi="Arial" w:cs="Arial"/>
          <w:sz w:val="22"/>
          <w:szCs w:val="22"/>
        </w:rPr>
        <w:t xml:space="preserve">we surveyed would have been between the ages of two and 10 years at the </w:t>
      </w:r>
      <w:r w:rsidR="00C24B47" w:rsidRPr="004968F8">
        <w:rPr>
          <w:rFonts w:ascii="Arial" w:hAnsi="Arial" w:cs="Arial"/>
          <w:sz w:val="22"/>
          <w:szCs w:val="22"/>
        </w:rPr>
        <w:t xml:space="preserve">time of first </w:t>
      </w:r>
      <w:r w:rsidR="00CD7462" w:rsidRPr="004968F8">
        <w:rPr>
          <w:rFonts w:ascii="Arial" w:hAnsi="Arial" w:cs="Arial"/>
          <w:sz w:val="22"/>
          <w:szCs w:val="22"/>
        </w:rPr>
        <w:t xml:space="preserve">FDA approval </w:t>
      </w:r>
      <w:r w:rsidR="00C24B47" w:rsidRPr="004968F8">
        <w:rPr>
          <w:rFonts w:ascii="Arial" w:hAnsi="Arial" w:cs="Arial"/>
          <w:sz w:val="22"/>
          <w:szCs w:val="22"/>
        </w:rPr>
        <w:t>for</w:t>
      </w:r>
      <w:r w:rsidR="00CD7462" w:rsidRPr="004968F8">
        <w:rPr>
          <w:rFonts w:ascii="Arial" w:hAnsi="Arial" w:cs="Arial"/>
          <w:sz w:val="22"/>
          <w:szCs w:val="22"/>
        </w:rPr>
        <w:t xml:space="preserve"> Merck’s four-strain HPV vaccine</w:t>
      </w:r>
      <w:r w:rsidR="00C24B47" w:rsidRPr="004968F8">
        <w:rPr>
          <w:rFonts w:ascii="Arial" w:hAnsi="Arial" w:cs="Arial"/>
          <w:sz w:val="22"/>
          <w:szCs w:val="22"/>
        </w:rPr>
        <w:t xml:space="preserve"> in the U.S</w:t>
      </w:r>
      <w:r w:rsidR="00CD7462" w:rsidRPr="004968F8">
        <w:rPr>
          <w:rFonts w:ascii="Arial" w:hAnsi="Arial" w:cs="Arial"/>
          <w:sz w:val="22"/>
          <w:szCs w:val="22"/>
        </w:rPr>
        <w:t>.</w:t>
      </w:r>
      <w:r w:rsidR="001F5A7E" w:rsidRPr="004968F8">
        <w:rPr>
          <w:rFonts w:ascii="Arial" w:hAnsi="Arial" w:cs="Arial"/>
          <w:sz w:val="22"/>
          <w:szCs w:val="22"/>
        </w:rPr>
        <w:t xml:space="preserve"> </w:t>
      </w:r>
      <w:r w:rsidR="00C24B47" w:rsidRPr="004968F8">
        <w:rPr>
          <w:rFonts w:ascii="Arial" w:hAnsi="Arial" w:cs="Arial"/>
          <w:sz w:val="22"/>
          <w:szCs w:val="22"/>
        </w:rPr>
        <w:t>D</w:t>
      </w:r>
      <w:r w:rsidR="00B23D53" w:rsidRPr="004968F8">
        <w:rPr>
          <w:rFonts w:ascii="Arial" w:hAnsi="Arial" w:cs="Arial"/>
          <w:sz w:val="22"/>
          <w:szCs w:val="22"/>
        </w:rPr>
        <w:t xml:space="preserve">espite being in an eligible age range to receive the HPV vaccine, </w:t>
      </w:r>
      <w:r w:rsidR="00C24B47" w:rsidRPr="004968F8">
        <w:rPr>
          <w:rFonts w:ascii="Arial" w:hAnsi="Arial" w:cs="Arial"/>
          <w:sz w:val="22"/>
          <w:szCs w:val="22"/>
        </w:rPr>
        <w:t>young adults (YAs)</w:t>
      </w:r>
      <w:r w:rsidR="00A82178" w:rsidRPr="004968F8">
        <w:rPr>
          <w:rFonts w:ascii="Arial" w:hAnsi="Arial" w:cs="Arial"/>
          <w:sz w:val="22"/>
          <w:szCs w:val="22"/>
        </w:rPr>
        <w:t xml:space="preserve"> lag behind</w:t>
      </w:r>
      <w:r w:rsidR="00CA6585" w:rsidRPr="004968F8">
        <w:rPr>
          <w:rFonts w:ascii="Arial" w:hAnsi="Arial" w:cs="Arial"/>
          <w:sz w:val="22"/>
          <w:szCs w:val="22"/>
        </w:rPr>
        <w:t xml:space="preserve"> their younger counterparts</w:t>
      </w:r>
      <w:r w:rsidR="00A82178" w:rsidRPr="004968F8">
        <w:rPr>
          <w:rFonts w:ascii="Arial" w:hAnsi="Arial" w:cs="Arial"/>
          <w:sz w:val="22"/>
          <w:szCs w:val="22"/>
        </w:rPr>
        <w:t>, with only 47</w:t>
      </w:r>
      <w:r w:rsidR="00116AD8">
        <w:rPr>
          <w:rFonts w:ascii="Arial" w:hAnsi="Arial" w:cs="Arial"/>
          <w:sz w:val="22"/>
          <w:szCs w:val="22"/>
        </w:rPr>
        <w:t>.0</w:t>
      </w:r>
      <w:r w:rsidR="00A82178" w:rsidRPr="004968F8">
        <w:rPr>
          <w:rFonts w:ascii="Arial" w:hAnsi="Arial" w:cs="Arial"/>
          <w:sz w:val="22"/>
          <w:szCs w:val="22"/>
        </w:rPr>
        <w:t>% having received one or more HPV vaccinations in 2019 (</w:t>
      </w:r>
      <w:sdt>
        <w:sdtPr>
          <w:rPr>
            <w:rFonts w:ascii="Arial" w:hAnsi="Arial" w:cs="Arial"/>
            <w:color w:val="000000" w:themeColor="text1"/>
            <w:sz w:val="22"/>
            <w:szCs w:val="22"/>
          </w:rPr>
          <w:tag w:val="MENDELEY_CITATION_v3_eyJjaXRhdGlvbklEIjoiTUVOREVMRVlfQ0lUQVRJT05fNGI0MGU3YTYtNzZjMy00MGE3LWJlN2MtNjNlNWQ1ODM2YzFkIiwicHJvcGVydGllcyI6eyJub3RlSW5kZXgiOjB9LCJpc0VkaXRlZCI6ZmFsc2UsIm1hbnVhbE92ZXJyaWRlIjp7ImlzTWFudWFsbHlPdmVycmlkZGVuIjp0cnVlLCJjaXRlcHJvY1RleHQiOiIoQmxhY2sgJiMzODsgQm9lcnNtYSwgMjAyMSkiLCJtYW51YWxPdmVycmlkZVRleHQiOiJCbGFjayAmIEJvZXJzbWEsIDIwMjEifSwiY2l0YXRpb25JdGVtcyI6W3siaWQiOiJhNmVhNjYwNS1jNjIwLTNkMGEtOWVlZC1mNGIzZjlhNTVkZTYiLCJpdGVtRGF0YSI6eyJ0eXBlIjoiYXJ0aWNsZS1qb3VybmFsIiwiaWQiOiJhNmVhNjYwNS1jNjIwLTNkMGEtOWVlZC1mNGIzZjlhNTVkZTYiLCJ0aXRsZSI6IlBlcmNlbnRhZ2UqIG9mIEFkdWx0cyBBZ2VkIDE44oCTMjYgWWVhcnMgV2hvIEV2ZXIgUmVjZWl2ZWQgYSBIdW1hbiBQYXBpbGxvbWF2aXJ1cyBWYWNjaW5lLCBieSBSYWNlIGFuZCBIaXNwYW5pYyBPcmlnaW4gYW5kIFNleCDigJQgTmF0aW9uYWwgSGVhbHRoIEludGVydmlldyBTdXJ2ZXksIFVuaXRlZCBTdGF0ZXMsIDIwMTkiLCJhdXRob3IiOlt7ImZhbWlseSI6IkJsYWNrIiwiZ2l2ZW4iOiJMaW5kc2V5IE1QSCIsInBhcnNlLW5hbWVzIjpmYWxzZSwiZHJvcHBpbmctcGFydGljbGUiOiIiLCJub24tZHJvcHBpbmctcGFydGljbGUiOiIifSx7ImZhbWlseSI6IkJvZXJzbWEiLCJnaXZlbiI6IlBldGVyIE1QSCIsInBhcnNlLW5hbWVzIjpmYWxzZSwiZHJvcHBpbmctcGFydGljbGUiOiIiLCJub24tZHJvcHBpbmctcGFydGljbGUiOiIifV0sImNvbnRhaW5lci10aXRsZSI6Ik1NV1IuIE1vcmJpZGl0eSBhbmQgTW9ydGFsaXR5IFdlZWtseSBSZXBvcnQiLCJjb250YWluZXItdGl0bGUtc2hvcnQiOiJNTVdSIE1vcmIgTW9ydGFsIFdrbHkgUmVwIiwiRE9JIjoiMTAuMTU1ODUvbW13ci5tbTcwMjFhNSIsIklTU04iOiIwMTQ5LTIxOTUiLCJpc3N1ZWQiOnsiZGF0ZS1wYXJ0cyI6W1syMDIxLDUsMjhdXX0sInBhZ2UiOiI3OTciLCJpc3N1ZSI6IjIxIiwidm9sdW1lIjoiNzAifSwiaXNUZW1wb3JhcnkiOmZhbHNlfV19"/>
          <w:id w:val="-1322660446"/>
          <w:placeholder>
            <w:docPart w:val="DefaultPlaceholder_-1854013440"/>
          </w:placeholder>
        </w:sdtPr>
        <w:sdtEndPr/>
        <w:sdtContent>
          <w:r w:rsidR="00BD5B1D" w:rsidRPr="004968F8">
            <w:rPr>
              <w:rFonts w:eastAsia="Times New Roman"/>
            </w:rPr>
            <w:t>Black &amp; Boersma, 2021</w:t>
          </w:r>
          <w:r w:rsidR="00870E1C">
            <w:rPr>
              <w:rFonts w:eastAsia="Times New Roman"/>
            </w:rPr>
            <w:t xml:space="preserve">; </w:t>
          </w:r>
          <w:r w:rsidR="00870E1C">
            <w:rPr>
              <w:rFonts w:eastAsia="Times New Roman"/>
            </w:rPr>
            <w:fldChar w:fldCharType="begin"/>
          </w:r>
          <w:r w:rsidR="00202627">
            <w:rPr>
              <w:rFonts w:eastAsia="Times New Roman"/>
            </w:rPr>
            <w:instrText xml:space="preserve"> ADDIN EN.CITE &lt;EndNote&gt;&lt;Cite&gt;&lt;Author&gt;Boersma&lt;/Author&gt;&lt;Year&gt;2020&lt;/Year&gt;&lt;RecNum&gt;49&lt;/RecNum&gt;&lt;DisplayText&gt;(Boersma &amp;amp; Black, 2020)&lt;/DisplayText&gt;&lt;record&gt;&lt;rec-number&gt;49&lt;/rec-number&gt;&lt;foreign-keys&gt;&lt;key app="EN" db-id="2w502tzvwfavd4ef2w7pxfs80f0psp5x5zwx" timestamp="1693322619"&gt;49&lt;/key&gt;&lt;/foreign-keys&gt;&lt;ref-type name="Web Page"&gt;12&lt;/ref-type&gt;&lt;contributors&gt;&lt;authors&gt;&lt;author&gt;Boersma, Peter&lt;/author&gt;&lt;author&gt;Black, Lindsey I.&lt;/author&gt;&lt;/authors&gt;&lt;/contributors&gt;&lt;titles&gt;&lt;title&gt;&lt;style face="normal" font="default" size="100%"&gt;Human papillomavirus vaccination among adults aged 18&lt;/style&gt;&lt;style face="normal" font="default" charset="1" size="100%"&gt;−&lt;/style&gt;&lt;style face="normal" font="default" size="100%"&gt;26, 2013&lt;/style&gt;&lt;style face="normal" font="default" charset="1" size="100%"&gt;−&lt;/style&gt;&lt;style face="normal" font="default" size="100%"&gt;2018&lt;/style&gt;&lt;/title&gt;&lt;secondary-title&gt;NCHS Data Brief&lt;/secondary-title&gt;&lt;/titles&gt;&lt;edition&gt;no 354&lt;/edition&gt;&lt;dates&gt;&lt;year&gt;2020&lt;/year&gt;&lt;/dates&gt;&lt;pub-location&gt;Hyattsville, MD: National Center for Health Statistics&lt;/pub-location&gt;&lt;urls&gt;&lt;related-urls&gt;&lt;url&gt;https://www.cdc.gov/nchs/products/databriefs/db354.htm&lt;/url&gt;&lt;/related-urls&gt;&lt;/urls&gt;&lt;/record&gt;&lt;/Cite&gt;&lt;/EndNote&gt;</w:instrText>
          </w:r>
          <w:r w:rsidR="00870E1C">
            <w:rPr>
              <w:rFonts w:eastAsia="Times New Roman"/>
            </w:rPr>
            <w:fldChar w:fldCharType="separate"/>
          </w:r>
          <w:r w:rsidR="00870E1C">
            <w:rPr>
              <w:rFonts w:eastAsia="Times New Roman"/>
              <w:noProof/>
            </w:rPr>
            <w:t>(Boersma &amp; Black, 2020)</w:t>
          </w:r>
          <w:r w:rsidR="00870E1C">
            <w:rPr>
              <w:rFonts w:eastAsia="Times New Roman"/>
            </w:rPr>
            <w:fldChar w:fldCharType="end"/>
          </w:r>
        </w:sdtContent>
      </w:sdt>
      <w:r w:rsidR="00A82178" w:rsidRPr="004968F8">
        <w:rPr>
          <w:rFonts w:ascii="Arial" w:hAnsi="Arial" w:cs="Arial"/>
          <w:sz w:val="22"/>
          <w:szCs w:val="22"/>
        </w:rPr>
        <w:t xml:space="preserve">. </w:t>
      </w:r>
      <w:r w:rsidR="00D07604" w:rsidRPr="004968F8">
        <w:rPr>
          <w:rFonts w:ascii="Arial" w:hAnsi="Arial" w:cs="Arial"/>
          <w:sz w:val="22"/>
          <w:szCs w:val="22"/>
        </w:rPr>
        <w:t xml:space="preserve">Vaccination rates </w:t>
      </w:r>
      <w:r w:rsidR="00C24B47" w:rsidRPr="004968F8">
        <w:rPr>
          <w:rFonts w:ascii="Arial" w:hAnsi="Arial" w:cs="Arial"/>
          <w:sz w:val="22"/>
          <w:szCs w:val="22"/>
        </w:rPr>
        <w:t>among YAs</w:t>
      </w:r>
      <w:r w:rsidR="00D07604" w:rsidRPr="004968F8">
        <w:rPr>
          <w:rFonts w:ascii="Arial" w:hAnsi="Arial" w:cs="Arial"/>
          <w:sz w:val="22"/>
          <w:szCs w:val="22"/>
        </w:rPr>
        <w:t xml:space="preserve"> represent both past and present successes in HPV vaccination</w:t>
      </w:r>
      <w:r w:rsidR="00C24B47" w:rsidRPr="004968F8">
        <w:rPr>
          <w:rFonts w:ascii="Arial" w:hAnsi="Arial" w:cs="Arial"/>
          <w:sz w:val="22"/>
          <w:szCs w:val="22"/>
        </w:rPr>
        <w:t xml:space="preserve"> acceptance, recommendations, uptake, and series completion. </w:t>
      </w:r>
      <w:r w:rsidR="56A25780" w:rsidRPr="004968F8">
        <w:rPr>
          <w:rFonts w:ascii="Arial" w:hAnsi="Arial" w:cs="Arial"/>
          <w:sz w:val="22"/>
          <w:szCs w:val="22"/>
        </w:rPr>
        <w:t>YAs are s</w:t>
      </w:r>
      <w:r w:rsidR="5954C01F" w:rsidRPr="004968F8">
        <w:rPr>
          <w:rFonts w:ascii="Arial" w:hAnsi="Arial" w:cs="Arial"/>
          <w:sz w:val="22"/>
          <w:szCs w:val="22"/>
        </w:rPr>
        <w:t xml:space="preserve">ituated at the beginning of </w:t>
      </w:r>
      <w:r w:rsidR="41103FE1" w:rsidRPr="004968F8">
        <w:rPr>
          <w:rFonts w:ascii="Arial" w:hAnsi="Arial" w:cs="Arial"/>
          <w:sz w:val="22"/>
          <w:szCs w:val="22"/>
        </w:rPr>
        <w:t>the average age of starting a family (2</w:t>
      </w:r>
      <w:r w:rsidR="29B03FFD" w:rsidRPr="004968F8">
        <w:rPr>
          <w:rFonts w:ascii="Arial" w:hAnsi="Arial" w:cs="Arial"/>
          <w:sz w:val="22"/>
          <w:szCs w:val="22"/>
        </w:rPr>
        <w:t>3.1</w:t>
      </w:r>
      <w:r w:rsidR="41103FE1" w:rsidRPr="004968F8">
        <w:rPr>
          <w:rFonts w:ascii="Arial" w:hAnsi="Arial" w:cs="Arial"/>
          <w:sz w:val="22"/>
          <w:szCs w:val="22"/>
        </w:rPr>
        <w:t xml:space="preserve"> for wo</w:t>
      </w:r>
      <w:r w:rsidR="11F90C9C" w:rsidRPr="004968F8">
        <w:rPr>
          <w:rFonts w:ascii="Arial" w:hAnsi="Arial" w:cs="Arial"/>
          <w:sz w:val="22"/>
          <w:szCs w:val="22"/>
        </w:rPr>
        <w:t>men</w:t>
      </w:r>
      <w:r w:rsidR="65EF820B" w:rsidRPr="004968F8">
        <w:rPr>
          <w:rFonts w:ascii="Arial" w:hAnsi="Arial" w:cs="Arial"/>
          <w:sz w:val="22"/>
          <w:szCs w:val="22"/>
        </w:rPr>
        <w:t xml:space="preserve"> and</w:t>
      </w:r>
      <w:r w:rsidR="00045CA9" w:rsidRPr="004968F8">
        <w:rPr>
          <w:rFonts w:ascii="Arial" w:hAnsi="Arial" w:cs="Arial"/>
          <w:sz w:val="22"/>
          <w:szCs w:val="22"/>
        </w:rPr>
        <w:t xml:space="preserve"> </w:t>
      </w:r>
      <w:r w:rsidR="65EF820B" w:rsidRPr="004968F8">
        <w:rPr>
          <w:rFonts w:ascii="Arial" w:hAnsi="Arial" w:cs="Arial"/>
          <w:sz w:val="22"/>
          <w:szCs w:val="22"/>
        </w:rPr>
        <w:t xml:space="preserve"> 25.5 for men in the U.S.)</w:t>
      </w:r>
      <w:r w:rsidR="234FEDCB" w:rsidRPr="004968F8">
        <w:rPr>
          <w:rFonts w:ascii="Arial" w:hAnsi="Arial" w:cs="Arial"/>
          <w:sz w:val="22"/>
          <w:szCs w:val="22"/>
        </w:rPr>
        <w:t xml:space="preserve"> </w:t>
      </w:r>
      <w:r w:rsidRPr="004968F8">
        <w:rPr>
          <w:rFonts w:ascii="Arial" w:hAnsi="Arial" w:cs="Arial"/>
          <w:sz w:val="22"/>
          <w:szCs w:val="22"/>
        </w:rPr>
        <w:fldChar w:fldCharType="begin"/>
      </w:r>
      <w:r w:rsidRPr="004968F8">
        <w:rPr>
          <w:rFonts w:ascii="Arial" w:hAnsi="Arial" w:cs="Arial"/>
          <w:sz w:val="22"/>
          <w:szCs w:val="22"/>
        </w:rPr>
        <w:instrText xml:space="preserve"> ADDIN EN.CITE &lt;EndNote&gt;&lt;Cite&gt;&lt;Author&gt;‌CDC&lt;/Author&gt;&lt;Year&gt;2023&lt;/Year&gt;&lt;RecNum&gt;5&lt;/RecNum&gt;&lt;DisplayText&gt;(‌CDC, 2023)&lt;/DisplayText&gt;&lt;record&gt;&lt;rec-number&gt;5&lt;/rec-number&gt;&lt;foreign-keys&gt;&lt;key app="EN" db-id="2w502tzvwfavd4ef2w7pxfs80f0psp5x5zwx" timestamp="1691525532"&gt;5&lt;/key&gt;&lt;/foreign-keys&gt;&lt;ref-type name="Web Page"&gt;12&lt;/ref-type&gt;&lt;contributors&gt;&lt;authors&gt;&lt;author&gt;‌CDC&lt;/author&gt;&lt;/authors&gt;&lt;/contributors&gt;&lt;titles&gt;&lt;title&gt;NSFG - Listing B - Key Statistics from the National Survey of Family Growth&lt;/title&gt;&lt;/titles&gt;&lt;number&gt;08/08/2023&lt;/number&gt;&lt;dates&gt;&lt;year&gt;2023&lt;/year&gt;&lt;/dates&gt;&lt;urls&gt;&lt;related-urls&gt;&lt;url&gt;https://www.cdc.gov/nchs/nsfg/key_statistics/b.htm#agefb&lt;/url&gt;&lt;/related-urls&gt;&lt;/urls&gt;&lt;/record&gt;&lt;/Cite&gt;&lt;/EndNote&gt;</w:instrText>
      </w:r>
      <w:r w:rsidRPr="004968F8">
        <w:rPr>
          <w:rFonts w:ascii="Arial" w:hAnsi="Arial" w:cs="Arial"/>
          <w:sz w:val="22"/>
          <w:szCs w:val="22"/>
        </w:rPr>
        <w:fldChar w:fldCharType="separate"/>
      </w:r>
      <w:r w:rsidR="000C17D9" w:rsidRPr="004968F8">
        <w:rPr>
          <w:rFonts w:ascii="Arial" w:hAnsi="Arial" w:cs="Arial"/>
          <w:noProof/>
          <w:sz w:val="22"/>
          <w:szCs w:val="22"/>
        </w:rPr>
        <w:t>(‌CDC, 2023)</w:t>
      </w:r>
      <w:r w:rsidRPr="004968F8">
        <w:rPr>
          <w:rFonts w:ascii="Arial" w:hAnsi="Arial" w:cs="Arial"/>
          <w:sz w:val="22"/>
          <w:szCs w:val="22"/>
        </w:rPr>
        <w:fldChar w:fldCharType="end"/>
      </w:r>
      <w:r w:rsidR="009F1ECF" w:rsidRPr="004968F8">
        <w:rPr>
          <w:rFonts w:ascii="Arial" w:hAnsi="Arial" w:cs="Arial"/>
          <w:sz w:val="22"/>
          <w:szCs w:val="22"/>
        </w:rPr>
        <w:t>, thus</w:t>
      </w:r>
      <w:r w:rsidR="000C17D9" w:rsidRPr="004968F8">
        <w:rPr>
          <w:rFonts w:ascii="Arial" w:hAnsi="Arial" w:cs="Arial"/>
          <w:sz w:val="22"/>
          <w:szCs w:val="22"/>
        </w:rPr>
        <w:t xml:space="preserve"> </w:t>
      </w:r>
      <w:commentRangeStart w:id="13"/>
      <w:commentRangeEnd w:id="13"/>
      <w:r w:rsidRPr="004968F8">
        <w:rPr>
          <w:rStyle w:val="CommentReference"/>
        </w:rPr>
        <w:commentReference w:id="13"/>
      </w:r>
      <w:r w:rsidR="009D6533" w:rsidRPr="004968F8">
        <w:rPr>
          <w:rFonts w:ascii="Arial" w:hAnsi="Arial" w:cs="Arial"/>
          <w:sz w:val="22"/>
          <w:szCs w:val="22"/>
        </w:rPr>
        <w:t>u</w:t>
      </w:r>
      <w:r w:rsidR="009D6533" w:rsidRPr="32862ECA">
        <w:rPr>
          <w:rFonts w:ascii="Arial" w:hAnsi="Arial" w:cs="Arial"/>
          <w:sz w:val="22"/>
          <w:szCs w:val="22"/>
        </w:rPr>
        <w:t xml:space="preserve">nderstanding </w:t>
      </w:r>
      <w:r w:rsidR="6CC32CA4" w:rsidRPr="32862ECA">
        <w:rPr>
          <w:rFonts w:ascii="Arial" w:hAnsi="Arial" w:cs="Arial"/>
          <w:sz w:val="22"/>
          <w:szCs w:val="22"/>
        </w:rPr>
        <w:t xml:space="preserve">drivers of </w:t>
      </w:r>
      <w:commentRangeStart w:id="14"/>
      <w:commentRangeStart w:id="15"/>
      <w:commentRangeStart w:id="16"/>
      <w:r w:rsidR="00C24B47" w:rsidRPr="32862ECA">
        <w:rPr>
          <w:rFonts w:ascii="Arial" w:hAnsi="Arial" w:cs="Arial"/>
          <w:sz w:val="22"/>
          <w:szCs w:val="22"/>
        </w:rPr>
        <w:t>YA</w:t>
      </w:r>
      <w:r w:rsidR="25FC0060" w:rsidRPr="32862ECA">
        <w:rPr>
          <w:rFonts w:ascii="Arial" w:hAnsi="Arial" w:cs="Arial"/>
          <w:sz w:val="22"/>
          <w:szCs w:val="22"/>
        </w:rPr>
        <w:t xml:space="preserve"> </w:t>
      </w:r>
      <w:r w:rsidR="00C24B47" w:rsidRPr="32862ECA">
        <w:rPr>
          <w:rFonts w:ascii="Arial" w:hAnsi="Arial" w:cs="Arial"/>
          <w:sz w:val="22"/>
          <w:szCs w:val="22"/>
        </w:rPr>
        <w:t xml:space="preserve">vaccination rates </w:t>
      </w:r>
      <w:r w:rsidR="48272A2C" w:rsidRPr="32862ECA">
        <w:rPr>
          <w:rFonts w:ascii="Arial" w:hAnsi="Arial" w:cs="Arial"/>
          <w:sz w:val="22"/>
          <w:szCs w:val="22"/>
        </w:rPr>
        <w:t xml:space="preserve">and vaccine hesitancy </w:t>
      </w:r>
      <w:r w:rsidR="00D07604" w:rsidRPr="32862ECA">
        <w:rPr>
          <w:rFonts w:ascii="Arial" w:hAnsi="Arial" w:cs="Arial"/>
          <w:sz w:val="22"/>
          <w:szCs w:val="22"/>
        </w:rPr>
        <w:t xml:space="preserve">provide insight into decisions to vaccinate future generations of children. </w:t>
      </w:r>
      <w:commentRangeEnd w:id="14"/>
      <w:r>
        <w:rPr>
          <w:rStyle w:val="CommentReference"/>
        </w:rPr>
        <w:commentReference w:id="14"/>
      </w:r>
      <w:commentRangeEnd w:id="15"/>
      <w:r>
        <w:rPr>
          <w:rStyle w:val="CommentReference"/>
        </w:rPr>
        <w:commentReference w:id="15"/>
      </w:r>
      <w:commentRangeEnd w:id="16"/>
      <w:r>
        <w:rPr>
          <w:rStyle w:val="CommentReference"/>
        </w:rPr>
        <w:commentReference w:id="16"/>
      </w:r>
    </w:p>
    <w:p w14:paraId="34B1FC48" w14:textId="77777777" w:rsidR="00C24B47" w:rsidRDefault="00C24B47" w:rsidP="00E2721F">
      <w:pPr>
        <w:spacing w:line="480" w:lineRule="auto"/>
        <w:rPr>
          <w:rFonts w:ascii="Arial" w:hAnsi="Arial" w:cs="Arial"/>
          <w:bCs/>
          <w:sz w:val="22"/>
          <w:szCs w:val="22"/>
        </w:rPr>
      </w:pPr>
    </w:p>
    <w:p w14:paraId="49BA07EE" w14:textId="298DFF81" w:rsidR="004D041C" w:rsidRDefault="000D3459" w:rsidP="7A7EE240">
      <w:pPr>
        <w:spacing w:line="480" w:lineRule="auto"/>
        <w:rPr>
          <w:rFonts w:ascii="Arial" w:hAnsi="Arial" w:cs="Arial"/>
          <w:sz w:val="22"/>
          <w:szCs w:val="22"/>
        </w:rPr>
      </w:pPr>
      <w:r w:rsidRPr="7A7EE240">
        <w:rPr>
          <w:rFonts w:ascii="Arial" w:hAnsi="Arial" w:cs="Arial"/>
          <w:sz w:val="22"/>
          <w:szCs w:val="22"/>
        </w:rPr>
        <w:t>Sociodemographic</w:t>
      </w:r>
      <w:r w:rsidR="00957B88" w:rsidRPr="7A7EE240">
        <w:rPr>
          <w:rFonts w:ascii="Arial" w:hAnsi="Arial" w:cs="Arial"/>
          <w:sz w:val="22"/>
          <w:szCs w:val="22"/>
        </w:rPr>
        <w:t xml:space="preserve"> factors influence</w:t>
      </w:r>
      <w:r w:rsidR="006E087A">
        <w:rPr>
          <w:rFonts w:ascii="Arial" w:hAnsi="Arial" w:cs="Arial"/>
          <w:sz w:val="22"/>
          <w:szCs w:val="22"/>
        </w:rPr>
        <w:t xml:space="preserve"> both</w:t>
      </w:r>
      <w:r w:rsidR="00957B88" w:rsidRPr="7A7EE240">
        <w:rPr>
          <w:rFonts w:ascii="Arial" w:hAnsi="Arial" w:cs="Arial"/>
          <w:sz w:val="22"/>
          <w:szCs w:val="22"/>
        </w:rPr>
        <w:t xml:space="preserve"> HPV</w:t>
      </w:r>
      <w:r w:rsidR="006E087A">
        <w:rPr>
          <w:rFonts w:ascii="Arial" w:hAnsi="Arial" w:cs="Arial"/>
          <w:sz w:val="22"/>
          <w:szCs w:val="22"/>
        </w:rPr>
        <w:t xml:space="preserve"> and COVID-19</w:t>
      </w:r>
      <w:r w:rsidR="00957B88" w:rsidRPr="7A7EE240">
        <w:rPr>
          <w:rFonts w:ascii="Arial" w:hAnsi="Arial" w:cs="Arial"/>
          <w:sz w:val="22"/>
          <w:szCs w:val="22"/>
        </w:rPr>
        <w:t xml:space="preserve"> vaccination rates</w:t>
      </w:r>
      <w:r w:rsidRPr="7A7EE240">
        <w:rPr>
          <w:rFonts w:ascii="Arial" w:hAnsi="Arial" w:cs="Arial"/>
          <w:sz w:val="22"/>
          <w:szCs w:val="22"/>
        </w:rPr>
        <w:t>. Lower rates of HPV vaccination among</w:t>
      </w:r>
      <w:r w:rsidR="00593306" w:rsidRPr="7A7EE240">
        <w:rPr>
          <w:rFonts w:ascii="Arial" w:hAnsi="Arial" w:cs="Arial"/>
          <w:sz w:val="22"/>
          <w:szCs w:val="22"/>
        </w:rPr>
        <w:t xml:space="preserve"> </w:t>
      </w:r>
      <w:r w:rsidRPr="7A7EE240">
        <w:rPr>
          <w:rFonts w:ascii="Arial" w:hAnsi="Arial" w:cs="Arial"/>
          <w:sz w:val="22"/>
          <w:szCs w:val="22"/>
        </w:rPr>
        <w:t xml:space="preserve">YA </w:t>
      </w:r>
      <w:r w:rsidR="00593306" w:rsidRPr="7A7EE240">
        <w:rPr>
          <w:rFonts w:ascii="Arial" w:hAnsi="Arial" w:cs="Arial"/>
          <w:sz w:val="22"/>
          <w:szCs w:val="22"/>
        </w:rPr>
        <w:t>Hispanic Americans have</w:t>
      </w:r>
      <w:r w:rsidRPr="7A7EE240">
        <w:rPr>
          <w:rFonts w:ascii="Arial" w:hAnsi="Arial" w:cs="Arial"/>
          <w:sz w:val="22"/>
          <w:szCs w:val="22"/>
        </w:rPr>
        <w:t xml:space="preserve"> been </w:t>
      </w:r>
      <w:r w:rsidR="09609A5F" w:rsidRPr="7A7EE240">
        <w:rPr>
          <w:rFonts w:ascii="Arial" w:hAnsi="Arial" w:cs="Arial"/>
          <w:sz w:val="22"/>
          <w:szCs w:val="22"/>
        </w:rPr>
        <w:t>observed</w:t>
      </w:r>
      <w:r w:rsidR="00593306" w:rsidRPr="7A7EE240">
        <w:rPr>
          <w:rFonts w:ascii="Arial" w:hAnsi="Arial" w:cs="Arial"/>
          <w:sz w:val="22"/>
          <w:szCs w:val="22"/>
        </w:rPr>
        <w:t xml:space="preserve">; </w:t>
      </w:r>
      <w:r w:rsidR="67FBA165" w:rsidRPr="7A7EE240">
        <w:rPr>
          <w:rFonts w:ascii="Arial" w:hAnsi="Arial" w:cs="Arial"/>
          <w:sz w:val="22"/>
          <w:szCs w:val="22"/>
        </w:rPr>
        <w:t xml:space="preserve">although not statistically significant, </w:t>
      </w:r>
      <w:commentRangeStart w:id="17"/>
      <w:r w:rsidRPr="7A7EE240">
        <w:rPr>
          <w:rFonts w:ascii="Arial" w:hAnsi="Arial" w:cs="Arial"/>
          <w:sz w:val="22"/>
          <w:szCs w:val="22"/>
        </w:rPr>
        <w:t xml:space="preserve">only </w:t>
      </w:r>
      <w:r w:rsidR="00593306" w:rsidRPr="7A7EE240">
        <w:rPr>
          <w:rFonts w:ascii="Arial" w:hAnsi="Arial" w:cs="Arial"/>
          <w:sz w:val="22"/>
          <w:szCs w:val="22"/>
        </w:rPr>
        <w:t xml:space="preserve">40.6% of Hispanic </w:t>
      </w:r>
      <w:r w:rsidRPr="7A7EE240">
        <w:rPr>
          <w:rFonts w:ascii="Arial" w:hAnsi="Arial" w:cs="Arial"/>
          <w:sz w:val="22"/>
          <w:szCs w:val="22"/>
        </w:rPr>
        <w:t>YAs</w:t>
      </w:r>
      <w:r w:rsidR="00593306" w:rsidRPr="7A7EE240">
        <w:rPr>
          <w:rFonts w:ascii="Arial" w:hAnsi="Arial" w:cs="Arial"/>
          <w:sz w:val="22"/>
          <w:szCs w:val="22"/>
        </w:rPr>
        <w:t xml:space="preserve"> reported having received an HPV vaccination, compared to 49.7% of </w:t>
      </w:r>
      <w:r w:rsidR="001A669D" w:rsidRPr="7A7EE240">
        <w:rPr>
          <w:rFonts w:ascii="Arial" w:hAnsi="Arial" w:cs="Arial"/>
          <w:sz w:val="22"/>
          <w:szCs w:val="22"/>
        </w:rPr>
        <w:t>White/Caucasian</w:t>
      </w:r>
      <w:r w:rsidR="00593306" w:rsidRPr="7A7EE240">
        <w:rPr>
          <w:rFonts w:ascii="Arial" w:hAnsi="Arial" w:cs="Arial"/>
          <w:sz w:val="22"/>
          <w:szCs w:val="22"/>
        </w:rPr>
        <w:t xml:space="preserve"> adult</w:t>
      </w:r>
      <w:commentRangeEnd w:id="17"/>
      <w:r w:rsidR="007A64FD">
        <w:rPr>
          <w:rStyle w:val="CommentReference"/>
        </w:rPr>
        <w:commentReference w:id="17"/>
      </w:r>
      <w:r w:rsidR="00593306" w:rsidRPr="7A7EE240">
        <w:rPr>
          <w:rFonts w:ascii="Arial" w:hAnsi="Arial" w:cs="Arial"/>
          <w:sz w:val="22"/>
          <w:szCs w:val="22"/>
        </w:rPr>
        <w:t>s</w:t>
      </w:r>
      <w:r w:rsidR="00DE26C1">
        <w:rPr>
          <w:rFonts w:ascii="Arial" w:hAnsi="Arial" w:cs="Arial"/>
          <w:sz w:val="22"/>
          <w:szCs w:val="22"/>
        </w:rPr>
        <w:t xml:space="preserve"> </w:t>
      </w:r>
      <w:r w:rsidR="00DE26C1">
        <w:rPr>
          <w:rFonts w:ascii="Arial" w:hAnsi="Arial" w:cs="Arial"/>
          <w:sz w:val="22"/>
          <w:szCs w:val="22"/>
        </w:rPr>
        <w:fldChar w:fldCharType="begin">
          <w:fldData xml:space="preserve">PEVuZE5vdGU+PENpdGU+PEF1dGhvcj5CbGFjazwvQXV0aG9yPjxZZWFyPjIwMjE8L1llYXI+PFJl
Y051bT4zODwvUmVjTnVtPjxEaXNwbGF5VGV4dD4oQmxhY2sgJmFtcDsgQm9lcnNtYSwgMjAyMTsg
Qm9lcnNtYSAmYW1wOyBCbGFjaywgMjAyMCk8L0Rpc3BsYXlUZXh0PjxyZWNvcmQ+PHJlYy1udW1i
ZXI+Mzg8L3JlYy1udW1iZXI+PGZvcmVpZ24ta2V5cz48a2V5IGFwcD0iRU4iIGRiLWlkPSIydzUw
MnR6dndmYXZkNGVmMnc3cHhmczgwZjBwc3A1eDV6d3giIHRpbWVzdGFtcD0iMTY5Mjc0MzQ0NiI+
Mzg8L2tleT48L2ZvcmVpZ24ta2V5cz48cmVmLXR5cGUgbmFtZT0iSm91cm5hbCBBcnRpY2xlIj4x
NzwvcmVmLXR5cGU+PGNvbnRyaWJ1dG9ycz48YXV0aG9ycz48YXV0aG9yPkJsYWNrLCBMaW5kc2F5
PC9hdXRob3I+PGF1dGhvcj5Cb2Vyc21hLCBQZXRlcjwvYXV0aG9yPjwvYXV0aG9ycz48L2NvbnRy
aWJ1dG9ycz48dGl0bGVzPjx0aXRsZT5RdWlja1N0YXRzOiBQZXJjZW50YWdlKiBvZiBBZHVsdHMg
QWdlZCAxOC0yNiBZZWFycyBXaG8gRXZlciBSZWNlaXZlZCBhIEh1bWFuIFBhcGlsbG9tYXZpcnVz
IFZhY2NpbmUsKOKAoCkgYnkgUmFjZSBhbmQgSGlzcGFuaWMgT3JpZ2luKMKnKSBhbmQgU2V4IC0g
TmF0aW9uYWwgSGVhbHRoIEludGVydmlldyBTdXJ2ZXksIFVuaXRlZCBTdGF0ZXMsIDIwMTkowrYp
PC90aXRsZT48c2Vjb25kYXJ5LXRpdGxlPk1NV1IgTW9yYiBNb3J0YWwgV2tseSBSZXA8L3NlY29u
ZGFyeS10aXRsZT48L3RpdGxlcz48cGVyaW9kaWNhbD48ZnVsbC10aXRsZT5NTVdSIE1vcmIgTW9y
dGFsIFdrbHkgUmVwPC9mdWxsLXRpdGxlPjwvcGVyaW9kaWNhbD48cGFnZXM+Nzk3PC9wYWdlcz48
dm9sdW1lPjcwPC92b2x1bWU+PG51bWJlcj4yMTwvbnVtYmVyPjxlZGl0aW9uPjIwMjEwNTI4PC9l
ZGl0aW9uPjxkYXRlcz48eWVhcj4yMDIxPC95ZWFyPjxwdWItZGF0ZXM+PGRhdGU+TWF5IDI4PC9k
YXRlPjwvcHViLWRhdGVzPjwvZGF0ZXM+PGlzYm4+MDE0OS0yMTk1IChQcmludCkmI3hEOzAxNDkt
MjE5NTwvaXNibj48YWNjZXNzaW9uLW51bT4zNDA0MzYwODwvYWNjZXNzaW9uLW51bT48dXJscz48
L3VybHM+PGN1c3RvbTI+UE1DODE1ODg5MDwvY3VzdG9tMj48ZWxlY3Ryb25pYy1yZXNvdXJjZS1u
dW0+MTAuMTU1ODUvbW13ci5tbTcwMjFhNTwvZWxlY3Ryb25pYy1yZXNvdXJjZS1udW0+PHJlbW90
ZS1kYXRhYmFzZS1wcm92aWRlcj5OTE08L3JlbW90ZS1kYXRhYmFzZS1wcm92aWRlcj48bGFuZ3Vh
Z2U+ZW5nPC9sYW5ndWFnZT48L3JlY29yZD48L0NpdGU+PENpdGU+PEF1dGhvcj5Cb2Vyc21hPC9B
dXRob3I+PFllYXI+MjAyMDwvWWVhcj48UmVjTnVtPjQ5PC9SZWNOdW0+PHJlY29yZD48cmVjLW51
bWJlcj40OTwvcmVjLW51bWJlcj48Zm9yZWlnbi1rZXlzPjxrZXkgYXBwPSJFTiIgZGItaWQ9IjJ3
NTAydHp2d2ZhdmQ0ZWYydzdweGZzODBmMHBzcDV4NXp3eCIgdGltZXN0YW1wPSIxNjkzMzIyNjE5
Ij40OTwva2V5PjwvZm9yZWlnbi1rZXlzPjxyZWYtdHlwZSBuYW1lPSJXZWIgUGFnZSI+MTI8L3Jl
Zi10eXBlPjxjb250cmlidXRvcnM+PGF1dGhvcnM+PGF1dGhvcj5Cb2Vyc21hLCBQZXRlcjwvYXV0
aG9yPjxhdXRob3I+QmxhY2ssIExpbmRzZXkgSS48L2F1dGhvcj48L2F1dGhvcnM+PC9jb250cmli
dXRvcnM+PHRpdGxlcz48dGl0bGU+PHN0eWxlIGZhY2U9Im5vcm1hbCIgZm9udD0iZGVmYXVsdCIg
c2l6ZT0iMTAwJSI+SHVtYW4gcGFwaWxsb21hdmlydXMgdmFjY2luYXRpb24gYW1vbmcgYWR1bHRz
IGFnZWQgMTg8L3N0eWxlPjxzdHlsZSBmYWNlPSJub3JtYWwiIGZvbnQ9ImRlZmF1bHQiIGNoYXJz
ZXQ9IjEiIHNpemU9IjEwMCUiPuKIkjwvc3R5bGU+PHN0eWxlIGZhY2U9Im5vcm1hbCIgZm9udD0i
ZGVmYXVsdCIgc2l6ZT0iMTAwJSI+MjYsIDIwMTM8L3N0eWxlPjxzdHlsZSBmYWNlPSJub3JtYWwi
IGZvbnQ9ImRlZmF1bHQiIGNoYXJzZXQ9IjEiIHNpemU9IjEwMCUiPuKIkjwvc3R5bGU+PHN0eWxl
IGZhY2U9Im5vcm1hbCIgZm9udD0iZGVmYXVsdCIgc2l6ZT0iMTAwJSI+MjAxODwvc3R5bGU+PC90
aXRsZT48c2Vjb25kYXJ5LXRpdGxlPk5DSFMgRGF0YSBCcmllZjwvc2Vjb25kYXJ5LXRpdGxlPjwv
dGl0bGVzPjxlZGl0aW9uPm5vIDM1NDwvZWRpdGlvbj48ZGF0ZXM+PHllYXI+MjAyMDwveWVhcj48
L2RhdGVzPjxwdWItbG9jYXRpb24+SHlhdHRzdmlsbGUsIE1EOiBOYXRpb25hbCBDZW50ZXIgZm9y
IEhlYWx0aCBTdGF0aXN0aWNzPC9wdWItbG9jYXRpb24+PHVybHM+PHJlbGF0ZWQtdXJscz48dXJs
Pmh0dHBzOi8vd3d3LmNkYy5nb3YvbmNocy9wcm9kdWN0cy9kYXRhYnJpZWZzL2RiMzU0Lmh0bTwv
dXJsPjwvcmVsYXRlZC11cmxzPjwvdXJscz48L3JlY29yZD48L0NpdGU+PC9FbmROb3RlPgB=
</w:fldData>
        </w:fldChar>
      </w:r>
      <w:r w:rsidR="00202627">
        <w:rPr>
          <w:rFonts w:ascii="Arial" w:hAnsi="Arial" w:cs="Arial"/>
          <w:sz w:val="22"/>
          <w:szCs w:val="22"/>
        </w:rPr>
        <w:instrText xml:space="preserve"> ADDIN EN.CITE </w:instrText>
      </w:r>
      <w:r w:rsidR="00202627">
        <w:rPr>
          <w:rFonts w:ascii="Arial" w:hAnsi="Arial" w:cs="Arial"/>
          <w:sz w:val="22"/>
          <w:szCs w:val="22"/>
        </w:rPr>
        <w:fldChar w:fldCharType="begin">
          <w:fldData xml:space="preserve">PEVuZE5vdGU+PENpdGU+PEF1dGhvcj5CbGFjazwvQXV0aG9yPjxZZWFyPjIwMjE8L1llYXI+PFJl
Y051bT4zODwvUmVjTnVtPjxEaXNwbGF5VGV4dD4oQmxhY2sgJmFtcDsgQm9lcnNtYSwgMjAyMTsg
Qm9lcnNtYSAmYW1wOyBCbGFjaywgMjAyMCk8L0Rpc3BsYXlUZXh0PjxyZWNvcmQ+PHJlYy1udW1i
ZXI+Mzg8L3JlYy1udW1iZXI+PGZvcmVpZ24ta2V5cz48a2V5IGFwcD0iRU4iIGRiLWlkPSIydzUw
MnR6dndmYXZkNGVmMnc3cHhmczgwZjBwc3A1eDV6d3giIHRpbWVzdGFtcD0iMTY5Mjc0MzQ0NiI+
Mzg8L2tleT48L2ZvcmVpZ24ta2V5cz48cmVmLXR5cGUgbmFtZT0iSm91cm5hbCBBcnRpY2xlIj4x
NzwvcmVmLXR5cGU+PGNvbnRyaWJ1dG9ycz48YXV0aG9ycz48YXV0aG9yPkJsYWNrLCBMaW5kc2F5
PC9hdXRob3I+PGF1dGhvcj5Cb2Vyc21hLCBQZXRlcjwvYXV0aG9yPjwvYXV0aG9ycz48L2NvbnRy
aWJ1dG9ycz48dGl0bGVzPjx0aXRsZT5RdWlja1N0YXRzOiBQZXJjZW50YWdlKiBvZiBBZHVsdHMg
QWdlZCAxOC0yNiBZZWFycyBXaG8gRXZlciBSZWNlaXZlZCBhIEh1bWFuIFBhcGlsbG9tYXZpcnVz
IFZhY2NpbmUsKOKAoCkgYnkgUmFjZSBhbmQgSGlzcGFuaWMgT3JpZ2luKMKnKSBhbmQgU2V4IC0g
TmF0aW9uYWwgSGVhbHRoIEludGVydmlldyBTdXJ2ZXksIFVuaXRlZCBTdGF0ZXMsIDIwMTkowrYp
PC90aXRsZT48c2Vjb25kYXJ5LXRpdGxlPk1NV1IgTW9yYiBNb3J0YWwgV2tseSBSZXA8L3NlY29u
ZGFyeS10aXRsZT48L3RpdGxlcz48cGVyaW9kaWNhbD48ZnVsbC10aXRsZT5NTVdSIE1vcmIgTW9y
dGFsIFdrbHkgUmVwPC9mdWxsLXRpdGxlPjwvcGVyaW9kaWNhbD48cGFnZXM+Nzk3PC9wYWdlcz48
dm9sdW1lPjcwPC92b2x1bWU+PG51bWJlcj4yMTwvbnVtYmVyPjxlZGl0aW9uPjIwMjEwNTI4PC9l
ZGl0aW9uPjxkYXRlcz48eWVhcj4yMDIxPC95ZWFyPjxwdWItZGF0ZXM+PGRhdGU+TWF5IDI4PC9k
YXRlPjwvcHViLWRhdGVzPjwvZGF0ZXM+PGlzYm4+MDE0OS0yMTk1IChQcmludCkmI3hEOzAxNDkt
MjE5NTwvaXNibj48YWNjZXNzaW9uLW51bT4zNDA0MzYwODwvYWNjZXNzaW9uLW51bT48dXJscz48
L3VybHM+PGN1c3RvbTI+UE1DODE1ODg5MDwvY3VzdG9tMj48ZWxlY3Ryb25pYy1yZXNvdXJjZS1u
dW0+MTAuMTU1ODUvbW13ci5tbTcwMjFhNTwvZWxlY3Ryb25pYy1yZXNvdXJjZS1udW0+PHJlbW90
ZS1kYXRhYmFzZS1wcm92aWRlcj5OTE08L3JlbW90ZS1kYXRhYmFzZS1wcm92aWRlcj48bGFuZ3Vh
Z2U+ZW5nPC9sYW5ndWFnZT48L3JlY29yZD48L0NpdGU+PENpdGU+PEF1dGhvcj5Cb2Vyc21hPC9B
dXRob3I+PFllYXI+MjAyMDwvWWVhcj48UmVjTnVtPjQ5PC9SZWNOdW0+PHJlY29yZD48cmVjLW51
bWJlcj40OTwvcmVjLW51bWJlcj48Zm9yZWlnbi1rZXlzPjxrZXkgYXBwPSJFTiIgZGItaWQ9IjJ3
NTAydHp2d2ZhdmQ0ZWYydzdweGZzODBmMHBzcDV4NXp3eCIgdGltZXN0YW1wPSIxNjkzMzIyNjE5
Ij40OTwva2V5PjwvZm9yZWlnbi1rZXlzPjxyZWYtdHlwZSBuYW1lPSJXZWIgUGFnZSI+MTI8L3Jl
Zi10eXBlPjxjb250cmlidXRvcnM+PGF1dGhvcnM+PGF1dGhvcj5Cb2Vyc21hLCBQZXRlcjwvYXV0
aG9yPjxhdXRob3I+QmxhY2ssIExpbmRzZXkgSS48L2F1dGhvcj48L2F1dGhvcnM+PC9jb250cmli
dXRvcnM+PHRpdGxlcz48dGl0bGU+PHN0eWxlIGZhY2U9Im5vcm1hbCIgZm9udD0iZGVmYXVsdCIg
c2l6ZT0iMTAwJSI+SHVtYW4gcGFwaWxsb21hdmlydXMgdmFjY2luYXRpb24gYW1vbmcgYWR1bHRz
IGFnZWQgMTg8L3N0eWxlPjxzdHlsZSBmYWNlPSJub3JtYWwiIGZvbnQ9ImRlZmF1bHQiIGNoYXJz
ZXQ9IjEiIHNpemU9IjEwMCUiPuKIkjwvc3R5bGU+PHN0eWxlIGZhY2U9Im5vcm1hbCIgZm9udD0i
ZGVmYXVsdCIgc2l6ZT0iMTAwJSI+MjYsIDIwMTM8L3N0eWxlPjxzdHlsZSBmYWNlPSJub3JtYWwi
IGZvbnQ9ImRlZmF1bHQiIGNoYXJzZXQ9IjEiIHNpemU9IjEwMCUiPuKIkjwvc3R5bGU+PHN0eWxl
IGZhY2U9Im5vcm1hbCIgZm9udD0iZGVmYXVsdCIgc2l6ZT0iMTAwJSI+MjAxODwvc3R5bGU+PC90
aXRsZT48c2Vjb25kYXJ5LXRpdGxlPk5DSFMgRGF0YSBCcmllZjwvc2Vjb25kYXJ5LXRpdGxlPjwv
dGl0bGVzPjxlZGl0aW9uPm5vIDM1NDwvZWRpdGlvbj48ZGF0ZXM+PHllYXI+MjAyMDwveWVhcj48
L2RhdGVzPjxwdWItbG9jYXRpb24+SHlhdHRzdmlsbGUsIE1EOiBOYXRpb25hbCBDZW50ZXIgZm9y
IEhlYWx0aCBTdGF0aXN0aWNzPC9wdWItbG9jYXRpb24+PHVybHM+PHJlbGF0ZWQtdXJscz48dXJs
Pmh0dHBzOi8vd3d3LmNkYy5nb3YvbmNocy9wcm9kdWN0cy9kYXRhYnJpZWZzL2RiMzU0Lmh0bTwv
dXJsPjwvcmVsYXRlZC11cmxzPjwvdXJscz48L3JlY29yZD48L0NpdGU+PC9FbmROb3RlPgB=
</w:fldData>
        </w:fldChar>
      </w:r>
      <w:r w:rsidR="00202627">
        <w:rPr>
          <w:rFonts w:ascii="Arial" w:hAnsi="Arial" w:cs="Arial"/>
          <w:sz w:val="22"/>
          <w:szCs w:val="22"/>
        </w:rPr>
        <w:instrText xml:space="preserve"> ADDIN EN.CITE.DATA </w:instrText>
      </w:r>
      <w:r w:rsidR="00202627">
        <w:rPr>
          <w:rFonts w:ascii="Arial" w:hAnsi="Arial" w:cs="Arial"/>
          <w:sz w:val="22"/>
          <w:szCs w:val="22"/>
        </w:rPr>
      </w:r>
      <w:r w:rsidR="00202627">
        <w:rPr>
          <w:rFonts w:ascii="Arial" w:hAnsi="Arial" w:cs="Arial"/>
          <w:sz w:val="22"/>
          <w:szCs w:val="22"/>
        </w:rPr>
        <w:fldChar w:fldCharType="end"/>
      </w:r>
      <w:r w:rsidR="00DE26C1">
        <w:rPr>
          <w:rFonts w:ascii="Arial" w:hAnsi="Arial" w:cs="Arial"/>
          <w:sz w:val="22"/>
          <w:szCs w:val="22"/>
        </w:rPr>
      </w:r>
      <w:r w:rsidR="00DE26C1">
        <w:rPr>
          <w:rFonts w:ascii="Arial" w:hAnsi="Arial" w:cs="Arial"/>
          <w:sz w:val="22"/>
          <w:szCs w:val="22"/>
        </w:rPr>
        <w:fldChar w:fldCharType="separate"/>
      </w:r>
      <w:r w:rsidR="00870E1C">
        <w:rPr>
          <w:rFonts w:ascii="Arial" w:hAnsi="Arial" w:cs="Arial"/>
          <w:noProof/>
          <w:sz w:val="22"/>
          <w:szCs w:val="22"/>
        </w:rPr>
        <w:t xml:space="preserve">(Black &amp; Boersma, 2021; Boersma &amp; Black, </w:t>
      </w:r>
      <w:r w:rsidR="00870E1C">
        <w:rPr>
          <w:rFonts w:ascii="Arial" w:hAnsi="Arial" w:cs="Arial"/>
          <w:noProof/>
          <w:sz w:val="22"/>
          <w:szCs w:val="22"/>
        </w:rPr>
        <w:lastRenderedPageBreak/>
        <w:t>2020)</w:t>
      </w:r>
      <w:r w:rsidR="00DE26C1">
        <w:rPr>
          <w:rFonts w:ascii="Arial" w:hAnsi="Arial" w:cs="Arial"/>
          <w:sz w:val="22"/>
          <w:szCs w:val="22"/>
        </w:rPr>
        <w:fldChar w:fldCharType="end"/>
      </w:r>
      <w:r w:rsidR="00DE26C1">
        <w:rPr>
          <w:rFonts w:ascii="Arial" w:hAnsi="Arial" w:cs="Arial"/>
          <w:sz w:val="22"/>
          <w:szCs w:val="22"/>
        </w:rPr>
        <w:t>.</w:t>
      </w:r>
      <w:r w:rsidR="00C8638D">
        <w:rPr>
          <w:rFonts w:ascii="Arial" w:hAnsi="Arial" w:cs="Arial"/>
          <w:sz w:val="22"/>
          <w:szCs w:val="22"/>
        </w:rPr>
        <w:t xml:space="preserve"> </w:t>
      </w:r>
      <w:commentRangeStart w:id="18"/>
      <w:commentRangeStart w:id="19"/>
      <w:commentRangeStart w:id="20"/>
      <w:r w:rsidR="00C8638D">
        <w:rPr>
          <w:rFonts w:ascii="Arial" w:hAnsi="Arial" w:cs="Arial"/>
          <w:sz w:val="22"/>
          <w:szCs w:val="22"/>
        </w:rPr>
        <w:t>Higher rates of COVID-19 vaccine hesitancy have been observed among YA Hispanic</w:t>
      </w:r>
      <w:r w:rsidR="0081428A">
        <w:rPr>
          <w:rFonts w:ascii="Arial" w:hAnsi="Arial" w:cs="Arial"/>
          <w:sz w:val="22"/>
          <w:szCs w:val="22"/>
        </w:rPr>
        <w:t xml:space="preserve"> Americans with </w:t>
      </w:r>
      <w:r w:rsidR="009922BD">
        <w:rPr>
          <w:rFonts w:ascii="Arial" w:hAnsi="Arial" w:cs="Arial"/>
          <w:sz w:val="22"/>
          <w:szCs w:val="22"/>
        </w:rPr>
        <w:t xml:space="preserve">a hesitancy rate of </w:t>
      </w:r>
      <w:r w:rsidR="00124A4B">
        <w:rPr>
          <w:rFonts w:ascii="Arial" w:hAnsi="Arial" w:cs="Arial"/>
          <w:sz w:val="22"/>
          <w:szCs w:val="22"/>
        </w:rPr>
        <w:t xml:space="preserve">30.2% compared to </w:t>
      </w:r>
      <w:r w:rsidR="009922BD">
        <w:rPr>
          <w:rFonts w:ascii="Arial" w:hAnsi="Arial" w:cs="Arial"/>
          <w:sz w:val="22"/>
          <w:szCs w:val="22"/>
        </w:rPr>
        <w:t xml:space="preserve">the overall population hesitancy rate of 26.3% </w:t>
      </w:r>
      <w:commentRangeEnd w:id="18"/>
      <w:r w:rsidR="00E5525F">
        <w:rPr>
          <w:rStyle w:val="CommentReference"/>
        </w:rPr>
        <w:commentReference w:id="18"/>
      </w:r>
      <w:commentRangeEnd w:id="19"/>
      <w:r w:rsidR="00527B96">
        <w:rPr>
          <w:rStyle w:val="CommentReference"/>
        </w:rPr>
        <w:commentReference w:id="19"/>
      </w:r>
      <w:commentRangeEnd w:id="20"/>
      <w:r w:rsidR="009E2067">
        <w:rPr>
          <w:rStyle w:val="CommentReference"/>
        </w:rPr>
        <w:commentReference w:id="20"/>
      </w:r>
      <w:r w:rsidR="006738BD">
        <w:rPr>
          <w:rFonts w:ascii="Arial" w:hAnsi="Arial" w:cs="Arial"/>
          <w:sz w:val="22"/>
          <w:szCs w:val="22"/>
        </w:rPr>
        <w:fldChar w:fldCharType="begin"/>
      </w:r>
      <w:r w:rsidR="006738BD">
        <w:rPr>
          <w:rFonts w:ascii="Arial" w:hAnsi="Arial" w:cs="Arial"/>
          <w:sz w:val="22"/>
          <w:szCs w:val="22"/>
        </w:rPr>
        <w:instrText xml:space="preserve"> ADDIN EN.CITE &lt;EndNote&gt;&lt;Cite&gt;&lt;Author&gt;Khubchandani&lt;/Author&gt;&lt;Year&gt;2021&lt;/Year&gt;&lt;RecNum&gt;66&lt;/RecNum&gt;&lt;DisplayText&gt;(Khubchandani &amp;amp; Macias, 2021)&lt;/DisplayText&gt;&lt;record&gt;&lt;rec-number&gt;66&lt;/rec-number&gt;&lt;foreign-keys&gt;&lt;key app="EN" db-id="2w502tzvwfavd4ef2w7pxfs80f0psp5x5zwx" timestamp="1697562742"&gt;66&lt;/key&gt;&lt;/foreign-keys&gt;&lt;ref-type name="Journal Article"&gt;17&lt;/ref-type&gt;&lt;contributors&gt;&lt;authors&gt;&lt;author&gt;Khubchandani, J.&lt;/author&gt;&lt;author&gt;Macias, Y.&lt;/author&gt;&lt;/authors&gt;&lt;/contributors&gt;&lt;auth-address&gt;New Mexico State University, Las Cruces, NM, 88003, USA.&amp;#xD;University of Texas El Paso, El Paso, TX, 79968, USA.&lt;/auth-address&gt;&lt;titles&gt;&lt;title&gt;COVID-19 vaccination hesitancy in Hispanics and African-Americans: A review and recommendations for practice&lt;/title&gt;&lt;secondary-title&gt;Brain Behav Immun Health&lt;/secondary-title&gt;&lt;/titles&gt;&lt;periodical&gt;&lt;full-title&gt;Brain Behav Immun Health&lt;/full-title&gt;&lt;/periodical&gt;&lt;pages&gt;100277&lt;/pages&gt;&lt;volume&gt;15&lt;/volume&gt;&lt;edition&gt;20210521&lt;/edition&gt;&lt;keywords&gt;&lt;keyword&gt;Covid-19&lt;/keyword&gt;&lt;keyword&gt;Ethnicity&lt;/keyword&gt;&lt;keyword&gt;Minorities&lt;/keyword&gt;&lt;keyword&gt;Race&lt;/keyword&gt;&lt;keyword&gt;Vaccination&lt;/keyword&gt;&lt;keyword&gt;Vaccines&lt;/keyword&gt;&lt;/keywords&gt;&lt;dates&gt;&lt;year&gt;2021&lt;/year&gt;&lt;pub-dates&gt;&lt;date&gt;Aug&lt;/date&gt;&lt;/pub-dates&gt;&lt;/dates&gt;&lt;isbn&gt;2666-3546&lt;/isbn&gt;&lt;accession-num&gt;34036287&lt;/accession-num&gt;&lt;urls&gt;&lt;/urls&gt;&lt;custom1&gt;Authors have no conflicts of interest to declare.&lt;/custom1&gt;&lt;custom2&gt;PMC8137342&lt;/custom2&gt;&lt;electronic-resource-num&gt;10.1016/j.bbih.2021.100277&lt;/electronic-resource-num&gt;&lt;remote-database-provider&gt;NLM&lt;/remote-database-provider&gt;&lt;language&gt;eng&lt;/language&gt;&lt;/record&gt;&lt;/Cite&gt;&lt;/EndNote&gt;</w:instrText>
      </w:r>
      <w:r w:rsidR="006738BD">
        <w:rPr>
          <w:rFonts w:ascii="Arial" w:hAnsi="Arial" w:cs="Arial"/>
          <w:sz w:val="22"/>
          <w:szCs w:val="22"/>
        </w:rPr>
        <w:fldChar w:fldCharType="separate"/>
      </w:r>
      <w:r w:rsidR="006738BD">
        <w:rPr>
          <w:rFonts w:ascii="Arial" w:hAnsi="Arial" w:cs="Arial"/>
          <w:noProof/>
          <w:sz w:val="22"/>
          <w:szCs w:val="22"/>
        </w:rPr>
        <w:t>(Khubchandani &amp; Macias, 2021)</w:t>
      </w:r>
      <w:r w:rsidR="006738BD">
        <w:rPr>
          <w:rFonts w:ascii="Arial" w:hAnsi="Arial" w:cs="Arial"/>
          <w:sz w:val="22"/>
          <w:szCs w:val="22"/>
        </w:rPr>
        <w:fldChar w:fldCharType="end"/>
      </w:r>
      <w:r w:rsidR="0048684A">
        <w:rPr>
          <w:rFonts w:ascii="Arial" w:hAnsi="Arial" w:cs="Arial"/>
          <w:sz w:val="22"/>
          <w:szCs w:val="22"/>
        </w:rPr>
        <w:t>.</w:t>
      </w:r>
      <w:r w:rsidR="006E087A">
        <w:rPr>
          <w:rFonts w:ascii="Arial" w:hAnsi="Arial" w:cs="Arial"/>
          <w:sz w:val="22"/>
          <w:szCs w:val="22"/>
        </w:rPr>
        <w:t xml:space="preserve"> </w:t>
      </w:r>
      <w:r w:rsidR="00957B88" w:rsidRPr="7A7EE240">
        <w:rPr>
          <w:rFonts w:ascii="Arial" w:hAnsi="Arial" w:cs="Arial"/>
          <w:sz w:val="22"/>
          <w:szCs w:val="22"/>
        </w:rPr>
        <w:t xml:space="preserve">Rurality is </w:t>
      </w:r>
      <w:r w:rsidRPr="7A7EE240">
        <w:rPr>
          <w:rFonts w:ascii="Arial" w:hAnsi="Arial" w:cs="Arial"/>
          <w:sz w:val="22"/>
          <w:szCs w:val="22"/>
        </w:rPr>
        <w:t>also an</w:t>
      </w:r>
      <w:r w:rsidR="00957B88" w:rsidRPr="7A7EE240">
        <w:rPr>
          <w:rFonts w:ascii="Arial" w:hAnsi="Arial" w:cs="Arial"/>
          <w:sz w:val="22"/>
          <w:szCs w:val="22"/>
        </w:rPr>
        <w:t xml:space="preserve"> </w:t>
      </w:r>
      <w:r w:rsidRPr="7A7EE240">
        <w:rPr>
          <w:rFonts w:ascii="Arial" w:hAnsi="Arial" w:cs="Arial"/>
          <w:sz w:val="22"/>
          <w:szCs w:val="22"/>
        </w:rPr>
        <w:t>important</w:t>
      </w:r>
      <w:r w:rsidR="00957B88" w:rsidRPr="7A7EE240">
        <w:rPr>
          <w:rFonts w:ascii="Arial" w:hAnsi="Arial" w:cs="Arial"/>
          <w:sz w:val="22"/>
          <w:szCs w:val="22"/>
        </w:rPr>
        <w:t xml:space="preserve"> predictor of HPV </w:t>
      </w:r>
      <w:r w:rsidR="00CE34E2">
        <w:rPr>
          <w:rFonts w:ascii="Arial" w:hAnsi="Arial" w:cs="Arial"/>
          <w:sz w:val="22"/>
          <w:szCs w:val="22"/>
        </w:rPr>
        <w:t xml:space="preserve">and COVID-19 </w:t>
      </w:r>
      <w:r w:rsidR="00957B88" w:rsidRPr="7A7EE240">
        <w:rPr>
          <w:rFonts w:ascii="Arial" w:hAnsi="Arial" w:cs="Arial"/>
          <w:sz w:val="22"/>
          <w:szCs w:val="22"/>
        </w:rPr>
        <w:t>vaccination</w:t>
      </w:r>
      <w:r w:rsidRPr="7A7EE240">
        <w:rPr>
          <w:rFonts w:ascii="Arial" w:hAnsi="Arial" w:cs="Arial"/>
          <w:sz w:val="22"/>
          <w:szCs w:val="22"/>
        </w:rPr>
        <w:t>;</w:t>
      </w:r>
      <w:r w:rsidR="00957B88" w:rsidRPr="7A7EE240">
        <w:rPr>
          <w:rFonts w:ascii="Arial" w:hAnsi="Arial" w:cs="Arial"/>
          <w:sz w:val="22"/>
          <w:szCs w:val="22"/>
        </w:rPr>
        <w:t xml:space="preserve"> </w:t>
      </w:r>
      <w:r w:rsidRPr="7A7EE240">
        <w:rPr>
          <w:rFonts w:ascii="Arial" w:hAnsi="Arial" w:cs="Arial"/>
          <w:sz w:val="22"/>
          <w:szCs w:val="22"/>
        </w:rPr>
        <w:t>Lee and colleagues (2021)</w:t>
      </w:r>
      <w:r w:rsidR="00957B88" w:rsidRPr="7A7EE240">
        <w:rPr>
          <w:rFonts w:ascii="Arial" w:hAnsi="Arial" w:cs="Arial"/>
          <w:sz w:val="22"/>
          <w:szCs w:val="22"/>
        </w:rPr>
        <w:t xml:space="preserve"> </w:t>
      </w:r>
      <w:r w:rsidRPr="7A7EE240">
        <w:rPr>
          <w:rFonts w:ascii="Arial" w:hAnsi="Arial" w:cs="Arial"/>
          <w:sz w:val="22"/>
          <w:szCs w:val="22"/>
        </w:rPr>
        <w:t>showed</w:t>
      </w:r>
      <w:r w:rsidR="00957B88" w:rsidRPr="7A7EE240">
        <w:rPr>
          <w:rFonts w:ascii="Arial" w:hAnsi="Arial" w:cs="Arial"/>
          <w:sz w:val="22"/>
          <w:szCs w:val="22"/>
        </w:rPr>
        <w:t xml:space="preserve"> that initiation of the HPV vaccine series </w:t>
      </w:r>
      <w:r w:rsidRPr="7A7EE240">
        <w:rPr>
          <w:rFonts w:ascii="Arial" w:hAnsi="Arial" w:cs="Arial"/>
          <w:sz w:val="22"/>
          <w:szCs w:val="22"/>
        </w:rPr>
        <w:t>among YAs</w:t>
      </w:r>
      <w:r w:rsidR="00957B88" w:rsidRPr="7A7EE240">
        <w:rPr>
          <w:rFonts w:ascii="Arial" w:hAnsi="Arial" w:cs="Arial"/>
          <w:sz w:val="22"/>
          <w:szCs w:val="22"/>
        </w:rPr>
        <w:t xml:space="preserve"> was </w:t>
      </w:r>
      <w:r w:rsidRPr="7A7EE240">
        <w:rPr>
          <w:rFonts w:ascii="Arial" w:hAnsi="Arial" w:cs="Arial"/>
          <w:sz w:val="22"/>
          <w:szCs w:val="22"/>
        </w:rPr>
        <w:t xml:space="preserve">only </w:t>
      </w:r>
      <w:r w:rsidR="00957B88" w:rsidRPr="7A7EE240">
        <w:rPr>
          <w:rFonts w:ascii="Arial" w:hAnsi="Arial" w:cs="Arial"/>
          <w:sz w:val="22"/>
          <w:szCs w:val="22"/>
        </w:rPr>
        <w:t>23.6% in rural areas, compared to 35.1% in urban areas</w:t>
      </w:r>
      <w:r w:rsidR="2BCC229E" w:rsidRPr="7A7EE240">
        <w:rPr>
          <w:rFonts w:ascii="Arial" w:hAnsi="Arial" w:cs="Arial"/>
          <w:sz w:val="22"/>
          <w:szCs w:val="22"/>
        </w:rPr>
        <w:t xml:space="preserve"> (</w:t>
      </w:r>
      <w:r w:rsidR="74DD5C15" w:rsidRPr="7A7EE240">
        <w:rPr>
          <w:rFonts w:ascii="Arial" w:hAnsi="Arial" w:cs="Arial"/>
          <w:sz w:val="22"/>
          <w:szCs w:val="22"/>
        </w:rPr>
        <w:t>AOR=</w:t>
      </w:r>
      <w:r w:rsidR="2BCC229E" w:rsidRPr="7A7EE240">
        <w:rPr>
          <w:rFonts w:ascii="Arial" w:hAnsi="Arial" w:cs="Arial"/>
          <w:sz w:val="22"/>
          <w:szCs w:val="22"/>
        </w:rPr>
        <w:t>0.58, p&lt;.05)</w:t>
      </w:r>
      <w:r w:rsidR="00D758AC" w:rsidRPr="7A7EE240">
        <w:rPr>
          <w:rFonts w:ascii="Arial" w:hAnsi="Arial" w:cs="Arial"/>
          <w:sz w:val="22"/>
          <w:szCs w:val="22"/>
        </w:rPr>
        <w:t xml:space="preserve"> </w:t>
      </w:r>
      <w:r w:rsidR="00FA25E8" w:rsidRPr="00DA38B6">
        <w:rPr>
          <w:rFonts w:ascii="Arial" w:hAnsi="Arial" w:cs="Arial"/>
          <w:sz w:val="22"/>
          <w:szCs w:val="22"/>
        </w:rPr>
        <w:fldChar w:fldCharType="begin">
          <w:fldData xml:space="preserve">PEVuZE5vdGU+PENpdGU+PEF1dGhvcj5MZWU8L0F1dGhvcj48WWVhcj4yMDIxPC9ZZWFyPjxSZWNO
dW0+MTA8L1JlY051bT48RGlzcGxheVRleHQ+KExlZSBldCBhbC4sIDIwMjEpPC9EaXNwbGF5VGV4
dD48cmVjb3JkPjxyZWMtbnVtYmVyPjEwPC9yZWMtbnVtYmVyPjxmb3JlaWduLWtleXM+PGtleSBh
cHA9IkVOIiBkYi1pZD0iMnc1MDJ0enZ3ZmF2ZDRlZjJ3N3B4ZnM4MGYwcHNwNXg1end4IiB0aW1l
c3RhbXA9IjE2OTIxMjE0NjgiPjEwPC9rZXk+PC9mb3JlaWduLWtleXM+PHJlZi10eXBlIG5hbWU9
IkpvdXJuYWwgQXJ0aWNsZSI+MTc8L3JlZi10eXBlPjxjb250cmlidXRvcnM+PGF1dGhvcnM+PGF1
dGhvcj5MZWUsIE0uPC9hdXRob3I+PGF1dGhvcj5HZXJlbmQsIE0uIEEuPC9hdXRob3I+PGF1dGhv
cj5BZGplaSBCb2FreWUsIEUuPC9hdXRob3I+PC9hdXRob3JzPjwvY29udHJpYnV0b3JzPjxhdXRo
LWFkZHJlc3M+RGVwYXJ0bWVudCBvZiBQb3B1bGF0aW9uIFNjaWVuY2UgYW5kIFBvbGljeSwgU291
dGhlcm4gSWxsaW5vaXMgVW5pdmVyc2l0eSBTY2hvb2wgb2YgTWVkaWNpbmUsIFNwcmluZ2ZpZWxk
LCBJbGxpbm9pczsgU2ltb25zIENhbmNlciBJbnN0aXR1dGUsIFNvdXRoZXJuIElsbGlub2lzIFVu
aXZlcnNpdHkgU2Nob29sIG9mIE1lZGljaW5lLCBTcHJpbmdmaWVsZCwgSWxsaW5vaXMuIEVsZWN0
cm9uaWMgYWRkcmVzczogbWxlZTg4QHNpdW1lZC5lZHUuJiN4RDtEZXBhcnRtZW50IG9mIEJlaGF2
aW9yYWwgU2NpZW5jZXMgYW5kIFNvY2lhbCBNZWRpY2luZSwgRmxvcmlkYSBTdGF0ZSBVbml2ZXJz
aXR5IENvbGxlZ2Ugb2YgTWVkaWNpbmUsIFRhbGxhaGFzc2VlLCBGbG9yaWRhLiYjeEQ7RGVwYXJ0
bWVudCBvZiBQb3B1bGF0aW9uIFNjaWVuY2UgYW5kIFBvbGljeSwgU291dGhlcm4gSWxsaW5vaXMg
VW5pdmVyc2l0eSBTY2hvb2wgb2YgTWVkaWNpbmUsIFNwcmluZ2ZpZWxkLCBJbGxpbm9pczsgU2lt
b25zIENhbmNlciBJbnN0aXR1dGUsIFNvdXRoZXJuIElsbGlub2lzIFVuaXZlcnNpdHkgU2Nob29s
IG9mIE1lZGljaW5lLCBTcHJpbmdmaWVsZCwgSWxsaW5vaXMuPC9hdXRoLWFkZHJlc3M+PHRpdGxl
cz48dGl0bGU+UnVyYWwtVXJiYW4gRGlmZmVyZW5jZXMgaW4gSHVtYW4gUGFwaWxsb21hdmlydXMg
VmFjY2luYXRpb24gQW1vbmcgWW91bmcgQWR1bHRzIGluIDggVS5TLiBTdGF0ZXM8L3RpdGxlPjxz
ZWNvbmRhcnktdGl0bGU+QW0gSiBQcmV2IE1lZDwvc2Vjb25kYXJ5LXRpdGxlPjwvdGl0bGVzPjxw
ZXJpb2RpY2FsPjxmdWxsLXRpdGxlPkFtIEogUHJldiBNZWQ8L2Z1bGwtdGl0bGU+PC9wZXJpb2Rp
Y2FsPjxwYWdlcz4yOTgtMjk5PC9wYWdlcz48dm9sdW1lPjYwPC92b2x1bWU+PG51bWJlcj4yPC9u
dW1iZXI+PGVkaXRpb24+MjAyMDEwMTQ8L2VkaXRpb24+PGtleXdvcmRzPjxrZXl3b3JkPipBbHBo
YXBhcGlsbG9tYXZpcnVzPC9rZXl3b3JkPjxrZXl3b3JkPkh1bWFuczwva2V5d29yZD48a2V5d29y
ZD4qUGFwaWxsb21hdmlydXMgSW5mZWN0aW9ucy9lcGlkZW1pb2xvZ3kvcHJldmVudGlvbiAmYW1w
OyBjb250cm9sPC9rZXl3b3JkPjxrZXl3b3JkPipQYXBpbGxvbWF2aXJ1cyBWYWNjaW5lczwva2V5
d29yZD48a2V5d29yZD5SdXJhbCBQb3B1bGF0aW9uPC9rZXl3b3JkPjxrZXl3b3JkPlVuaXRlZCBT
dGF0ZXM8L2tleXdvcmQ+PGtleXdvcmQ+VXJiYW4gUG9wdWxhdGlvbjwva2V5d29yZD48a2V5d29y
ZD5WYWNjaW5hdGlvbjwva2V5d29yZD48a2V5d29yZD5Zb3VuZyBBZHVsdDwva2V5d29yZD48L2tl
eXdvcmRzPjxkYXRlcz48eWVhcj4yMDIxPC95ZWFyPjxwdWItZGF0ZXM+PGRhdGU+RmViPC9kYXRl
PjwvcHViLWRhdGVzPjwvZGF0ZXM+PGlzYm4+MDc0OS0zNzk3PC9pc2JuPjxhY2Nlc3Npb24tbnVt
PjMzMDY3MDY5PC9hY2Nlc3Npb24tbnVtPjx1cmxzPjwvdXJscz48ZWxlY3Ryb25pYy1yZXNvdXJj
ZS1udW0+MTAuMTAxNi9qLmFtZXByZS4yMDIwLjA3LjAyMzwvZWxlY3Ryb25pYy1yZXNvdXJjZS1u
dW0+PHJlbW90ZS1kYXRhYmFzZS1wcm92aWRlcj5OTE08L3JlbW90ZS1kYXRhYmFzZS1wcm92aWRl
cj48bGFuZ3VhZ2U+ZW5nPC9sYW5ndWFnZT48L3JlY29yZD48L0NpdGU+PC9FbmROb3RlPn==
</w:fldData>
        </w:fldChar>
      </w:r>
      <w:r w:rsidR="00FA25E8" w:rsidRPr="00DA38B6">
        <w:rPr>
          <w:rFonts w:ascii="Arial" w:hAnsi="Arial" w:cs="Arial"/>
          <w:sz w:val="22"/>
          <w:szCs w:val="22"/>
        </w:rPr>
        <w:instrText xml:space="preserve"> ADDIN EN.CITE </w:instrText>
      </w:r>
      <w:r w:rsidR="00FA25E8" w:rsidRPr="00DA38B6">
        <w:rPr>
          <w:rFonts w:ascii="Arial" w:hAnsi="Arial" w:cs="Arial"/>
          <w:sz w:val="22"/>
          <w:szCs w:val="22"/>
        </w:rPr>
        <w:fldChar w:fldCharType="begin">
          <w:fldData xml:space="preserve">PEVuZE5vdGU+PENpdGU+PEF1dGhvcj5MZWU8L0F1dGhvcj48WWVhcj4yMDIxPC9ZZWFyPjxSZWNO
dW0+MTA8L1JlY051bT48RGlzcGxheVRleHQ+KExlZSBldCBhbC4sIDIwMjEpPC9EaXNwbGF5VGV4
dD48cmVjb3JkPjxyZWMtbnVtYmVyPjEwPC9yZWMtbnVtYmVyPjxmb3JlaWduLWtleXM+PGtleSBh
cHA9IkVOIiBkYi1pZD0iMnc1MDJ0enZ3ZmF2ZDRlZjJ3N3B4ZnM4MGYwcHNwNXg1end4IiB0aW1l
c3RhbXA9IjE2OTIxMjE0NjgiPjEwPC9rZXk+PC9mb3JlaWduLWtleXM+PHJlZi10eXBlIG5hbWU9
IkpvdXJuYWwgQXJ0aWNsZSI+MTc8L3JlZi10eXBlPjxjb250cmlidXRvcnM+PGF1dGhvcnM+PGF1
dGhvcj5MZWUsIE0uPC9hdXRob3I+PGF1dGhvcj5HZXJlbmQsIE0uIEEuPC9hdXRob3I+PGF1dGhv
cj5BZGplaSBCb2FreWUsIEUuPC9hdXRob3I+PC9hdXRob3JzPjwvY29udHJpYnV0b3JzPjxhdXRo
LWFkZHJlc3M+RGVwYXJ0bWVudCBvZiBQb3B1bGF0aW9uIFNjaWVuY2UgYW5kIFBvbGljeSwgU291
dGhlcm4gSWxsaW5vaXMgVW5pdmVyc2l0eSBTY2hvb2wgb2YgTWVkaWNpbmUsIFNwcmluZ2ZpZWxk
LCBJbGxpbm9pczsgU2ltb25zIENhbmNlciBJbnN0aXR1dGUsIFNvdXRoZXJuIElsbGlub2lzIFVu
aXZlcnNpdHkgU2Nob29sIG9mIE1lZGljaW5lLCBTcHJpbmdmaWVsZCwgSWxsaW5vaXMuIEVsZWN0
cm9uaWMgYWRkcmVzczogbWxlZTg4QHNpdW1lZC5lZHUuJiN4RDtEZXBhcnRtZW50IG9mIEJlaGF2
aW9yYWwgU2NpZW5jZXMgYW5kIFNvY2lhbCBNZWRpY2luZSwgRmxvcmlkYSBTdGF0ZSBVbml2ZXJz
aXR5IENvbGxlZ2Ugb2YgTWVkaWNpbmUsIFRhbGxhaGFzc2VlLCBGbG9yaWRhLiYjeEQ7RGVwYXJ0
bWVudCBvZiBQb3B1bGF0aW9uIFNjaWVuY2UgYW5kIFBvbGljeSwgU291dGhlcm4gSWxsaW5vaXMg
VW5pdmVyc2l0eSBTY2hvb2wgb2YgTWVkaWNpbmUsIFNwcmluZ2ZpZWxkLCBJbGxpbm9pczsgU2lt
b25zIENhbmNlciBJbnN0aXR1dGUsIFNvdXRoZXJuIElsbGlub2lzIFVuaXZlcnNpdHkgU2Nob29s
IG9mIE1lZGljaW5lLCBTcHJpbmdmaWVsZCwgSWxsaW5vaXMuPC9hdXRoLWFkZHJlc3M+PHRpdGxl
cz48dGl0bGU+UnVyYWwtVXJiYW4gRGlmZmVyZW5jZXMgaW4gSHVtYW4gUGFwaWxsb21hdmlydXMg
VmFjY2luYXRpb24gQW1vbmcgWW91bmcgQWR1bHRzIGluIDggVS5TLiBTdGF0ZXM8L3RpdGxlPjxz
ZWNvbmRhcnktdGl0bGU+QW0gSiBQcmV2IE1lZDwvc2Vjb25kYXJ5LXRpdGxlPjwvdGl0bGVzPjxw
ZXJpb2RpY2FsPjxmdWxsLXRpdGxlPkFtIEogUHJldiBNZWQ8L2Z1bGwtdGl0bGU+PC9wZXJpb2Rp
Y2FsPjxwYWdlcz4yOTgtMjk5PC9wYWdlcz48dm9sdW1lPjYwPC92b2x1bWU+PG51bWJlcj4yPC9u
dW1iZXI+PGVkaXRpb24+MjAyMDEwMTQ8L2VkaXRpb24+PGtleXdvcmRzPjxrZXl3b3JkPipBbHBo
YXBhcGlsbG9tYXZpcnVzPC9rZXl3b3JkPjxrZXl3b3JkPkh1bWFuczwva2V5d29yZD48a2V5d29y
ZD4qUGFwaWxsb21hdmlydXMgSW5mZWN0aW9ucy9lcGlkZW1pb2xvZ3kvcHJldmVudGlvbiAmYW1w
OyBjb250cm9sPC9rZXl3b3JkPjxrZXl3b3JkPipQYXBpbGxvbWF2aXJ1cyBWYWNjaW5lczwva2V5
d29yZD48a2V5d29yZD5SdXJhbCBQb3B1bGF0aW9uPC9rZXl3b3JkPjxrZXl3b3JkPlVuaXRlZCBT
dGF0ZXM8L2tleXdvcmQ+PGtleXdvcmQ+VXJiYW4gUG9wdWxhdGlvbjwva2V5d29yZD48a2V5d29y
ZD5WYWNjaW5hdGlvbjwva2V5d29yZD48a2V5d29yZD5Zb3VuZyBBZHVsdDwva2V5d29yZD48L2tl
eXdvcmRzPjxkYXRlcz48eWVhcj4yMDIxPC95ZWFyPjxwdWItZGF0ZXM+PGRhdGU+RmViPC9kYXRl
PjwvcHViLWRhdGVzPjwvZGF0ZXM+PGlzYm4+MDc0OS0zNzk3PC9pc2JuPjxhY2Nlc3Npb24tbnVt
PjMzMDY3MDY5PC9hY2Nlc3Npb24tbnVtPjx1cmxzPjwvdXJscz48ZWxlY3Ryb25pYy1yZXNvdXJj
ZS1udW0+MTAuMTAxNi9qLmFtZXByZS4yMDIwLjA3LjAyMzwvZWxlY3Ryb25pYy1yZXNvdXJjZS1u
dW0+PHJlbW90ZS1kYXRhYmFzZS1wcm92aWRlcj5OTE08L3JlbW90ZS1kYXRhYmFzZS1wcm92aWRl
cj48bGFuZ3VhZ2U+ZW5nPC9sYW5ndWFnZT48L3JlY29yZD48L0NpdGU+PC9FbmROb3RlPn==
</w:fldData>
        </w:fldChar>
      </w:r>
      <w:r w:rsidR="00FA25E8" w:rsidRPr="00DA38B6">
        <w:rPr>
          <w:rFonts w:ascii="Arial" w:hAnsi="Arial" w:cs="Arial"/>
          <w:sz w:val="22"/>
          <w:szCs w:val="22"/>
        </w:rPr>
        <w:instrText xml:space="preserve"> ADDIN EN.CITE.DATA </w:instrText>
      </w:r>
      <w:r w:rsidR="00FA25E8" w:rsidRPr="00DA38B6">
        <w:rPr>
          <w:rFonts w:ascii="Arial" w:hAnsi="Arial" w:cs="Arial"/>
          <w:sz w:val="22"/>
          <w:szCs w:val="22"/>
        </w:rPr>
      </w:r>
      <w:r w:rsidR="00FA25E8" w:rsidRPr="00DA38B6">
        <w:rPr>
          <w:rFonts w:ascii="Arial" w:hAnsi="Arial" w:cs="Arial"/>
          <w:sz w:val="22"/>
          <w:szCs w:val="22"/>
        </w:rPr>
        <w:fldChar w:fldCharType="end"/>
      </w:r>
      <w:r w:rsidR="00FA25E8" w:rsidRPr="00DA38B6">
        <w:rPr>
          <w:rFonts w:ascii="Arial" w:hAnsi="Arial" w:cs="Arial"/>
          <w:sz w:val="22"/>
          <w:szCs w:val="22"/>
        </w:rPr>
      </w:r>
      <w:r w:rsidR="00FA25E8" w:rsidRPr="00DA38B6">
        <w:rPr>
          <w:rFonts w:ascii="Arial" w:hAnsi="Arial" w:cs="Arial"/>
          <w:sz w:val="22"/>
          <w:szCs w:val="22"/>
        </w:rPr>
        <w:fldChar w:fldCharType="separate"/>
      </w:r>
      <w:r w:rsidR="00FA25E8" w:rsidRPr="00DA38B6">
        <w:rPr>
          <w:rFonts w:ascii="Arial" w:hAnsi="Arial" w:cs="Arial"/>
          <w:noProof/>
          <w:sz w:val="22"/>
          <w:szCs w:val="22"/>
        </w:rPr>
        <w:t>(Lee et al., 2021)</w:t>
      </w:r>
      <w:r w:rsidR="00FA25E8" w:rsidRPr="00DA38B6">
        <w:rPr>
          <w:rFonts w:ascii="Arial" w:hAnsi="Arial" w:cs="Arial"/>
          <w:sz w:val="22"/>
          <w:szCs w:val="22"/>
        </w:rPr>
        <w:fldChar w:fldCharType="end"/>
      </w:r>
      <w:r w:rsidR="00A817DD" w:rsidRPr="00DA38B6">
        <w:rPr>
          <w:rFonts w:ascii="Arial" w:hAnsi="Arial" w:cs="Arial"/>
          <w:sz w:val="22"/>
          <w:szCs w:val="22"/>
        </w:rPr>
        <w:t>.</w:t>
      </w:r>
      <w:r w:rsidR="009D3807">
        <w:rPr>
          <w:rFonts w:ascii="Arial" w:hAnsi="Arial" w:cs="Arial"/>
          <w:sz w:val="22"/>
          <w:szCs w:val="22"/>
        </w:rPr>
        <w:t xml:space="preserve"> </w:t>
      </w:r>
      <w:commentRangeStart w:id="21"/>
      <w:commentRangeStart w:id="22"/>
      <w:r w:rsidR="009D3807">
        <w:rPr>
          <w:rFonts w:ascii="Arial" w:hAnsi="Arial" w:cs="Arial"/>
          <w:sz w:val="22"/>
          <w:szCs w:val="22"/>
        </w:rPr>
        <w:t xml:space="preserve">While Khubchandani and colleagues (2021) </w:t>
      </w:r>
      <w:r w:rsidR="00A94B7D">
        <w:rPr>
          <w:rFonts w:ascii="Arial" w:hAnsi="Arial" w:cs="Arial"/>
          <w:sz w:val="22"/>
          <w:szCs w:val="22"/>
        </w:rPr>
        <w:t xml:space="preserve">showed that 29% of rural YAs report that they are not likely to get the COVID-19 vaccine </w:t>
      </w:r>
      <w:r w:rsidR="004E2AA0">
        <w:rPr>
          <w:rFonts w:ascii="Arial" w:hAnsi="Arial" w:cs="Arial"/>
          <w:sz w:val="22"/>
          <w:szCs w:val="22"/>
        </w:rPr>
        <w:t xml:space="preserve">compared to 22% urban </w:t>
      </w:r>
      <w:r w:rsidR="00F11E68">
        <w:rPr>
          <w:rFonts w:ascii="Arial" w:hAnsi="Arial" w:cs="Arial"/>
          <w:sz w:val="22"/>
          <w:szCs w:val="22"/>
        </w:rPr>
        <w:t xml:space="preserve">YAs </w:t>
      </w:r>
      <w:r w:rsidR="004E2AA0">
        <w:rPr>
          <w:rFonts w:ascii="Arial" w:hAnsi="Arial" w:cs="Arial"/>
          <w:sz w:val="22"/>
          <w:szCs w:val="22"/>
        </w:rPr>
        <w:t>and 18% suburban</w:t>
      </w:r>
      <w:r w:rsidR="00F11E68">
        <w:rPr>
          <w:rFonts w:ascii="Arial" w:hAnsi="Arial" w:cs="Arial"/>
          <w:sz w:val="22"/>
          <w:szCs w:val="22"/>
        </w:rPr>
        <w:t xml:space="preserve"> YAs </w:t>
      </w:r>
      <w:commentRangeEnd w:id="21"/>
      <w:r w:rsidR="0040285B">
        <w:rPr>
          <w:rStyle w:val="CommentReference"/>
        </w:rPr>
        <w:commentReference w:id="21"/>
      </w:r>
      <w:commentRangeEnd w:id="22"/>
      <w:r w:rsidR="004439D0">
        <w:rPr>
          <w:rStyle w:val="CommentReference"/>
        </w:rPr>
        <w:commentReference w:id="22"/>
      </w:r>
      <w:r w:rsidR="00F11E68">
        <w:rPr>
          <w:rFonts w:ascii="Arial" w:hAnsi="Arial" w:cs="Arial"/>
          <w:sz w:val="22"/>
          <w:szCs w:val="22"/>
        </w:rPr>
        <w:fldChar w:fldCharType="begin">
          <w:fldData xml:space="preserve">PEVuZE5vdGU+PENpdGU+PEF1dGhvcj5LaHViY2hhbmRhbmk8L0F1dGhvcj48WWVhcj4yMDIxPC9Z
ZWFyPjxSZWNOdW0+Njg8L1JlY051bT48RGlzcGxheVRleHQ+KEtodWJjaGFuZGFuaSBldCBhbC4s
IDIwMjEpPC9EaXNwbGF5VGV4dD48cmVjb3JkPjxyZWMtbnVtYmVyPjY4PC9yZWMtbnVtYmVyPjxm
b3JlaWduLWtleXM+PGtleSBhcHA9IkVOIiBkYi1pZD0iMnc1MDJ0enZ3ZmF2ZDRlZjJ3N3B4ZnM4
MGYwcHNwNXg1end4IiB0aW1lc3RhbXA9IjE2OTc1NzAyMjMiPjY4PC9rZXk+PC9mb3JlaWduLWtl
eXM+PHJlZi10eXBlIG5hbWU9IkpvdXJuYWwgQXJ0aWNsZSI+MTc8L3JlZi10eXBlPjxjb250cmli
dXRvcnM+PGF1dGhvcnM+PGF1dGhvcj5LaHViY2hhbmRhbmksIEouPC9hdXRob3I+PGF1dGhvcj5T
aGFybWEsIFMuPC9hdXRob3I+PGF1dGhvcj5QcmljZSwgSi4gSC48L2F1dGhvcj48YXV0aG9yPldp
Ymxpc2hhdXNlciwgTS4gSi48L2F1dGhvcj48YXV0aG9yPlNoYXJtYSwgTS48L2F1dGhvcj48YXV0
aG9yPldlYmIsIEYuIEouPC9hdXRob3I+PC9hdXRob3JzPjwvY29udHJpYnV0b3JzPjxhdXRoLWFk
ZHJlc3M+RGVwYXJ0bWVudCBvZiBQdWJsaWMgSGVhbHRoIFNjaWVuY2VzLCBOZXcgTWV4aWNvIFN0
YXRlIFVuaXZlcnNpdHksIExhcyBDcnVjZXMsIE5NLCA4ODAwMywgVVNBLiBqYWdkaXNoQG5tc3Uu
ZWR1LiYjeEQ7TWlsbGVyIENvbGxlZ2Ugb2YgQnVzaW5lc3MsIEJhbGwgU3RhdGUgVW5pdmVyc2l0
eSwgTXVuY2llLCBJTiwgNDczMDYsIFVTQS4mI3hEO0RlcGFydG1lbnQgb2YgUG9wdWxhdGlvbiBI
ZWFsdGgsIEVtZXJpdHVzIFByb2Zlc3NvciBvZiBQdWJsaWMgSGVhbHRoLCBVbml2ZXJzaXR5IG9m
IFRvbGVkbywgVG9sZWRvLCBPSCwgNDM2MDYsIFVTQS4mI3hEO0RlcGFydG1lbnQgb2YgSGVhbHRo
IFN0dWRpZXMsIFVuaXZlcnNpdHkgb2YgSG91c3Rvbi1WaWN0b3JpYSwgVmljdG9yaWEsIFRYLCA3
NzkwMSwgVVNBLiYjeEQ7RGVwYXJ0bWVudCBvZiBFbnZpcm9ubWVudGFsICZhbXA7IE9jY3VwYXRp
b25hbCBIZWFsdGgsIFVuaXZlcnNpdHkgb2YgTmV2YWRhLCBMYXMgVmVnYXMsIE5WLCA4OTExOSwg
VVNBLiYjeEQ7RGVwYXJ0bWVudCBvZiBDb21tdW5pdHkgSGVhbHRoIGFuZCBGYW1pbHkgTWVkaWNp
bmUsIFVuaXZlcnNpdHkgb2YgRmxvcmlkYSwgSmFja3NvbnZpbGxlLCBGTCwgMzIyMDksIFVTQS48
L2F1dGgtYWRkcmVzcz48dGl0bGVzPjx0aXRsZT5DT1ZJRC0xOSBWYWNjaW5hdGlvbiBIZXNpdGFu
Y3kgaW4gdGhlIFVuaXRlZCBTdGF0ZXM6IEEgUmFwaWQgTmF0aW9uYWwgQXNzZXNzbWVudDwvdGl0
bGU+PHNlY29uZGFyeS10aXRsZT5KIENvbW11bml0eSBIZWFsdGg8L3NlY29uZGFyeS10aXRsZT48
L3RpdGxlcz48cGVyaW9kaWNhbD48ZnVsbC10aXRsZT5KIENvbW11bml0eSBIZWFsdGg8L2Z1bGwt
dGl0bGU+PC9wZXJpb2RpY2FsPjxwYWdlcz4yNzAtMjc3PC9wYWdlcz48dm9sdW1lPjQ2PC92b2x1
bWU+PG51bWJlcj4yPC9udW1iZXI+PGVkaXRpb24+MjAyMTAxMDM8L2VkaXRpb24+PGtleXdvcmRz
PjxrZXl3b3JkPkFkdWx0PC9rZXl3b3JkPjxrZXl3b3JkPkNPVklELTE5L2VwaWRlbWlvbG9neS8q
cHJldmVudGlvbiAmYW1wOyBjb250cm9sPC9rZXl3b3JkPjxrZXl3b3JkPkNPVklELTE5IFZhY2Np
bmVzLyp0aGVyYXBldXRpYyB1c2U8L2tleXdvcmQ+PGtleXdvcmQ+RmVtYWxlPC9rZXl3b3JkPjxr
ZXl3b3JkPkh1bWFuczwva2V5d29yZD48a2V5d29yZD5NYWxlPC9rZXl3b3JkPjxrZXl3b3JkPlBh
dGllbnQgQWNjZXB0YW5jZSBvZiBIZWFsdGggQ2FyZS8qcHN5Y2hvbG9neS9zdGF0aXN0aWNzICZh
bXA7IG51bWVyaWNhbCBkYXRhPC9rZXl3b3JkPjxrZXl3b3JkPlBhdGllbnQgQ29tcGxpYW5jZS9w
c3ljaG9sb2d5PC9rZXl3b3JkPjxrZXl3b3JkPlN1cnZleXMgYW5kIFF1ZXN0aW9ubmFpcmVzPC9r
ZXl3b3JkPjxrZXl3b3JkPlVuaXRlZCBTdGF0ZXM8L2tleXdvcmQ+PGtleXdvcmQ+VmFjY2luYXRp
b24vKnBzeWNob2xvZ3kvc3RhdGlzdGljcyAmYW1wOyBudW1lcmljYWwgZGF0YTwva2V5d29yZD48
a2V5d29yZD5WYWNjaW5hdGlvbiBSZWZ1c2FsLypwc3ljaG9sb2d5L3N0YXRpc3RpY3MgJmFtcDsg
bnVtZXJpY2FsIGRhdGE8L2tleXdvcmQ+PGtleXdvcmQ+Q292aWQtMTk8L2tleXdvcmQ+PGtleXdv
cmQ+SW5mZWN0aW9uPC9rZXl3b3JkPjxrZXl3b3JkPlBhbmRlbWljPC9rZXl3b3JkPjxrZXl3b3Jk
PlByZXZlbnRpb248L2tleXdvcmQ+PGtleXdvcmQ+UHVibGljIGhlYWx0aDwva2V5d29yZD48a2V5
d29yZD5WYWNjaW5lPC9rZXl3b3JkPjwva2V5d29yZHM+PGRhdGVzPjx5ZWFyPjIwMjE8L3llYXI+
PHB1Yi1kYXRlcz48ZGF0ZT5BcHI8L2RhdGU+PC9wdWItZGF0ZXM+PC9kYXRlcz48aXNibj4wMDk0
LTUxNDUgKFByaW50KSYjeEQ7MDA5NC01MTQ1PC9pc2JuPjxhY2Nlc3Npb24tbnVtPjMzMzg5NDIx
PC9hY2Nlc3Npb24tbnVtPjx1cmxzPjwvdXJscz48Y3VzdG9tMT5BdXRob3JzIGhhdmUgbm8gY29u
ZmxpY3RzIG9mIGludGVyZXN0cyB0byBkZWNsYXJlLjwvY3VzdG9tMT48Y3VzdG9tMj5QTUM3Nzc4
ODQyPC9jdXN0b20yPjxlbGVjdHJvbmljLXJlc291cmNlLW51bT4xMC4xMDA3L3MxMDkwMC0wMjAt
MDA5NTgteDwvZWxlY3Ryb25pYy1yZXNvdXJjZS1udW0+PHJlbW90ZS1kYXRhYmFzZS1wcm92aWRl
cj5OTE08L3JlbW90ZS1kYXRhYmFzZS1wcm92aWRlcj48bGFuZ3VhZ2U+ZW5nPC9sYW5ndWFnZT48
L3JlY29yZD48L0NpdGU+PC9FbmROb3RlPgB=
</w:fldData>
        </w:fldChar>
      </w:r>
      <w:r w:rsidR="00F11E68">
        <w:rPr>
          <w:rFonts w:ascii="Arial" w:hAnsi="Arial" w:cs="Arial"/>
          <w:sz w:val="22"/>
          <w:szCs w:val="22"/>
        </w:rPr>
        <w:instrText xml:space="preserve"> ADDIN EN.CITE </w:instrText>
      </w:r>
      <w:r w:rsidR="00F11E68">
        <w:rPr>
          <w:rFonts w:ascii="Arial" w:hAnsi="Arial" w:cs="Arial"/>
          <w:sz w:val="22"/>
          <w:szCs w:val="22"/>
        </w:rPr>
        <w:fldChar w:fldCharType="begin">
          <w:fldData xml:space="preserve">PEVuZE5vdGU+PENpdGU+PEF1dGhvcj5LaHViY2hhbmRhbmk8L0F1dGhvcj48WWVhcj4yMDIxPC9Z
ZWFyPjxSZWNOdW0+Njg8L1JlY051bT48RGlzcGxheVRleHQ+KEtodWJjaGFuZGFuaSBldCBhbC4s
IDIwMjEpPC9EaXNwbGF5VGV4dD48cmVjb3JkPjxyZWMtbnVtYmVyPjY4PC9yZWMtbnVtYmVyPjxm
b3JlaWduLWtleXM+PGtleSBhcHA9IkVOIiBkYi1pZD0iMnc1MDJ0enZ3ZmF2ZDRlZjJ3N3B4ZnM4
MGYwcHNwNXg1end4IiB0aW1lc3RhbXA9IjE2OTc1NzAyMjMiPjY4PC9rZXk+PC9mb3JlaWduLWtl
eXM+PHJlZi10eXBlIG5hbWU9IkpvdXJuYWwgQXJ0aWNsZSI+MTc8L3JlZi10eXBlPjxjb250cmli
dXRvcnM+PGF1dGhvcnM+PGF1dGhvcj5LaHViY2hhbmRhbmksIEouPC9hdXRob3I+PGF1dGhvcj5T
aGFybWEsIFMuPC9hdXRob3I+PGF1dGhvcj5QcmljZSwgSi4gSC48L2F1dGhvcj48YXV0aG9yPldp
Ymxpc2hhdXNlciwgTS4gSi48L2F1dGhvcj48YXV0aG9yPlNoYXJtYSwgTS48L2F1dGhvcj48YXV0
aG9yPldlYmIsIEYuIEouPC9hdXRob3I+PC9hdXRob3JzPjwvY29udHJpYnV0b3JzPjxhdXRoLWFk
ZHJlc3M+RGVwYXJ0bWVudCBvZiBQdWJsaWMgSGVhbHRoIFNjaWVuY2VzLCBOZXcgTWV4aWNvIFN0
YXRlIFVuaXZlcnNpdHksIExhcyBDcnVjZXMsIE5NLCA4ODAwMywgVVNBLiBqYWdkaXNoQG5tc3Uu
ZWR1LiYjeEQ7TWlsbGVyIENvbGxlZ2Ugb2YgQnVzaW5lc3MsIEJhbGwgU3RhdGUgVW5pdmVyc2l0
eSwgTXVuY2llLCBJTiwgNDczMDYsIFVTQS4mI3hEO0RlcGFydG1lbnQgb2YgUG9wdWxhdGlvbiBI
ZWFsdGgsIEVtZXJpdHVzIFByb2Zlc3NvciBvZiBQdWJsaWMgSGVhbHRoLCBVbml2ZXJzaXR5IG9m
IFRvbGVkbywgVG9sZWRvLCBPSCwgNDM2MDYsIFVTQS4mI3hEO0RlcGFydG1lbnQgb2YgSGVhbHRo
IFN0dWRpZXMsIFVuaXZlcnNpdHkgb2YgSG91c3Rvbi1WaWN0b3JpYSwgVmljdG9yaWEsIFRYLCA3
NzkwMSwgVVNBLiYjeEQ7RGVwYXJ0bWVudCBvZiBFbnZpcm9ubWVudGFsICZhbXA7IE9jY3VwYXRp
b25hbCBIZWFsdGgsIFVuaXZlcnNpdHkgb2YgTmV2YWRhLCBMYXMgVmVnYXMsIE5WLCA4OTExOSwg
VVNBLiYjeEQ7RGVwYXJ0bWVudCBvZiBDb21tdW5pdHkgSGVhbHRoIGFuZCBGYW1pbHkgTWVkaWNp
bmUsIFVuaXZlcnNpdHkgb2YgRmxvcmlkYSwgSmFja3NvbnZpbGxlLCBGTCwgMzIyMDksIFVTQS48
L2F1dGgtYWRkcmVzcz48dGl0bGVzPjx0aXRsZT5DT1ZJRC0xOSBWYWNjaW5hdGlvbiBIZXNpdGFu
Y3kgaW4gdGhlIFVuaXRlZCBTdGF0ZXM6IEEgUmFwaWQgTmF0aW9uYWwgQXNzZXNzbWVudDwvdGl0
bGU+PHNlY29uZGFyeS10aXRsZT5KIENvbW11bml0eSBIZWFsdGg8L3NlY29uZGFyeS10aXRsZT48
L3RpdGxlcz48cGVyaW9kaWNhbD48ZnVsbC10aXRsZT5KIENvbW11bml0eSBIZWFsdGg8L2Z1bGwt
dGl0bGU+PC9wZXJpb2RpY2FsPjxwYWdlcz4yNzAtMjc3PC9wYWdlcz48dm9sdW1lPjQ2PC92b2x1
bWU+PG51bWJlcj4yPC9udW1iZXI+PGVkaXRpb24+MjAyMTAxMDM8L2VkaXRpb24+PGtleXdvcmRz
PjxrZXl3b3JkPkFkdWx0PC9rZXl3b3JkPjxrZXl3b3JkPkNPVklELTE5L2VwaWRlbWlvbG9neS8q
cHJldmVudGlvbiAmYW1wOyBjb250cm9sPC9rZXl3b3JkPjxrZXl3b3JkPkNPVklELTE5IFZhY2Np
bmVzLyp0aGVyYXBldXRpYyB1c2U8L2tleXdvcmQ+PGtleXdvcmQ+RmVtYWxlPC9rZXl3b3JkPjxr
ZXl3b3JkPkh1bWFuczwva2V5d29yZD48a2V5d29yZD5NYWxlPC9rZXl3b3JkPjxrZXl3b3JkPlBh
dGllbnQgQWNjZXB0YW5jZSBvZiBIZWFsdGggQ2FyZS8qcHN5Y2hvbG9neS9zdGF0aXN0aWNzICZh
bXA7IG51bWVyaWNhbCBkYXRhPC9rZXl3b3JkPjxrZXl3b3JkPlBhdGllbnQgQ29tcGxpYW5jZS9w
c3ljaG9sb2d5PC9rZXl3b3JkPjxrZXl3b3JkPlN1cnZleXMgYW5kIFF1ZXN0aW9ubmFpcmVzPC9r
ZXl3b3JkPjxrZXl3b3JkPlVuaXRlZCBTdGF0ZXM8L2tleXdvcmQ+PGtleXdvcmQ+VmFjY2luYXRp
b24vKnBzeWNob2xvZ3kvc3RhdGlzdGljcyAmYW1wOyBudW1lcmljYWwgZGF0YTwva2V5d29yZD48
a2V5d29yZD5WYWNjaW5hdGlvbiBSZWZ1c2FsLypwc3ljaG9sb2d5L3N0YXRpc3RpY3MgJmFtcDsg
bnVtZXJpY2FsIGRhdGE8L2tleXdvcmQ+PGtleXdvcmQ+Q292aWQtMTk8L2tleXdvcmQ+PGtleXdv
cmQ+SW5mZWN0aW9uPC9rZXl3b3JkPjxrZXl3b3JkPlBhbmRlbWljPC9rZXl3b3JkPjxrZXl3b3Jk
PlByZXZlbnRpb248L2tleXdvcmQ+PGtleXdvcmQ+UHVibGljIGhlYWx0aDwva2V5d29yZD48a2V5
d29yZD5WYWNjaW5lPC9rZXl3b3JkPjwva2V5d29yZHM+PGRhdGVzPjx5ZWFyPjIwMjE8L3llYXI+
PHB1Yi1kYXRlcz48ZGF0ZT5BcHI8L2RhdGU+PC9wdWItZGF0ZXM+PC9kYXRlcz48aXNibj4wMDk0
LTUxNDUgKFByaW50KSYjeEQ7MDA5NC01MTQ1PC9pc2JuPjxhY2Nlc3Npb24tbnVtPjMzMzg5NDIx
PC9hY2Nlc3Npb24tbnVtPjx1cmxzPjwvdXJscz48Y3VzdG9tMT5BdXRob3JzIGhhdmUgbm8gY29u
ZmxpY3RzIG9mIGludGVyZXN0cyB0byBkZWNsYXJlLjwvY3VzdG9tMT48Y3VzdG9tMj5QTUM3Nzc4
ODQyPC9jdXN0b20yPjxlbGVjdHJvbmljLXJlc291cmNlLW51bT4xMC4xMDA3L3MxMDkwMC0wMjAt
MDA5NTgteDwvZWxlY3Ryb25pYy1yZXNvdXJjZS1udW0+PHJlbW90ZS1kYXRhYmFzZS1wcm92aWRl
cj5OTE08L3JlbW90ZS1kYXRhYmFzZS1wcm92aWRlcj48bGFuZ3VhZ2U+ZW5nPC9sYW5ndWFnZT48
L3JlY29yZD48L0NpdGU+PC9FbmROb3RlPgB=
</w:fldData>
        </w:fldChar>
      </w:r>
      <w:r w:rsidR="00F11E68">
        <w:rPr>
          <w:rFonts w:ascii="Arial" w:hAnsi="Arial" w:cs="Arial"/>
          <w:sz w:val="22"/>
          <w:szCs w:val="22"/>
        </w:rPr>
        <w:instrText xml:space="preserve"> ADDIN EN.CITE.DATA </w:instrText>
      </w:r>
      <w:r w:rsidR="00F11E68">
        <w:rPr>
          <w:rFonts w:ascii="Arial" w:hAnsi="Arial" w:cs="Arial"/>
          <w:sz w:val="22"/>
          <w:szCs w:val="22"/>
        </w:rPr>
      </w:r>
      <w:r w:rsidR="00F11E68">
        <w:rPr>
          <w:rFonts w:ascii="Arial" w:hAnsi="Arial" w:cs="Arial"/>
          <w:sz w:val="22"/>
          <w:szCs w:val="22"/>
        </w:rPr>
        <w:fldChar w:fldCharType="end"/>
      </w:r>
      <w:r w:rsidR="00F11E68">
        <w:rPr>
          <w:rFonts w:ascii="Arial" w:hAnsi="Arial" w:cs="Arial"/>
          <w:sz w:val="22"/>
          <w:szCs w:val="22"/>
        </w:rPr>
      </w:r>
      <w:r w:rsidR="00F11E68">
        <w:rPr>
          <w:rFonts w:ascii="Arial" w:hAnsi="Arial" w:cs="Arial"/>
          <w:sz w:val="22"/>
          <w:szCs w:val="22"/>
        </w:rPr>
        <w:fldChar w:fldCharType="separate"/>
      </w:r>
      <w:r w:rsidR="00F11E68">
        <w:rPr>
          <w:rFonts w:ascii="Arial" w:hAnsi="Arial" w:cs="Arial"/>
          <w:noProof/>
          <w:sz w:val="22"/>
          <w:szCs w:val="22"/>
        </w:rPr>
        <w:t>(Khubchandani et al., 2021)</w:t>
      </w:r>
      <w:r w:rsidR="00F11E68">
        <w:rPr>
          <w:rFonts w:ascii="Arial" w:hAnsi="Arial" w:cs="Arial"/>
          <w:sz w:val="22"/>
          <w:szCs w:val="22"/>
        </w:rPr>
        <w:fldChar w:fldCharType="end"/>
      </w:r>
      <w:r w:rsidR="004E2AA0">
        <w:rPr>
          <w:rFonts w:ascii="Arial" w:hAnsi="Arial" w:cs="Arial"/>
          <w:sz w:val="22"/>
          <w:szCs w:val="22"/>
        </w:rPr>
        <w:t>.</w:t>
      </w:r>
      <w:r w:rsidR="00E336A6">
        <w:rPr>
          <w:rFonts w:ascii="Arial" w:hAnsi="Arial" w:cs="Arial"/>
          <w:sz w:val="22"/>
          <w:szCs w:val="22"/>
        </w:rPr>
        <w:t xml:space="preserve"> </w:t>
      </w:r>
      <w:r w:rsidR="00F05F70" w:rsidRPr="00DA38B6">
        <w:rPr>
          <w:rFonts w:ascii="Arial" w:hAnsi="Arial" w:cs="Arial"/>
          <w:sz w:val="22"/>
          <w:szCs w:val="22"/>
        </w:rPr>
        <w:t>Understanding</w:t>
      </w:r>
      <w:r w:rsidR="00F05F70" w:rsidRPr="7A7EE240">
        <w:rPr>
          <w:rFonts w:ascii="Arial" w:hAnsi="Arial" w:cs="Arial"/>
          <w:sz w:val="22"/>
          <w:szCs w:val="22"/>
        </w:rPr>
        <w:t xml:space="preserve"> how sociodemographic factors influence vaccine knowledge and trust is important in </w:t>
      </w:r>
      <w:r w:rsidR="004336B5" w:rsidRPr="7A7EE240">
        <w:rPr>
          <w:rFonts w:ascii="Arial" w:hAnsi="Arial" w:cs="Arial"/>
          <w:sz w:val="22"/>
          <w:szCs w:val="22"/>
        </w:rPr>
        <w:t>targeting</w:t>
      </w:r>
      <w:r w:rsidR="00F05F70" w:rsidRPr="7A7EE240">
        <w:rPr>
          <w:rFonts w:ascii="Arial" w:hAnsi="Arial" w:cs="Arial"/>
          <w:sz w:val="22"/>
          <w:szCs w:val="22"/>
        </w:rPr>
        <w:t xml:space="preserve"> future vaccination efforts, and thus decrease rates of HPV transmission and HPV-associated cancers. </w:t>
      </w:r>
    </w:p>
    <w:p w14:paraId="72917559" w14:textId="71C8CC45" w:rsidR="004407B4" w:rsidRDefault="004D041C" w:rsidP="00E2721F">
      <w:pPr>
        <w:spacing w:line="480" w:lineRule="auto"/>
        <w:rPr>
          <w:rFonts w:ascii="Arial" w:hAnsi="Arial" w:cs="Arial"/>
          <w:bCs/>
          <w:sz w:val="22"/>
          <w:szCs w:val="22"/>
        </w:rPr>
      </w:pPr>
      <w:r>
        <w:rPr>
          <w:rFonts w:ascii="Arial" w:hAnsi="Arial" w:cs="Arial"/>
          <w:bCs/>
          <w:sz w:val="22"/>
          <w:szCs w:val="22"/>
        </w:rPr>
        <w:t xml:space="preserve">Introduced by the World Health Organization’s SAGE working group and </w:t>
      </w:r>
      <w:commentRangeStart w:id="23"/>
      <w:r>
        <w:rPr>
          <w:rFonts w:ascii="Arial" w:hAnsi="Arial" w:cs="Arial"/>
          <w:bCs/>
          <w:sz w:val="22"/>
          <w:szCs w:val="22"/>
        </w:rPr>
        <w:t>published in 2015</w:t>
      </w:r>
      <w:commentRangeEnd w:id="23"/>
      <w:r>
        <w:rPr>
          <w:rStyle w:val="CommentReference"/>
        </w:rPr>
        <w:commentReference w:id="23"/>
      </w:r>
      <w:r w:rsidR="00AE30A1">
        <w:rPr>
          <w:rFonts w:ascii="Arial" w:hAnsi="Arial" w:cs="Arial"/>
          <w:bCs/>
          <w:sz w:val="22"/>
          <w:szCs w:val="22"/>
        </w:rPr>
        <w:t xml:space="preserve"> </w:t>
      </w:r>
      <w:r w:rsidR="00AE30A1">
        <w:rPr>
          <w:rFonts w:ascii="Arial" w:hAnsi="Arial" w:cs="Arial"/>
          <w:bCs/>
          <w:sz w:val="22"/>
          <w:szCs w:val="22"/>
        </w:rPr>
        <w:fldChar w:fldCharType="begin"/>
      </w:r>
      <w:r w:rsidR="00AE30A1">
        <w:rPr>
          <w:rFonts w:ascii="Arial" w:hAnsi="Arial" w:cs="Arial"/>
          <w:bCs/>
          <w:sz w:val="22"/>
          <w:szCs w:val="22"/>
        </w:rPr>
        <w:instrText xml:space="preserve"> ADDIN EN.CITE &lt;EndNote&gt;&lt;Cite&gt;&lt;Author&gt;MacDonald&lt;/Author&gt;&lt;Year&gt;2015&lt;/Year&gt;&lt;RecNum&gt;6&lt;/RecNum&gt;&lt;DisplayText&gt;(MacDonald, 2015)&lt;/DisplayText&gt;&lt;record&gt;&lt;rec-number&gt;6&lt;/rec-number&gt;&lt;foreign-keys&gt;&lt;key app="EN" db-id="2w502tzvwfavd4ef2w7pxfs80f0psp5x5zwx" timestamp="1691529506"&gt;6&lt;/key&gt;&lt;/foreign-keys&gt;&lt;ref-type name="Journal Article"&gt;17&lt;/ref-type&gt;&lt;contributors&gt;&lt;authors&gt;&lt;author&gt;MacDonald, N. E.&lt;/author&gt;&lt;/authors&gt;&lt;/contributors&gt;&lt;auth-address&gt;Department of Paediatrics, Dalhousie University, Canadian Centre for Vaccinology, IWK Health Centre, Halifax, Canada. Electronic address: Noni.MacDonald@dal.ca.&lt;/auth-address&gt;&lt;titles&gt;&lt;title&gt;Vaccine hesitancy: Definition, scope and determinants&lt;/title&gt;&lt;secondary-title&gt;Vaccine&lt;/secondary-title&gt;&lt;/titles&gt;&lt;periodical&gt;&lt;full-title&gt;Vaccine&lt;/full-title&gt;&lt;/periodical&gt;&lt;pages&gt;4161-4&lt;/pages&gt;&lt;volume&gt;33&lt;/volume&gt;&lt;number&gt;34&lt;/number&gt;&lt;edition&gt;20150417&lt;/edition&gt;&lt;keywords&gt;&lt;keyword&gt;*Health Knowledge, Attitudes, Practice&lt;/keyword&gt;&lt;keyword&gt;Humans&lt;/keyword&gt;&lt;keyword&gt;*Patient Acceptance of Health Care&lt;/keyword&gt;&lt;keyword&gt;Patient Compliance&lt;/keyword&gt;&lt;keyword&gt;*Treatment Refusal&lt;/keyword&gt;&lt;keyword&gt;Vaccination/*psychology&lt;/keyword&gt;&lt;keyword&gt;Vaccines&lt;/keyword&gt;&lt;keyword&gt;World Health Organization&lt;/keyword&gt;&lt;keyword&gt;Hesitancy determinants&lt;/keyword&gt;&lt;keyword&gt;Hesitancy determinants matrix&lt;/keyword&gt;&lt;keyword&gt;Vaccination hesitancy&lt;/keyword&gt;&lt;keyword&gt;Vaccine hesitancy&lt;/keyword&gt;&lt;keyword&gt;Who&lt;/keyword&gt;&lt;/keywords&gt;&lt;dates&gt;&lt;year&gt;2015&lt;/year&gt;&lt;pub-dates&gt;&lt;date&gt;Aug 14&lt;/date&gt;&lt;/pub-dates&gt;&lt;/dates&gt;&lt;isbn&gt;0264-410x&lt;/isbn&gt;&lt;accession-num&gt;25896383&lt;/accession-num&gt;&lt;urls&gt;&lt;/urls&gt;&lt;electronic-resource-num&gt;10.1016/j.vaccine.2015.04.036&lt;/electronic-resource-num&gt;&lt;remote-database-provider&gt;NLM&lt;/remote-database-provider&gt;&lt;language&gt;eng&lt;/language&gt;&lt;/record&gt;&lt;/Cite&gt;&lt;/EndNote&gt;</w:instrText>
      </w:r>
      <w:r w:rsidR="00AE30A1">
        <w:rPr>
          <w:rFonts w:ascii="Arial" w:hAnsi="Arial" w:cs="Arial"/>
          <w:bCs/>
          <w:sz w:val="22"/>
          <w:szCs w:val="22"/>
        </w:rPr>
        <w:fldChar w:fldCharType="separate"/>
      </w:r>
      <w:r w:rsidR="00AE30A1">
        <w:rPr>
          <w:rFonts w:ascii="Arial" w:hAnsi="Arial" w:cs="Arial"/>
          <w:bCs/>
          <w:noProof/>
          <w:sz w:val="22"/>
          <w:szCs w:val="22"/>
        </w:rPr>
        <w:t>(MacDonald, 2015)</w:t>
      </w:r>
      <w:r w:rsidR="00AE30A1">
        <w:rPr>
          <w:rFonts w:ascii="Arial" w:hAnsi="Arial" w:cs="Arial"/>
          <w:bCs/>
          <w:sz w:val="22"/>
          <w:szCs w:val="22"/>
        </w:rPr>
        <w:fldChar w:fldCharType="end"/>
      </w:r>
      <w:r w:rsidR="00AE30A1">
        <w:rPr>
          <w:rFonts w:ascii="Arial" w:hAnsi="Arial" w:cs="Arial"/>
          <w:bCs/>
          <w:sz w:val="22"/>
          <w:szCs w:val="22"/>
        </w:rPr>
        <w:t>,</w:t>
      </w:r>
      <w:r>
        <w:rPr>
          <w:rFonts w:ascii="Arial" w:hAnsi="Arial" w:cs="Arial"/>
          <w:bCs/>
          <w:sz w:val="22"/>
          <w:szCs w:val="22"/>
        </w:rPr>
        <w:t xml:space="preserve"> the “Three C’s” model for vaccine hesitancy categorized behavioral factors of the vaccine decision-making process.</w:t>
      </w:r>
      <w:r w:rsidR="00704B69">
        <w:rPr>
          <w:rFonts w:ascii="Arial" w:hAnsi="Arial" w:cs="Arial"/>
          <w:bCs/>
          <w:sz w:val="22"/>
          <w:szCs w:val="22"/>
        </w:rPr>
        <w:t xml:space="preserve"> “Confidence”, “Complacency”, and “Convenience” </w:t>
      </w:r>
      <w:r w:rsidR="001C6F36">
        <w:rPr>
          <w:rFonts w:ascii="Arial" w:hAnsi="Arial" w:cs="Arial"/>
          <w:bCs/>
          <w:sz w:val="22"/>
          <w:szCs w:val="22"/>
        </w:rPr>
        <w:t xml:space="preserve">have been proposed </w:t>
      </w:r>
      <w:r w:rsidR="00D3662B">
        <w:rPr>
          <w:rFonts w:ascii="Arial" w:hAnsi="Arial" w:cs="Arial"/>
          <w:bCs/>
          <w:sz w:val="22"/>
          <w:szCs w:val="22"/>
        </w:rPr>
        <w:t>as</w:t>
      </w:r>
      <w:r w:rsidR="001C6F36">
        <w:rPr>
          <w:rFonts w:ascii="Arial" w:hAnsi="Arial" w:cs="Arial"/>
          <w:bCs/>
          <w:sz w:val="22"/>
          <w:szCs w:val="22"/>
        </w:rPr>
        <w:t xml:space="preserve"> interact</w:t>
      </w:r>
      <w:r w:rsidR="00D3662B">
        <w:rPr>
          <w:rFonts w:ascii="Arial" w:hAnsi="Arial" w:cs="Arial"/>
          <w:bCs/>
          <w:sz w:val="22"/>
          <w:szCs w:val="22"/>
        </w:rPr>
        <w:t>ing dimensions</w:t>
      </w:r>
      <w:r w:rsidR="001C6F36">
        <w:rPr>
          <w:rFonts w:ascii="Arial" w:hAnsi="Arial" w:cs="Arial"/>
          <w:bCs/>
          <w:sz w:val="22"/>
          <w:szCs w:val="22"/>
        </w:rPr>
        <w:t xml:space="preserve"> </w:t>
      </w:r>
      <w:r w:rsidR="005F2A76">
        <w:rPr>
          <w:rFonts w:ascii="Arial" w:hAnsi="Arial" w:cs="Arial"/>
          <w:bCs/>
          <w:sz w:val="22"/>
          <w:szCs w:val="22"/>
        </w:rPr>
        <w:t>that influence</w:t>
      </w:r>
      <w:r w:rsidR="001C6F36">
        <w:rPr>
          <w:rFonts w:ascii="Arial" w:hAnsi="Arial" w:cs="Arial"/>
          <w:bCs/>
          <w:sz w:val="22"/>
          <w:szCs w:val="22"/>
        </w:rPr>
        <w:t xml:space="preserve"> vaccine decision-making</w:t>
      </w:r>
      <w:r w:rsidR="00D3662B">
        <w:rPr>
          <w:rFonts w:ascii="Arial" w:hAnsi="Arial" w:cs="Arial"/>
          <w:bCs/>
          <w:sz w:val="22"/>
          <w:szCs w:val="22"/>
        </w:rPr>
        <w:t xml:space="preserve">, which </w:t>
      </w:r>
      <w:r w:rsidR="001C6F36">
        <w:rPr>
          <w:rFonts w:ascii="Arial" w:hAnsi="Arial" w:cs="Arial"/>
          <w:bCs/>
          <w:sz w:val="22"/>
          <w:szCs w:val="22"/>
        </w:rPr>
        <w:t xml:space="preserve">is </w:t>
      </w:r>
      <w:r w:rsidR="00AC075D">
        <w:rPr>
          <w:rFonts w:ascii="Arial" w:hAnsi="Arial" w:cs="Arial"/>
          <w:bCs/>
          <w:sz w:val="22"/>
          <w:szCs w:val="22"/>
        </w:rPr>
        <w:t>vaccine dependent</w:t>
      </w:r>
      <w:r w:rsidR="001C6F36">
        <w:rPr>
          <w:rFonts w:ascii="Arial" w:hAnsi="Arial" w:cs="Arial"/>
          <w:bCs/>
          <w:sz w:val="22"/>
          <w:szCs w:val="22"/>
        </w:rPr>
        <w:t>. Confidence characterizes factors related to trust in the vaccine, in the systems that make and approve the vaccine, and the providers recommending the vaccine. Complacency describes the individual perception of the need for the vaccine</w:t>
      </w:r>
      <w:r w:rsidR="004407B4">
        <w:rPr>
          <w:rFonts w:ascii="Arial" w:hAnsi="Arial" w:cs="Arial"/>
          <w:bCs/>
          <w:sz w:val="22"/>
          <w:szCs w:val="22"/>
        </w:rPr>
        <w:t xml:space="preserve"> and</w:t>
      </w:r>
      <w:r w:rsidR="001C6F36">
        <w:rPr>
          <w:rFonts w:ascii="Arial" w:hAnsi="Arial" w:cs="Arial"/>
          <w:bCs/>
          <w:sz w:val="22"/>
          <w:szCs w:val="22"/>
        </w:rPr>
        <w:t xml:space="preserve"> </w:t>
      </w:r>
      <w:r w:rsidR="004407B4">
        <w:rPr>
          <w:rFonts w:ascii="Arial" w:hAnsi="Arial" w:cs="Arial"/>
          <w:bCs/>
          <w:sz w:val="22"/>
          <w:szCs w:val="22"/>
        </w:rPr>
        <w:t xml:space="preserve">the seriousness and/or frequency of the disease that the vaccine prevents, while convenience describes the ease of which one </w:t>
      </w:r>
      <w:r w:rsidR="00647966">
        <w:rPr>
          <w:rFonts w:ascii="Arial" w:hAnsi="Arial" w:cs="Arial"/>
          <w:bCs/>
          <w:sz w:val="22"/>
          <w:szCs w:val="22"/>
        </w:rPr>
        <w:t>can</w:t>
      </w:r>
      <w:r w:rsidR="004407B4">
        <w:rPr>
          <w:rFonts w:ascii="Arial" w:hAnsi="Arial" w:cs="Arial"/>
          <w:bCs/>
          <w:sz w:val="22"/>
          <w:szCs w:val="22"/>
        </w:rPr>
        <w:t xml:space="preserve"> obtain immunization. </w:t>
      </w:r>
      <w:r w:rsidR="00957A66">
        <w:rPr>
          <w:rFonts w:ascii="Arial" w:hAnsi="Arial" w:cs="Arial"/>
          <w:bCs/>
          <w:sz w:val="22"/>
          <w:szCs w:val="22"/>
        </w:rPr>
        <w:t>To further characterize HPV vaccine hesitancy among young adults, w</w:t>
      </w:r>
      <w:r w:rsidR="00D3662B">
        <w:rPr>
          <w:rFonts w:ascii="Arial" w:hAnsi="Arial" w:cs="Arial"/>
          <w:bCs/>
          <w:sz w:val="22"/>
          <w:szCs w:val="22"/>
        </w:rPr>
        <w:t xml:space="preserve">e sought to create scales that aligned with the established dimensions of the Three C’s model using data reduction techniques across </w:t>
      </w:r>
      <w:r w:rsidR="003D5138">
        <w:rPr>
          <w:rFonts w:ascii="Arial" w:hAnsi="Arial" w:cs="Arial"/>
          <w:bCs/>
          <w:sz w:val="22"/>
          <w:szCs w:val="22"/>
        </w:rPr>
        <w:t>a 27-item survey tool.</w:t>
      </w:r>
    </w:p>
    <w:p w14:paraId="6B6CB710" w14:textId="51FD338F" w:rsidR="00957B88" w:rsidRPr="00E2721F" w:rsidRDefault="003E0F4C" w:rsidP="003D5138">
      <w:pPr>
        <w:spacing w:line="480" w:lineRule="auto"/>
        <w:rPr>
          <w:rFonts w:ascii="Arial" w:hAnsi="Arial" w:cs="Arial"/>
          <w:bCs/>
          <w:sz w:val="22"/>
          <w:szCs w:val="22"/>
        </w:rPr>
      </w:pPr>
      <w:r w:rsidRPr="00E2721F">
        <w:rPr>
          <w:rFonts w:ascii="Arial" w:hAnsi="Arial" w:cs="Arial"/>
          <w:bCs/>
          <w:sz w:val="22"/>
          <w:szCs w:val="22"/>
        </w:rPr>
        <w:t xml:space="preserve">Understanding knowledge and trust of the HPV vaccine in the 18-26 demographic can help to direct current and future HPV vaccination efforts. </w:t>
      </w:r>
      <w:commentRangeStart w:id="24"/>
      <w:r w:rsidRPr="00E2721F">
        <w:rPr>
          <w:rFonts w:ascii="Arial" w:hAnsi="Arial" w:cs="Arial"/>
          <w:bCs/>
          <w:sz w:val="22"/>
          <w:szCs w:val="22"/>
        </w:rPr>
        <w:t xml:space="preserve">Using a survey of </w:t>
      </w:r>
      <w:commentRangeStart w:id="25"/>
      <w:commentRangeEnd w:id="25"/>
      <w:r w:rsidR="003C5AD4">
        <w:rPr>
          <w:rStyle w:val="CommentReference"/>
        </w:rPr>
        <w:commentReference w:id="25"/>
      </w:r>
      <w:r w:rsidRPr="00E2721F">
        <w:rPr>
          <w:rFonts w:ascii="Arial" w:hAnsi="Arial" w:cs="Arial"/>
          <w:bCs/>
          <w:sz w:val="22"/>
          <w:szCs w:val="22"/>
        </w:rPr>
        <w:t>participants across 12 western states</w:t>
      </w:r>
      <w:commentRangeEnd w:id="24"/>
      <w:r w:rsidR="004336B5">
        <w:rPr>
          <w:rStyle w:val="CommentReference"/>
        </w:rPr>
        <w:commentReference w:id="24"/>
      </w:r>
      <w:r w:rsidRPr="00E2721F">
        <w:rPr>
          <w:rFonts w:ascii="Arial" w:hAnsi="Arial" w:cs="Arial"/>
          <w:bCs/>
          <w:sz w:val="22"/>
          <w:szCs w:val="22"/>
        </w:rPr>
        <w:t>,</w:t>
      </w:r>
      <w:r w:rsidR="00920CF7">
        <w:rPr>
          <w:rFonts w:ascii="Arial" w:hAnsi="Arial" w:cs="Arial"/>
          <w:bCs/>
          <w:sz w:val="22"/>
          <w:szCs w:val="22"/>
        </w:rPr>
        <w:t xml:space="preserve"> </w:t>
      </w:r>
      <w:r w:rsidRPr="00E2721F">
        <w:rPr>
          <w:rFonts w:ascii="Arial" w:hAnsi="Arial" w:cs="Arial"/>
          <w:bCs/>
          <w:sz w:val="22"/>
          <w:szCs w:val="22"/>
        </w:rPr>
        <w:t xml:space="preserve">we sought to understand differences in HPV vaccine hesitancy </w:t>
      </w:r>
      <w:r w:rsidR="003D5138">
        <w:rPr>
          <w:rFonts w:ascii="Arial" w:hAnsi="Arial" w:cs="Arial"/>
          <w:bCs/>
          <w:sz w:val="22"/>
          <w:szCs w:val="22"/>
        </w:rPr>
        <w:t xml:space="preserve">for rural </w:t>
      </w:r>
      <w:r w:rsidR="00920CF7">
        <w:rPr>
          <w:rFonts w:ascii="Arial" w:hAnsi="Arial" w:cs="Arial"/>
          <w:bCs/>
          <w:sz w:val="22"/>
          <w:szCs w:val="22"/>
        </w:rPr>
        <w:t xml:space="preserve">young adults </w:t>
      </w:r>
      <w:r w:rsidR="003D5138">
        <w:rPr>
          <w:rFonts w:ascii="Arial" w:hAnsi="Arial" w:cs="Arial"/>
          <w:bCs/>
          <w:sz w:val="22"/>
          <w:szCs w:val="22"/>
        </w:rPr>
        <w:t xml:space="preserve">and rural Hispanic </w:t>
      </w:r>
      <w:r w:rsidRPr="00E2721F">
        <w:rPr>
          <w:rFonts w:ascii="Arial" w:hAnsi="Arial" w:cs="Arial"/>
          <w:bCs/>
          <w:sz w:val="22"/>
          <w:szCs w:val="22"/>
        </w:rPr>
        <w:t>young adults in the western United States, during the era of COVID-19</w:t>
      </w:r>
    </w:p>
    <w:p w14:paraId="1313AFF0" w14:textId="75513DF6" w:rsidR="003E0F4C" w:rsidRPr="00E2721F" w:rsidRDefault="003E0F4C" w:rsidP="00E2721F">
      <w:pPr>
        <w:spacing w:line="480" w:lineRule="auto"/>
        <w:rPr>
          <w:rFonts w:ascii="Arial" w:hAnsi="Arial" w:cs="Arial"/>
          <w:bCs/>
          <w:sz w:val="22"/>
          <w:szCs w:val="22"/>
        </w:rPr>
      </w:pPr>
    </w:p>
    <w:p w14:paraId="71454078" w14:textId="0DE7241B" w:rsidR="003E0F4C" w:rsidRPr="00E2721F" w:rsidRDefault="00715D30" w:rsidP="00A118D3">
      <w:pPr>
        <w:pStyle w:val="Heading1"/>
        <w:numPr>
          <w:ilvl w:val="0"/>
          <w:numId w:val="3"/>
        </w:numPr>
      </w:pPr>
      <w:r w:rsidRPr="00B435A6">
        <w:rPr>
          <w:caps/>
        </w:rPr>
        <w:t>Materials an</w:t>
      </w:r>
      <w:r w:rsidR="00CF5E31">
        <w:rPr>
          <w:caps/>
        </w:rPr>
        <w:t>d Methods</w:t>
      </w:r>
      <w:r w:rsidR="003E0F4C" w:rsidRPr="00E2721F">
        <w:t xml:space="preserve">: </w:t>
      </w:r>
    </w:p>
    <w:p w14:paraId="27FF467D" w14:textId="5687152D" w:rsidR="00273466" w:rsidRDefault="00A118D3" w:rsidP="00273466">
      <w:pPr>
        <w:pStyle w:val="Heading2"/>
      </w:pPr>
      <w:r>
        <w:t xml:space="preserve">2.1 </w:t>
      </w:r>
      <w:r w:rsidR="0084170E" w:rsidRPr="00E2721F">
        <w:t xml:space="preserve">Participants: </w:t>
      </w:r>
    </w:p>
    <w:p w14:paraId="4DEF606F" w14:textId="41475B64" w:rsidR="0084170E" w:rsidRPr="00E2721F" w:rsidRDefault="0084170E" w:rsidP="00E2721F">
      <w:pPr>
        <w:spacing w:line="480" w:lineRule="auto"/>
        <w:rPr>
          <w:rFonts w:ascii="Arial" w:hAnsi="Arial" w:cs="Arial"/>
          <w:bCs/>
          <w:sz w:val="22"/>
          <w:szCs w:val="22"/>
        </w:rPr>
      </w:pPr>
      <w:r w:rsidRPr="00E2721F">
        <w:rPr>
          <w:rFonts w:ascii="Arial" w:hAnsi="Arial" w:cs="Arial"/>
          <w:bCs/>
          <w:sz w:val="22"/>
          <w:szCs w:val="22"/>
        </w:rPr>
        <w:t xml:space="preserve">This study included a total of 2,937 survey participants </w:t>
      </w:r>
      <w:r w:rsidR="00A41967">
        <w:rPr>
          <w:rFonts w:ascii="Arial" w:hAnsi="Arial" w:cs="Arial"/>
          <w:bCs/>
          <w:sz w:val="22"/>
          <w:szCs w:val="22"/>
        </w:rPr>
        <w:t xml:space="preserve">living in rural and urban communities </w:t>
      </w:r>
      <w:r w:rsidRPr="00E2721F">
        <w:rPr>
          <w:rFonts w:ascii="Arial" w:hAnsi="Arial" w:cs="Arial"/>
          <w:bCs/>
          <w:sz w:val="22"/>
          <w:szCs w:val="22"/>
        </w:rPr>
        <w:t>across 1</w:t>
      </w:r>
      <w:r w:rsidR="00A41967">
        <w:rPr>
          <w:rFonts w:ascii="Arial" w:hAnsi="Arial" w:cs="Arial"/>
          <w:bCs/>
          <w:sz w:val="22"/>
          <w:szCs w:val="22"/>
        </w:rPr>
        <w:t>2</w:t>
      </w:r>
      <w:r w:rsidRPr="00E2721F">
        <w:rPr>
          <w:rFonts w:ascii="Arial" w:hAnsi="Arial" w:cs="Arial"/>
          <w:bCs/>
          <w:sz w:val="22"/>
          <w:szCs w:val="22"/>
        </w:rPr>
        <w:t xml:space="preserve"> Western states (Alaska, Arizona, California, Colorado, Idaho, Montana, New Mexico, Nevada, Oregon, Utah, Washington, and Wyoming). </w:t>
      </w:r>
      <w:r w:rsidR="00A41967">
        <w:rPr>
          <w:rFonts w:ascii="Arial" w:hAnsi="Arial" w:cs="Arial"/>
          <w:bCs/>
          <w:sz w:val="22"/>
          <w:szCs w:val="22"/>
        </w:rPr>
        <w:t xml:space="preserve">Participants were young adults (YAs) aged 18-26 years and had access to the </w:t>
      </w:r>
      <w:r w:rsidR="00A41967" w:rsidRPr="00A41967">
        <w:rPr>
          <w:rFonts w:ascii="Arial" w:hAnsi="Arial" w:cs="Arial"/>
          <w:bCs/>
          <w:sz w:val="22"/>
          <w:szCs w:val="22"/>
        </w:rPr>
        <w:t>internet-based survey via computer or smartphone.</w:t>
      </w:r>
      <w:r w:rsidR="00A41967">
        <w:rPr>
          <w:rFonts w:ascii="Arial" w:hAnsi="Arial" w:cs="Arial"/>
          <w:bCs/>
          <w:sz w:val="22"/>
          <w:szCs w:val="22"/>
        </w:rPr>
        <w:t xml:space="preserve"> </w:t>
      </w:r>
      <w:proofErr w:type="gramStart"/>
      <w:r w:rsidRPr="00E2721F">
        <w:rPr>
          <w:rFonts w:ascii="Arial" w:hAnsi="Arial" w:cs="Arial"/>
          <w:bCs/>
          <w:sz w:val="22"/>
          <w:szCs w:val="22"/>
        </w:rPr>
        <w:t xml:space="preserve">Participants </w:t>
      </w:r>
      <w:r w:rsidR="007A0CA1" w:rsidRPr="007A0CA1">
        <w:rPr>
          <w:rFonts w:ascii="Arial" w:hAnsi="Arial" w:cs="Arial"/>
          <w:bCs/>
          <w:sz w:val="22"/>
          <w:szCs w:val="22"/>
        </w:rPr>
        <w:t xml:space="preserve">self-reported </w:t>
      </w:r>
      <w:r w:rsidR="005F2A76" w:rsidRPr="007A0CA1">
        <w:rPr>
          <w:rFonts w:ascii="Arial" w:hAnsi="Arial" w:cs="Arial"/>
          <w:bCs/>
          <w:sz w:val="22"/>
          <w:szCs w:val="22"/>
        </w:rPr>
        <w:t>demographics</w:t>
      </w:r>
      <w:r w:rsidR="006E087A">
        <w:rPr>
          <w:rFonts w:ascii="Arial" w:hAnsi="Arial" w:cs="Arial"/>
          <w:bCs/>
          <w:sz w:val="22"/>
          <w:szCs w:val="22"/>
        </w:rPr>
        <w:t>,</w:t>
      </w:r>
      <w:proofErr w:type="gramEnd"/>
      <w:r w:rsidR="005F2A76">
        <w:rPr>
          <w:rFonts w:ascii="Arial" w:hAnsi="Arial" w:cs="Arial"/>
          <w:bCs/>
          <w:sz w:val="22"/>
          <w:szCs w:val="22"/>
        </w:rPr>
        <w:t xml:space="preserve"> </w:t>
      </w:r>
      <w:r w:rsidR="007A0CA1" w:rsidRPr="007A0CA1">
        <w:rPr>
          <w:rFonts w:ascii="Arial" w:hAnsi="Arial" w:cs="Arial"/>
          <w:bCs/>
          <w:sz w:val="22"/>
          <w:szCs w:val="22"/>
        </w:rPr>
        <w:t>answered HPV</w:t>
      </w:r>
      <w:r w:rsidR="006E087A">
        <w:rPr>
          <w:rFonts w:ascii="Arial" w:hAnsi="Arial" w:cs="Arial"/>
          <w:bCs/>
          <w:sz w:val="22"/>
          <w:szCs w:val="22"/>
        </w:rPr>
        <w:t xml:space="preserve"> and COVID-19</w:t>
      </w:r>
      <w:r w:rsidR="007A0CA1" w:rsidRPr="007A0CA1">
        <w:rPr>
          <w:rFonts w:ascii="Arial" w:hAnsi="Arial" w:cs="Arial"/>
          <w:bCs/>
          <w:sz w:val="22"/>
          <w:szCs w:val="22"/>
        </w:rPr>
        <w:t xml:space="preserve"> vaccine hesitancy</w:t>
      </w:r>
      <w:r w:rsidR="006E087A">
        <w:rPr>
          <w:rFonts w:ascii="Arial" w:hAnsi="Arial" w:cs="Arial"/>
          <w:bCs/>
          <w:sz w:val="22"/>
          <w:szCs w:val="22"/>
        </w:rPr>
        <w:t>,</w:t>
      </w:r>
      <w:r w:rsidR="007A0CA1" w:rsidRPr="007A0CA1">
        <w:rPr>
          <w:rFonts w:ascii="Arial" w:hAnsi="Arial" w:cs="Arial"/>
          <w:bCs/>
          <w:sz w:val="22"/>
          <w:szCs w:val="22"/>
        </w:rPr>
        <w:t xml:space="preserve"> and healthcare trust questions</w:t>
      </w:r>
      <w:r w:rsidR="007A0CA1">
        <w:rPr>
          <w:rFonts w:ascii="Arial" w:hAnsi="Arial" w:cs="Arial"/>
          <w:bCs/>
          <w:sz w:val="22"/>
          <w:szCs w:val="22"/>
        </w:rPr>
        <w:t>.</w:t>
      </w:r>
      <w:r w:rsidRPr="00E2721F">
        <w:rPr>
          <w:rFonts w:ascii="Arial" w:hAnsi="Arial" w:cs="Arial"/>
          <w:bCs/>
          <w:sz w:val="22"/>
          <w:szCs w:val="22"/>
        </w:rPr>
        <w:t xml:space="preserve"> Participants were made aware of the voluntary nature of their participation.</w:t>
      </w:r>
      <w:r w:rsidR="003D5138">
        <w:rPr>
          <w:rFonts w:ascii="Arial" w:hAnsi="Arial" w:cs="Arial"/>
          <w:bCs/>
          <w:sz w:val="22"/>
          <w:szCs w:val="22"/>
        </w:rPr>
        <w:t xml:space="preserve"> </w:t>
      </w:r>
      <w:r w:rsidR="003D5138" w:rsidRPr="00E2721F">
        <w:rPr>
          <w:rFonts w:ascii="Arial" w:hAnsi="Arial" w:cs="Arial"/>
          <w:bCs/>
          <w:sz w:val="22"/>
          <w:szCs w:val="22"/>
        </w:rPr>
        <w:t>Th</w:t>
      </w:r>
      <w:r w:rsidR="003D5138">
        <w:rPr>
          <w:rFonts w:ascii="Arial" w:hAnsi="Arial" w:cs="Arial"/>
          <w:bCs/>
          <w:sz w:val="22"/>
          <w:szCs w:val="22"/>
        </w:rPr>
        <w:t>is</w:t>
      </w:r>
      <w:r w:rsidR="003D5138" w:rsidRPr="00E2721F">
        <w:rPr>
          <w:rFonts w:ascii="Arial" w:hAnsi="Arial" w:cs="Arial"/>
          <w:bCs/>
          <w:sz w:val="22"/>
          <w:szCs w:val="22"/>
        </w:rPr>
        <w:t xml:space="preserve"> study was approved by the University of Utah IRB (00110831).</w:t>
      </w:r>
    </w:p>
    <w:p w14:paraId="25BFE636" w14:textId="77777777" w:rsidR="0084170E" w:rsidRPr="00E2721F" w:rsidRDefault="0084170E" w:rsidP="00E2721F">
      <w:pPr>
        <w:spacing w:line="480" w:lineRule="auto"/>
        <w:rPr>
          <w:rFonts w:ascii="Arial" w:hAnsi="Arial" w:cs="Arial"/>
          <w:b/>
          <w:sz w:val="22"/>
          <w:szCs w:val="22"/>
        </w:rPr>
      </w:pPr>
    </w:p>
    <w:p w14:paraId="5030A75E" w14:textId="67B3D60E" w:rsidR="00455752" w:rsidRPr="00E2721F" w:rsidRDefault="00A118D3" w:rsidP="00D9190F">
      <w:pPr>
        <w:pStyle w:val="Heading2"/>
      </w:pPr>
      <w:r>
        <w:t xml:space="preserve">2.2 </w:t>
      </w:r>
      <w:r w:rsidR="00455752" w:rsidRPr="00D9190F">
        <w:t>Study Design:</w:t>
      </w:r>
      <w:r w:rsidR="00455752" w:rsidRPr="00E2721F">
        <w:t xml:space="preserve"> </w:t>
      </w:r>
    </w:p>
    <w:p w14:paraId="17759650" w14:textId="016EE066" w:rsidR="007873FD" w:rsidRPr="00E2721F" w:rsidRDefault="00982FEC" w:rsidP="00E2721F">
      <w:pPr>
        <w:spacing w:line="480" w:lineRule="auto"/>
        <w:rPr>
          <w:rFonts w:ascii="Arial" w:hAnsi="Arial" w:cs="Arial"/>
          <w:sz w:val="22"/>
          <w:szCs w:val="22"/>
        </w:rPr>
      </w:pPr>
      <w:r w:rsidRPr="00E2721F">
        <w:rPr>
          <w:rFonts w:ascii="Arial" w:hAnsi="Arial" w:cs="Arial"/>
          <w:sz w:val="22"/>
          <w:szCs w:val="22"/>
        </w:rPr>
        <w:t xml:space="preserve">A cross-sectional online survey was conducted October 2020 </w:t>
      </w:r>
      <w:r w:rsidR="004336B5">
        <w:rPr>
          <w:rFonts w:ascii="Arial" w:hAnsi="Arial" w:cs="Arial"/>
          <w:sz w:val="22"/>
          <w:szCs w:val="22"/>
        </w:rPr>
        <w:t>through</w:t>
      </w:r>
      <w:r w:rsidRPr="00E2721F">
        <w:rPr>
          <w:rFonts w:ascii="Arial" w:hAnsi="Arial" w:cs="Arial"/>
          <w:sz w:val="22"/>
          <w:szCs w:val="22"/>
        </w:rPr>
        <w:t xml:space="preserve"> April 2021. </w:t>
      </w:r>
      <w:r w:rsidR="0084170E" w:rsidRPr="00E2721F">
        <w:rPr>
          <w:rFonts w:ascii="Arial" w:hAnsi="Arial" w:cs="Arial"/>
          <w:bCs/>
          <w:sz w:val="22"/>
          <w:szCs w:val="22"/>
        </w:rPr>
        <w:t xml:space="preserve">Participants were recruited using </w:t>
      </w:r>
      <w:r w:rsidR="004336B5">
        <w:rPr>
          <w:rFonts w:ascii="Arial" w:hAnsi="Arial" w:cs="Arial"/>
          <w:bCs/>
          <w:sz w:val="22"/>
          <w:szCs w:val="22"/>
        </w:rPr>
        <w:t xml:space="preserve">a convenience sampling from </w:t>
      </w:r>
      <w:r w:rsidR="0084170E" w:rsidRPr="00E2721F">
        <w:rPr>
          <w:rFonts w:ascii="Arial" w:hAnsi="Arial" w:cs="Arial"/>
          <w:bCs/>
          <w:sz w:val="22"/>
          <w:szCs w:val="22"/>
        </w:rPr>
        <w:t>ResearchMatch.org, Exact Data list servs,</w:t>
      </w:r>
      <w:r w:rsidR="0084170E" w:rsidRPr="00E2721F">
        <w:rPr>
          <w:rFonts w:ascii="Arial" w:hAnsi="Arial" w:cs="Arial"/>
          <w:sz w:val="22"/>
          <w:szCs w:val="22"/>
        </w:rPr>
        <w:t xml:space="preserve"> University of Utah list servs, Brigham Young University list servs, and </w:t>
      </w:r>
      <w:commentRangeStart w:id="26"/>
      <w:r w:rsidR="0084170E" w:rsidRPr="00E2721F">
        <w:rPr>
          <w:rFonts w:ascii="Arial" w:hAnsi="Arial" w:cs="Arial"/>
          <w:sz w:val="22"/>
          <w:szCs w:val="22"/>
        </w:rPr>
        <w:t xml:space="preserve">Intermountain </w:t>
      </w:r>
      <w:commentRangeEnd w:id="26"/>
      <w:r w:rsidR="00194D5E">
        <w:rPr>
          <w:rStyle w:val="CommentReference"/>
        </w:rPr>
        <w:commentReference w:id="26"/>
      </w:r>
      <w:r w:rsidR="0084170E" w:rsidRPr="00E2721F">
        <w:rPr>
          <w:rFonts w:ascii="Arial" w:hAnsi="Arial" w:cs="Arial"/>
          <w:sz w:val="22"/>
          <w:szCs w:val="22"/>
        </w:rPr>
        <w:t xml:space="preserve">West HPV Vaccination Coalition list servs. </w:t>
      </w:r>
      <w:r w:rsidR="003C5AD4">
        <w:rPr>
          <w:rFonts w:ascii="Arial" w:hAnsi="Arial" w:cs="Arial"/>
          <w:sz w:val="22"/>
          <w:szCs w:val="22"/>
        </w:rPr>
        <w:t xml:space="preserve">The survey was </w:t>
      </w:r>
      <w:r w:rsidR="00A9705F">
        <w:rPr>
          <w:rFonts w:ascii="Arial" w:hAnsi="Arial" w:cs="Arial"/>
          <w:sz w:val="22"/>
          <w:szCs w:val="22"/>
        </w:rPr>
        <w:t>administered,</w:t>
      </w:r>
      <w:r w:rsidR="003C5AD4">
        <w:rPr>
          <w:rFonts w:ascii="Arial" w:hAnsi="Arial" w:cs="Arial"/>
          <w:sz w:val="22"/>
          <w:szCs w:val="22"/>
        </w:rPr>
        <w:t xml:space="preserve"> and data stored in </w:t>
      </w:r>
      <w:r w:rsidR="0084170E" w:rsidRPr="00E2721F">
        <w:rPr>
          <w:rFonts w:ascii="Arial" w:hAnsi="Arial" w:cs="Arial"/>
          <w:sz w:val="22"/>
          <w:szCs w:val="22"/>
        </w:rPr>
        <w:t>Research Electronic Data Capture (</w:t>
      </w:r>
      <w:proofErr w:type="spellStart"/>
      <w:r w:rsidR="0084170E" w:rsidRPr="00E2721F">
        <w:rPr>
          <w:rFonts w:ascii="Arial" w:hAnsi="Arial" w:cs="Arial"/>
          <w:sz w:val="22"/>
          <w:szCs w:val="22"/>
        </w:rPr>
        <w:t>REDCap</w:t>
      </w:r>
      <w:proofErr w:type="spellEnd"/>
      <w:r w:rsidR="0084170E" w:rsidRPr="00E2721F">
        <w:rPr>
          <w:rFonts w:ascii="Arial" w:hAnsi="Arial" w:cs="Arial"/>
          <w:sz w:val="22"/>
          <w:szCs w:val="22"/>
        </w:rPr>
        <w:t xml:space="preserve">) tools hosted by the University of Utah Center for Clinical and Translational Science. </w:t>
      </w:r>
      <w:r w:rsidR="003C5AD4">
        <w:rPr>
          <w:rFonts w:ascii="Arial" w:hAnsi="Arial" w:cs="Arial"/>
          <w:sz w:val="22"/>
          <w:szCs w:val="22"/>
        </w:rPr>
        <w:t>T</w:t>
      </w:r>
      <w:r w:rsidR="0084170E" w:rsidRPr="00E2721F">
        <w:rPr>
          <w:rFonts w:ascii="Arial" w:hAnsi="Arial" w:cs="Arial"/>
          <w:sz w:val="22"/>
          <w:szCs w:val="22"/>
        </w:rPr>
        <w:t xml:space="preserve">o oversample rural populations for the study, </w:t>
      </w:r>
      <w:r w:rsidR="007873FD" w:rsidRPr="00E2721F">
        <w:rPr>
          <w:rFonts w:ascii="Arial" w:hAnsi="Arial" w:cs="Arial"/>
          <w:sz w:val="22"/>
          <w:szCs w:val="22"/>
        </w:rPr>
        <w:t xml:space="preserve">Qualtrics </w:t>
      </w:r>
      <w:r w:rsidR="005F2A76">
        <w:rPr>
          <w:rFonts w:ascii="Arial" w:hAnsi="Arial" w:cs="Arial"/>
          <w:sz w:val="22"/>
          <w:szCs w:val="22"/>
        </w:rPr>
        <w:t xml:space="preserve">emailed survey invitations using an anonymous link to individuals </w:t>
      </w:r>
      <w:r w:rsidR="007873FD" w:rsidRPr="00E2721F">
        <w:rPr>
          <w:rFonts w:ascii="Arial" w:hAnsi="Arial" w:cs="Arial"/>
          <w:sz w:val="22"/>
          <w:szCs w:val="22"/>
        </w:rPr>
        <w:t>that had previously given permission to be contacted</w:t>
      </w:r>
      <w:r w:rsidR="005F2A76">
        <w:rPr>
          <w:rFonts w:ascii="Arial" w:hAnsi="Arial" w:cs="Arial"/>
          <w:sz w:val="22"/>
          <w:szCs w:val="22"/>
        </w:rPr>
        <w:t xml:space="preserve"> and who met the age (18-26) and rurality criteria </w:t>
      </w:r>
      <w:commentRangeStart w:id="27"/>
      <w:r w:rsidR="005F2A76">
        <w:rPr>
          <w:rFonts w:ascii="Arial" w:hAnsi="Arial" w:cs="Arial"/>
          <w:sz w:val="22"/>
          <w:szCs w:val="22"/>
        </w:rPr>
        <w:t>(zip code in RUC</w:t>
      </w:r>
      <w:r w:rsidR="006215EE">
        <w:rPr>
          <w:rFonts w:ascii="Arial" w:hAnsi="Arial" w:cs="Arial"/>
          <w:sz w:val="22"/>
          <w:szCs w:val="22"/>
        </w:rPr>
        <w:t>C</w:t>
      </w:r>
      <w:r w:rsidR="005F2A76">
        <w:rPr>
          <w:rFonts w:ascii="Arial" w:hAnsi="Arial" w:cs="Arial"/>
          <w:sz w:val="22"/>
          <w:szCs w:val="22"/>
        </w:rPr>
        <w:t xml:space="preserve"> </w:t>
      </w:r>
      <w:r w:rsidR="000A7A74">
        <w:rPr>
          <w:rFonts w:ascii="Arial" w:hAnsi="Arial" w:cs="Arial"/>
          <w:sz w:val="22"/>
          <w:szCs w:val="22"/>
        </w:rPr>
        <w:t>≥4</w:t>
      </w:r>
      <w:r w:rsidR="005F2A76">
        <w:rPr>
          <w:rFonts w:ascii="Arial" w:hAnsi="Arial" w:cs="Arial"/>
          <w:sz w:val="22"/>
          <w:szCs w:val="22"/>
        </w:rPr>
        <w:t xml:space="preserve">) </w:t>
      </w:r>
      <w:commentRangeEnd w:id="27"/>
      <w:r w:rsidR="005F2A76">
        <w:rPr>
          <w:rStyle w:val="CommentReference"/>
        </w:rPr>
        <w:commentReference w:id="27"/>
      </w:r>
      <w:r w:rsidR="005F2A76">
        <w:rPr>
          <w:rFonts w:ascii="Arial" w:hAnsi="Arial" w:cs="Arial"/>
          <w:sz w:val="22"/>
          <w:szCs w:val="22"/>
        </w:rPr>
        <w:t>for the study</w:t>
      </w:r>
      <w:r w:rsidR="001D03EB">
        <w:rPr>
          <w:rFonts w:ascii="Arial" w:hAnsi="Arial" w:cs="Arial"/>
          <w:sz w:val="22"/>
          <w:szCs w:val="22"/>
        </w:rPr>
        <w:t xml:space="preserve"> from March-April 2021</w:t>
      </w:r>
      <w:r w:rsidR="005F2A76">
        <w:rPr>
          <w:rFonts w:ascii="Arial" w:hAnsi="Arial" w:cs="Arial"/>
          <w:sz w:val="22"/>
          <w:szCs w:val="22"/>
        </w:rPr>
        <w:t xml:space="preserve">. </w:t>
      </w:r>
      <w:r w:rsidR="007873FD" w:rsidRPr="00E2721F">
        <w:rPr>
          <w:rFonts w:ascii="Arial" w:hAnsi="Arial" w:cs="Arial"/>
          <w:sz w:val="22"/>
          <w:szCs w:val="22"/>
        </w:rPr>
        <w:t xml:space="preserve">Participation was incentivized </w:t>
      </w:r>
      <w:r w:rsidR="00C207C1">
        <w:rPr>
          <w:rFonts w:ascii="Arial" w:hAnsi="Arial" w:cs="Arial"/>
          <w:sz w:val="22"/>
          <w:szCs w:val="22"/>
        </w:rPr>
        <w:t>with a</w:t>
      </w:r>
      <w:r w:rsidR="007873FD" w:rsidRPr="00E2721F">
        <w:rPr>
          <w:rFonts w:ascii="Arial" w:hAnsi="Arial" w:cs="Arial"/>
          <w:sz w:val="22"/>
          <w:szCs w:val="22"/>
        </w:rPr>
        <w:t xml:space="preserve"> $10 Amazon </w:t>
      </w:r>
      <w:r w:rsidR="00C207C1">
        <w:rPr>
          <w:rFonts w:ascii="Arial" w:hAnsi="Arial" w:cs="Arial"/>
          <w:sz w:val="22"/>
          <w:szCs w:val="22"/>
        </w:rPr>
        <w:t>eG</w:t>
      </w:r>
      <w:r w:rsidR="007873FD" w:rsidRPr="00E2721F">
        <w:rPr>
          <w:rFonts w:ascii="Arial" w:hAnsi="Arial" w:cs="Arial"/>
          <w:sz w:val="22"/>
          <w:szCs w:val="22"/>
        </w:rPr>
        <w:t>ift</w:t>
      </w:r>
      <w:r w:rsidR="00C207C1">
        <w:rPr>
          <w:rFonts w:ascii="Arial" w:hAnsi="Arial" w:cs="Arial"/>
          <w:sz w:val="22"/>
          <w:szCs w:val="22"/>
        </w:rPr>
        <w:t xml:space="preserve"> </w:t>
      </w:r>
      <w:r w:rsidR="007873FD" w:rsidRPr="00E2721F">
        <w:rPr>
          <w:rFonts w:ascii="Arial" w:hAnsi="Arial" w:cs="Arial"/>
          <w:sz w:val="22"/>
          <w:szCs w:val="22"/>
        </w:rPr>
        <w:t>card</w:t>
      </w:r>
      <w:r w:rsidR="00C207C1">
        <w:rPr>
          <w:rFonts w:ascii="Arial" w:hAnsi="Arial" w:cs="Arial"/>
          <w:sz w:val="22"/>
          <w:szCs w:val="22"/>
        </w:rPr>
        <w:t>. Q</w:t>
      </w:r>
      <w:r w:rsidR="007873FD" w:rsidRPr="00E2721F">
        <w:rPr>
          <w:rFonts w:ascii="Arial" w:hAnsi="Arial" w:cs="Arial"/>
          <w:sz w:val="22"/>
          <w:szCs w:val="22"/>
        </w:rPr>
        <w:t xml:space="preserve">uality control for fraudulent responses was performed using </w:t>
      </w:r>
      <w:proofErr w:type="spellStart"/>
      <w:r w:rsidR="007873FD" w:rsidRPr="00E2721F">
        <w:rPr>
          <w:rFonts w:ascii="Arial" w:hAnsi="Arial" w:cs="Arial"/>
          <w:sz w:val="22"/>
          <w:szCs w:val="22"/>
        </w:rPr>
        <w:t>REDCap</w:t>
      </w:r>
      <w:proofErr w:type="spellEnd"/>
      <w:r w:rsidR="007873FD" w:rsidRPr="00E2721F">
        <w:rPr>
          <w:rFonts w:ascii="Arial" w:hAnsi="Arial" w:cs="Arial"/>
          <w:sz w:val="22"/>
          <w:szCs w:val="22"/>
        </w:rPr>
        <w:t xml:space="preserve"> and</w:t>
      </w:r>
      <w:r w:rsidR="00C207C1">
        <w:rPr>
          <w:rFonts w:ascii="Arial" w:hAnsi="Arial" w:cs="Arial"/>
          <w:sz w:val="22"/>
          <w:szCs w:val="22"/>
        </w:rPr>
        <w:t xml:space="preserve"> examination by the study team.</w:t>
      </w:r>
      <w:r w:rsidR="007873FD" w:rsidRPr="00E2721F">
        <w:rPr>
          <w:rFonts w:ascii="Arial" w:hAnsi="Arial" w:cs="Arial"/>
          <w:sz w:val="22"/>
          <w:szCs w:val="22"/>
        </w:rPr>
        <w:t xml:space="preserve"> </w:t>
      </w:r>
      <w:r w:rsidR="00C207C1">
        <w:rPr>
          <w:rFonts w:ascii="Arial" w:hAnsi="Arial" w:cs="Arial"/>
          <w:sz w:val="22"/>
          <w:szCs w:val="22"/>
        </w:rPr>
        <w:t>P</w:t>
      </w:r>
      <w:r w:rsidR="007873FD" w:rsidRPr="00E2721F">
        <w:rPr>
          <w:rFonts w:ascii="Arial" w:hAnsi="Arial" w:cs="Arial"/>
          <w:sz w:val="22"/>
          <w:szCs w:val="22"/>
        </w:rPr>
        <w:t xml:space="preserve">articipants with duplicate IP-addresses were excluded, as were duplicate entries, entries missing free-text responses or identical free-text responses within a single survey. Final inclusion criteria were participants who: </w:t>
      </w:r>
      <w:r w:rsidR="00582664">
        <w:rPr>
          <w:rFonts w:ascii="Arial" w:hAnsi="Arial" w:cs="Arial"/>
          <w:sz w:val="22"/>
          <w:szCs w:val="22"/>
        </w:rPr>
        <w:t>1)</w:t>
      </w:r>
      <w:r w:rsidR="007873FD" w:rsidRPr="00E2721F">
        <w:rPr>
          <w:rFonts w:ascii="Arial" w:hAnsi="Arial" w:cs="Arial"/>
          <w:sz w:val="22"/>
          <w:szCs w:val="22"/>
        </w:rPr>
        <w:t xml:space="preserve"> consented, </w:t>
      </w:r>
      <w:r w:rsidR="00582664">
        <w:rPr>
          <w:rFonts w:ascii="Arial" w:hAnsi="Arial" w:cs="Arial"/>
          <w:sz w:val="22"/>
          <w:szCs w:val="22"/>
        </w:rPr>
        <w:t xml:space="preserve">2) </w:t>
      </w:r>
      <w:r w:rsidR="007873FD" w:rsidRPr="00E2721F">
        <w:rPr>
          <w:rFonts w:ascii="Arial" w:hAnsi="Arial" w:cs="Arial"/>
          <w:sz w:val="22"/>
          <w:szCs w:val="22"/>
        </w:rPr>
        <w:t xml:space="preserve">completed the survey, </w:t>
      </w:r>
      <w:r w:rsidR="00582664">
        <w:rPr>
          <w:rFonts w:ascii="Arial" w:hAnsi="Arial" w:cs="Arial"/>
          <w:sz w:val="22"/>
          <w:szCs w:val="22"/>
        </w:rPr>
        <w:t xml:space="preserve">3) </w:t>
      </w:r>
      <w:r w:rsidR="007873FD" w:rsidRPr="00E2721F">
        <w:rPr>
          <w:rFonts w:ascii="Arial" w:hAnsi="Arial" w:cs="Arial"/>
          <w:sz w:val="22"/>
          <w:szCs w:val="22"/>
        </w:rPr>
        <w:t xml:space="preserve">indicated a zip code in the Western United States surveyed, </w:t>
      </w:r>
      <w:r w:rsidR="00582664">
        <w:rPr>
          <w:rFonts w:ascii="Arial" w:hAnsi="Arial" w:cs="Arial"/>
          <w:sz w:val="22"/>
          <w:szCs w:val="22"/>
        </w:rPr>
        <w:t xml:space="preserve">4) </w:t>
      </w:r>
      <w:r w:rsidR="007873FD" w:rsidRPr="00E2721F">
        <w:rPr>
          <w:rFonts w:ascii="Arial" w:hAnsi="Arial" w:cs="Arial"/>
          <w:sz w:val="22"/>
          <w:szCs w:val="22"/>
        </w:rPr>
        <w:t xml:space="preserve">indicated age </w:t>
      </w:r>
      <w:r w:rsidR="00C207C1">
        <w:rPr>
          <w:rFonts w:ascii="Arial" w:hAnsi="Arial" w:cs="Arial"/>
          <w:sz w:val="22"/>
          <w:szCs w:val="22"/>
        </w:rPr>
        <w:t xml:space="preserve">of </w:t>
      </w:r>
      <w:r w:rsidR="007873FD" w:rsidRPr="00E2721F">
        <w:rPr>
          <w:rFonts w:ascii="Arial" w:hAnsi="Arial" w:cs="Arial"/>
          <w:sz w:val="22"/>
          <w:szCs w:val="22"/>
        </w:rPr>
        <w:t>18-26</w:t>
      </w:r>
      <w:r w:rsidR="00C207C1">
        <w:rPr>
          <w:rFonts w:ascii="Arial" w:hAnsi="Arial" w:cs="Arial"/>
          <w:sz w:val="22"/>
          <w:szCs w:val="22"/>
        </w:rPr>
        <w:t xml:space="preserve"> years</w:t>
      </w:r>
      <w:r w:rsidR="007873FD" w:rsidRPr="00E2721F">
        <w:rPr>
          <w:rFonts w:ascii="Arial" w:hAnsi="Arial" w:cs="Arial"/>
          <w:sz w:val="22"/>
          <w:szCs w:val="22"/>
        </w:rPr>
        <w:t xml:space="preserve">, and </w:t>
      </w:r>
      <w:r w:rsidR="00582664">
        <w:rPr>
          <w:rFonts w:ascii="Arial" w:hAnsi="Arial" w:cs="Arial"/>
          <w:sz w:val="22"/>
          <w:szCs w:val="22"/>
        </w:rPr>
        <w:t xml:space="preserve">5) </w:t>
      </w:r>
      <w:r w:rsidR="007873FD" w:rsidRPr="00E2721F">
        <w:rPr>
          <w:rFonts w:ascii="Arial" w:hAnsi="Arial" w:cs="Arial"/>
          <w:sz w:val="22"/>
          <w:szCs w:val="22"/>
        </w:rPr>
        <w:t xml:space="preserve">met </w:t>
      </w:r>
      <w:r w:rsidR="007873FD" w:rsidRPr="00E2721F">
        <w:rPr>
          <w:rFonts w:ascii="Arial" w:hAnsi="Arial" w:cs="Arial"/>
          <w:sz w:val="22"/>
          <w:szCs w:val="22"/>
        </w:rPr>
        <w:lastRenderedPageBreak/>
        <w:t xml:space="preserve">quality control measures. This yielded a final sample size of 2,937 </w:t>
      </w:r>
      <w:r w:rsidR="00991938">
        <w:rPr>
          <w:rFonts w:ascii="Arial" w:hAnsi="Arial" w:cs="Arial"/>
          <w:sz w:val="22"/>
          <w:szCs w:val="22"/>
        </w:rPr>
        <w:t>from</w:t>
      </w:r>
      <w:r w:rsidR="007873FD" w:rsidRPr="00E2721F">
        <w:rPr>
          <w:rFonts w:ascii="Arial" w:hAnsi="Arial" w:cs="Arial"/>
          <w:sz w:val="22"/>
          <w:szCs w:val="22"/>
        </w:rPr>
        <w:t xml:space="preserve"> a total of 7,052 participants (41.6%). </w:t>
      </w:r>
    </w:p>
    <w:p w14:paraId="41FBF641" w14:textId="0A694E6A" w:rsidR="0084170E" w:rsidRDefault="0084170E" w:rsidP="00E2721F">
      <w:pPr>
        <w:spacing w:line="480" w:lineRule="auto"/>
        <w:rPr>
          <w:rFonts w:ascii="Arial" w:hAnsi="Arial" w:cs="Arial"/>
          <w:bCs/>
          <w:sz w:val="22"/>
          <w:szCs w:val="22"/>
        </w:rPr>
      </w:pPr>
    </w:p>
    <w:p w14:paraId="26CF390C" w14:textId="2A2CE3A7" w:rsidR="009F1195" w:rsidRPr="00E2721F" w:rsidRDefault="009F1195" w:rsidP="009F1195">
      <w:pPr>
        <w:spacing w:line="480" w:lineRule="auto"/>
        <w:rPr>
          <w:rFonts w:ascii="Arial" w:hAnsi="Arial" w:cs="Arial"/>
          <w:bCs/>
          <w:sz w:val="22"/>
          <w:szCs w:val="22"/>
        </w:rPr>
      </w:pPr>
      <w:r w:rsidRPr="00E2721F">
        <w:rPr>
          <w:rFonts w:ascii="Arial" w:hAnsi="Arial" w:cs="Arial"/>
          <w:bCs/>
          <w:sz w:val="22"/>
          <w:szCs w:val="22"/>
        </w:rPr>
        <w:t>Participants answered a series of questions regarding the HPV vaccine</w:t>
      </w:r>
      <w:r>
        <w:rPr>
          <w:rFonts w:ascii="Arial" w:hAnsi="Arial" w:cs="Arial"/>
          <w:bCs/>
          <w:sz w:val="22"/>
          <w:szCs w:val="22"/>
        </w:rPr>
        <w:t xml:space="preserve"> and</w:t>
      </w:r>
      <w:r w:rsidRPr="00E2721F">
        <w:rPr>
          <w:rFonts w:ascii="Arial" w:hAnsi="Arial" w:cs="Arial"/>
          <w:bCs/>
          <w:sz w:val="22"/>
          <w:szCs w:val="22"/>
        </w:rPr>
        <w:t xml:space="preserve"> COVID-19 </w:t>
      </w:r>
      <w:r>
        <w:rPr>
          <w:rFonts w:ascii="Arial" w:hAnsi="Arial" w:cs="Arial"/>
          <w:bCs/>
          <w:sz w:val="22"/>
          <w:szCs w:val="22"/>
        </w:rPr>
        <w:t>vaccination intent with Likert scale answer options</w:t>
      </w:r>
      <w:r w:rsidR="006E1096">
        <w:rPr>
          <w:rFonts w:ascii="Arial" w:hAnsi="Arial" w:cs="Arial"/>
          <w:bCs/>
          <w:sz w:val="22"/>
          <w:szCs w:val="22"/>
        </w:rPr>
        <w:t>, and</w:t>
      </w:r>
      <w:r w:rsidRPr="00E2721F">
        <w:rPr>
          <w:rFonts w:ascii="Arial" w:hAnsi="Arial" w:cs="Arial"/>
          <w:bCs/>
          <w:sz w:val="22"/>
          <w:szCs w:val="22"/>
        </w:rPr>
        <w:t xml:space="preserve"> self-reported demographic factors of gender, race/ethnicity, age, religion, zip code, </w:t>
      </w:r>
      <w:r>
        <w:rPr>
          <w:rFonts w:ascii="Arial" w:hAnsi="Arial" w:cs="Arial"/>
          <w:bCs/>
          <w:sz w:val="22"/>
          <w:szCs w:val="22"/>
        </w:rPr>
        <w:t xml:space="preserve">status as a </w:t>
      </w:r>
      <w:r w:rsidRPr="00E2721F">
        <w:rPr>
          <w:rFonts w:ascii="Arial" w:hAnsi="Arial" w:cs="Arial"/>
          <w:bCs/>
          <w:sz w:val="22"/>
          <w:szCs w:val="22"/>
        </w:rPr>
        <w:t xml:space="preserve">current student, marital status, and income. </w:t>
      </w:r>
      <w:r>
        <w:rPr>
          <w:rFonts w:ascii="Arial" w:hAnsi="Arial" w:cs="Arial"/>
          <w:bCs/>
          <w:sz w:val="22"/>
          <w:szCs w:val="22"/>
        </w:rPr>
        <w:t xml:space="preserve">Rurality was determined by participant zip code and was related to Rural and Urban Continuum Codes (RUCCs) using the housing and urban development crosswalk data linkages. </w:t>
      </w:r>
      <w:commentRangeStart w:id="28"/>
      <w:r>
        <w:rPr>
          <w:rFonts w:ascii="Arial" w:hAnsi="Arial" w:cs="Arial"/>
          <w:bCs/>
          <w:sz w:val="22"/>
          <w:szCs w:val="22"/>
        </w:rPr>
        <w:t xml:space="preserve">RUCCs </w:t>
      </w:r>
      <w:r w:rsidR="00D677E7">
        <w:rPr>
          <w:rFonts w:ascii="Arial" w:hAnsi="Arial" w:cs="Arial"/>
          <w:bCs/>
          <w:sz w:val="22"/>
          <w:szCs w:val="22"/>
        </w:rPr>
        <w:t>≥4</w:t>
      </w:r>
      <w:r>
        <w:rPr>
          <w:rFonts w:ascii="Arial" w:hAnsi="Arial" w:cs="Arial"/>
          <w:bCs/>
          <w:sz w:val="22"/>
          <w:szCs w:val="22"/>
        </w:rPr>
        <w:t xml:space="preserve"> </w:t>
      </w:r>
      <w:proofErr w:type="gramStart"/>
      <w:r>
        <w:rPr>
          <w:rFonts w:ascii="Arial" w:hAnsi="Arial" w:cs="Arial"/>
          <w:bCs/>
          <w:sz w:val="22"/>
          <w:szCs w:val="22"/>
        </w:rPr>
        <w:t>were</w:t>
      </w:r>
      <w:proofErr w:type="gramEnd"/>
      <w:r>
        <w:rPr>
          <w:rFonts w:ascii="Arial" w:hAnsi="Arial" w:cs="Arial"/>
          <w:bCs/>
          <w:sz w:val="22"/>
          <w:szCs w:val="22"/>
        </w:rPr>
        <w:t xml:space="preserve"> classified as rural areas</w:t>
      </w:r>
      <w:commentRangeEnd w:id="28"/>
      <w:r w:rsidR="00671C9A">
        <w:rPr>
          <w:rStyle w:val="CommentReference"/>
        </w:rPr>
        <w:commentReference w:id="28"/>
      </w:r>
      <w:r>
        <w:rPr>
          <w:rFonts w:ascii="Arial" w:hAnsi="Arial" w:cs="Arial"/>
          <w:bCs/>
          <w:sz w:val="22"/>
          <w:szCs w:val="22"/>
        </w:rPr>
        <w:t xml:space="preserve">. Further description of the sociodemographic variables and the rurality classification process are described </w:t>
      </w:r>
      <w:commentRangeStart w:id="29"/>
      <w:r>
        <w:rPr>
          <w:rFonts w:ascii="Arial" w:hAnsi="Arial" w:cs="Arial"/>
          <w:bCs/>
          <w:sz w:val="22"/>
          <w:szCs w:val="22"/>
        </w:rPr>
        <w:t>elsewhere</w:t>
      </w:r>
      <w:commentRangeEnd w:id="29"/>
      <w:r>
        <w:rPr>
          <w:rStyle w:val="CommentReference"/>
        </w:rPr>
        <w:commentReference w:id="29"/>
      </w:r>
      <w:r w:rsidR="00AE30A1">
        <w:rPr>
          <w:rFonts w:ascii="Arial" w:hAnsi="Arial" w:cs="Arial"/>
          <w:bCs/>
          <w:sz w:val="22"/>
          <w:szCs w:val="22"/>
        </w:rPr>
        <w:t xml:space="preserve"> </w:t>
      </w:r>
      <w:r w:rsidR="00585CBD">
        <w:rPr>
          <w:rFonts w:ascii="Arial" w:hAnsi="Arial" w:cs="Arial"/>
          <w:bCs/>
          <w:sz w:val="22"/>
          <w:szCs w:val="22"/>
        </w:rPr>
        <w:fldChar w:fldCharType="begin">
          <w:fldData xml:space="preserve">PEVuZE5vdGU+PENpdGU+PEF1dGhvcj5NYW5uPC9BdXRob3I+PFllYXI+MjAyMjwvWWVhcj48UmVj
TnVtPjc8L1JlY051bT48RGlzcGxheVRleHQ+KE1hbm4gZXQgYWwuLCAyMDIyKTwvRGlzcGxheVRl
eHQ+PHJlY29yZD48cmVjLW51bWJlcj43PC9yZWMtbnVtYmVyPjxmb3JlaWduLWtleXM+PGtleSBh
cHA9IkVOIiBkYi1pZD0iMnc1MDJ0enZ3ZmF2ZDRlZjJ3N3B4ZnM4MGYwcHNwNXg1end4IiB0aW1l
c3RhbXA9IjE2OTE1Mjk2OTYiPjc8L2tleT48L2ZvcmVpZ24ta2V5cz48cmVmLXR5cGUgbmFtZT0i
Sm91cm5hbCBBcnRpY2xlIj4xNzwvcmVmLXR5cGU+PGNvbnRyaWJ1dG9ycz48YXV0aG9ycz48YXV0
aG9yPk1hbm4sIFMuPC9hdXRob3I+PGF1dGhvcj5DaHJpc3RpbmksIEsuPC9hdXRob3I+PGF1dGhv
cj5DaGFpLCBZLjwvYXV0aG9yPjxhdXRob3I+Q2hhbmcsIEMuIFAuPC9hdXRob3I+PGF1dGhvcj5I
YXNoaWJlLCBNLjwvYXV0aG9yPjxhdXRob3I+S2Vwa2EsIEQuPC9hdXRob3I+PC9hdXRob3JzPjwv
Y29udHJpYnV0b3JzPjxhdXRoLWFkZHJlc3M+VW5pdmVyc2l0eSBvZiBVdGFoIFNjaG9vbCBvZiBN
ZWRpY2luZSwgU2FsdCBMYWtlIENpdHksIFVULCBVU0EuJiN4RDtIdW50c21hbiBDYW5jZXIgSW5z
dGl0dXRlLCBVbml2ZXJzaXR5IG9mIFV0YWgsIFNhbHQgTGFrZSBDaXR5LCBVVCwgVVNBLiYjeEQ7
RmllbGRpbmcgU2Nob29sIG9mIFB1YmxpYyBIZWFsdGgsIFVuaXZlcnNpdHkgb2YgQ2FsaWZvcm5p
YSwgTG9zIEFuZ2VsZXMsIENBLCBVU0EuJiN4RDtEaXZpc2lvbiBvZiBQdWJsaWMgSGVhbHRoLCBE
ZXBhcnRtZW50IG9mIEZhbWlseSAmYW1wOyBQcmV2ZW50aXZlIE1lZGljaW5lLCBVbml2ZXJzaXR5
IG9mIFV0YWggU2Nob29sIG9mIE1lZGljaW5lLCBVbml2ZXJzaXR5IG9mIFV0YWgsIFNhbHQgTGFr
ZSBDaXR5LCBVVCwgVVNBLiYjeEQ7VW5pdmVyc2l0eSBvZiBVdGFoIENvbGxlZ2Ugb2YgTnVyc2lu
ZywgU2FsdCBMYWtlIENpdHksIFVULCBVU0EuPC9hdXRoLWFkZHJlc3M+PHRpdGxlcz48dGl0bGU+
VmFjY2luZSBoZXNpdGFuY3kgYW5kIENPVklELTE5IGltbXVuaXphdGlvbiBhbW9uZyBydXJhbCB5
b3VuZyBhZHVsdHM8L3RpdGxlPjxzZWNvbmRhcnktdGl0bGU+UHJldiBNZWQgUmVwPC9zZWNvbmRh
cnktdGl0bGU+PC90aXRsZXM+PHBlcmlvZGljYWw+PGZ1bGwtdGl0bGU+UHJldiBNZWQgUmVwPC9m
dWxsLXRpdGxlPjwvcGVyaW9kaWNhbD48cGFnZXM+MTAxODQ1PC9wYWdlcz48dm9sdW1lPjI4PC92
b2x1bWU+PGVkaXRpb24+MjAyMjA2MDI8L2VkaXRpb24+PGtleXdvcmRzPjxrZXl3b3JkPkNPVklE
LTE5IHZhY2NpbmF0aW9uPC9rZXl3b3JkPjxrZXl3b3JkPk1lZGlhdGlvbjwva2V5d29yZD48a2V5
d29yZD5SdXJhbCBoZWFsdGggYmVoYXZpb3IgYW5kIGhlYWx0aCBkaXNwYXJpdGllczwva2V5d29y
ZD48a2V5d29yZD5WYWNjaW5lIGhlc2l0YW5jeTwva2V5d29yZD48a2V5d29yZD5Zb3VuZyBhZHVs
dCBoZWFsdGg8L2tleXdvcmQ+PC9rZXl3b3Jkcz48ZGF0ZXM+PHllYXI+MjAyMjwveWVhcj48cHVi
LWRhdGVzPjxkYXRlPkF1ZzwvZGF0ZT48L3B1Yi1kYXRlcz48L2RhdGVzPjxpc2JuPjIyMTEtMzM1
NSAoUHJpbnQpJiN4RDsyMjExLTMzNTU8L2lzYm4+PGFjY2Vzc2lvbi1udW0+MzU2NjkyMzU8L2Fj
Y2Vzc2lvbi1udW0+PHVybHM+PC91cmxzPjxjdXN0b20xPlRoZSBhdXRob3JzIGRlY2xhcmUgdGhh
dCB0aGV5IGhhdmUgbm8ga25vd24gY29tcGV0aW5nIGZpbmFuY2lhbCBpbnRlcmVzdHMgb3IgcGVy
c29uYWwgcmVsYXRpb25zaGlwcyB0aGF0IGNvdWxkIGhhdmUgYXBwZWFyZWQgdG8gaW5mbHVlbmNl
IHRoZSB3b3JrIHJlcG9ydGVkIGluIHRoaXMgcGFwZXIuPC9jdXN0b20xPjxjdXN0b20yPlBNQzkx
NTk3ODA8L2N1c3RvbTI+PGVsZWN0cm9uaWMtcmVzb3VyY2UtbnVtPjEwLjEwMTYvai5wbWVkci4y
MDIyLjEwMTg0NTwvZWxlY3Ryb25pYy1yZXNvdXJjZS1udW0+PHJlbW90ZS1kYXRhYmFzZS1wcm92
aWRlcj5OTE08L3JlbW90ZS1kYXRhYmFzZS1wcm92aWRlcj48bGFuZ3VhZ2U+ZW5nPC9sYW5ndWFn
ZT48L3JlY29yZD48L0NpdGU+PC9FbmROb3RlPn==
</w:fldData>
        </w:fldChar>
      </w:r>
      <w:r w:rsidR="00585CBD">
        <w:rPr>
          <w:rFonts w:ascii="Arial" w:hAnsi="Arial" w:cs="Arial"/>
          <w:bCs/>
          <w:sz w:val="22"/>
          <w:szCs w:val="22"/>
        </w:rPr>
        <w:instrText xml:space="preserve"> ADDIN EN.CITE </w:instrText>
      </w:r>
      <w:r w:rsidR="00585CBD">
        <w:rPr>
          <w:rFonts w:ascii="Arial" w:hAnsi="Arial" w:cs="Arial"/>
          <w:bCs/>
          <w:sz w:val="22"/>
          <w:szCs w:val="22"/>
        </w:rPr>
        <w:fldChar w:fldCharType="begin">
          <w:fldData xml:space="preserve">PEVuZE5vdGU+PENpdGU+PEF1dGhvcj5NYW5uPC9BdXRob3I+PFllYXI+MjAyMjwvWWVhcj48UmVj
TnVtPjc8L1JlY051bT48RGlzcGxheVRleHQ+KE1hbm4gZXQgYWwuLCAyMDIyKTwvRGlzcGxheVRl
eHQ+PHJlY29yZD48cmVjLW51bWJlcj43PC9yZWMtbnVtYmVyPjxmb3JlaWduLWtleXM+PGtleSBh
cHA9IkVOIiBkYi1pZD0iMnc1MDJ0enZ3ZmF2ZDRlZjJ3N3B4ZnM4MGYwcHNwNXg1end4IiB0aW1l
c3RhbXA9IjE2OTE1Mjk2OTYiPjc8L2tleT48L2ZvcmVpZ24ta2V5cz48cmVmLXR5cGUgbmFtZT0i
Sm91cm5hbCBBcnRpY2xlIj4xNzwvcmVmLXR5cGU+PGNvbnRyaWJ1dG9ycz48YXV0aG9ycz48YXV0
aG9yPk1hbm4sIFMuPC9hdXRob3I+PGF1dGhvcj5DaHJpc3RpbmksIEsuPC9hdXRob3I+PGF1dGhv
cj5DaGFpLCBZLjwvYXV0aG9yPjxhdXRob3I+Q2hhbmcsIEMuIFAuPC9hdXRob3I+PGF1dGhvcj5I
YXNoaWJlLCBNLjwvYXV0aG9yPjxhdXRob3I+S2Vwa2EsIEQuPC9hdXRob3I+PC9hdXRob3JzPjwv
Y29udHJpYnV0b3JzPjxhdXRoLWFkZHJlc3M+VW5pdmVyc2l0eSBvZiBVdGFoIFNjaG9vbCBvZiBN
ZWRpY2luZSwgU2FsdCBMYWtlIENpdHksIFVULCBVU0EuJiN4RDtIdW50c21hbiBDYW5jZXIgSW5z
dGl0dXRlLCBVbml2ZXJzaXR5IG9mIFV0YWgsIFNhbHQgTGFrZSBDaXR5LCBVVCwgVVNBLiYjeEQ7
RmllbGRpbmcgU2Nob29sIG9mIFB1YmxpYyBIZWFsdGgsIFVuaXZlcnNpdHkgb2YgQ2FsaWZvcm5p
YSwgTG9zIEFuZ2VsZXMsIENBLCBVU0EuJiN4RDtEaXZpc2lvbiBvZiBQdWJsaWMgSGVhbHRoLCBE
ZXBhcnRtZW50IG9mIEZhbWlseSAmYW1wOyBQcmV2ZW50aXZlIE1lZGljaW5lLCBVbml2ZXJzaXR5
IG9mIFV0YWggU2Nob29sIG9mIE1lZGljaW5lLCBVbml2ZXJzaXR5IG9mIFV0YWgsIFNhbHQgTGFr
ZSBDaXR5LCBVVCwgVVNBLiYjeEQ7VW5pdmVyc2l0eSBvZiBVdGFoIENvbGxlZ2Ugb2YgTnVyc2lu
ZywgU2FsdCBMYWtlIENpdHksIFVULCBVU0EuPC9hdXRoLWFkZHJlc3M+PHRpdGxlcz48dGl0bGU+
VmFjY2luZSBoZXNpdGFuY3kgYW5kIENPVklELTE5IGltbXVuaXphdGlvbiBhbW9uZyBydXJhbCB5
b3VuZyBhZHVsdHM8L3RpdGxlPjxzZWNvbmRhcnktdGl0bGU+UHJldiBNZWQgUmVwPC9zZWNvbmRh
cnktdGl0bGU+PC90aXRsZXM+PHBlcmlvZGljYWw+PGZ1bGwtdGl0bGU+UHJldiBNZWQgUmVwPC9m
dWxsLXRpdGxlPjwvcGVyaW9kaWNhbD48cGFnZXM+MTAxODQ1PC9wYWdlcz48dm9sdW1lPjI4PC92
b2x1bWU+PGVkaXRpb24+MjAyMjA2MDI8L2VkaXRpb24+PGtleXdvcmRzPjxrZXl3b3JkPkNPVklE
LTE5IHZhY2NpbmF0aW9uPC9rZXl3b3JkPjxrZXl3b3JkPk1lZGlhdGlvbjwva2V5d29yZD48a2V5
d29yZD5SdXJhbCBoZWFsdGggYmVoYXZpb3IgYW5kIGhlYWx0aCBkaXNwYXJpdGllczwva2V5d29y
ZD48a2V5d29yZD5WYWNjaW5lIGhlc2l0YW5jeTwva2V5d29yZD48a2V5d29yZD5Zb3VuZyBhZHVs
dCBoZWFsdGg8L2tleXdvcmQ+PC9rZXl3b3Jkcz48ZGF0ZXM+PHllYXI+MjAyMjwveWVhcj48cHVi
LWRhdGVzPjxkYXRlPkF1ZzwvZGF0ZT48L3B1Yi1kYXRlcz48L2RhdGVzPjxpc2JuPjIyMTEtMzM1
NSAoUHJpbnQpJiN4RDsyMjExLTMzNTU8L2lzYm4+PGFjY2Vzc2lvbi1udW0+MzU2NjkyMzU8L2Fj
Y2Vzc2lvbi1udW0+PHVybHM+PC91cmxzPjxjdXN0b20xPlRoZSBhdXRob3JzIGRlY2xhcmUgdGhh
dCB0aGV5IGhhdmUgbm8ga25vd24gY29tcGV0aW5nIGZpbmFuY2lhbCBpbnRlcmVzdHMgb3IgcGVy
c29uYWwgcmVsYXRpb25zaGlwcyB0aGF0IGNvdWxkIGhhdmUgYXBwZWFyZWQgdG8gaW5mbHVlbmNl
IHRoZSB3b3JrIHJlcG9ydGVkIGluIHRoaXMgcGFwZXIuPC9jdXN0b20xPjxjdXN0b20yPlBNQzkx
NTk3ODA8L2N1c3RvbTI+PGVsZWN0cm9uaWMtcmVzb3VyY2UtbnVtPjEwLjEwMTYvai5wbWVkci4y
MDIyLjEwMTg0NTwvZWxlY3Ryb25pYy1yZXNvdXJjZS1udW0+PHJlbW90ZS1kYXRhYmFzZS1wcm92
aWRlcj5OTE08L3JlbW90ZS1kYXRhYmFzZS1wcm92aWRlcj48bGFuZ3VhZ2U+ZW5nPC9sYW5ndWFn
ZT48L3JlY29yZD48L0NpdGU+PC9FbmROb3RlPn==
</w:fldData>
        </w:fldChar>
      </w:r>
      <w:r w:rsidR="00585CBD">
        <w:rPr>
          <w:rFonts w:ascii="Arial" w:hAnsi="Arial" w:cs="Arial"/>
          <w:bCs/>
          <w:sz w:val="22"/>
          <w:szCs w:val="22"/>
        </w:rPr>
        <w:instrText xml:space="preserve"> ADDIN EN.CITE.DATA </w:instrText>
      </w:r>
      <w:r w:rsidR="00585CBD">
        <w:rPr>
          <w:rFonts w:ascii="Arial" w:hAnsi="Arial" w:cs="Arial"/>
          <w:bCs/>
          <w:sz w:val="22"/>
          <w:szCs w:val="22"/>
        </w:rPr>
      </w:r>
      <w:r w:rsidR="00585CBD">
        <w:rPr>
          <w:rFonts w:ascii="Arial" w:hAnsi="Arial" w:cs="Arial"/>
          <w:bCs/>
          <w:sz w:val="22"/>
          <w:szCs w:val="22"/>
        </w:rPr>
        <w:fldChar w:fldCharType="end"/>
      </w:r>
      <w:r w:rsidR="00585CBD">
        <w:rPr>
          <w:rFonts w:ascii="Arial" w:hAnsi="Arial" w:cs="Arial"/>
          <w:bCs/>
          <w:sz w:val="22"/>
          <w:szCs w:val="22"/>
        </w:rPr>
      </w:r>
      <w:r w:rsidR="00585CBD">
        <w:rPr>
          <w:rFonts w:ascii="Arial" w:hAnsi="Arial" w:cs="Arial"/>
          <w:bCs/>
          <w:sz w:val="22"/>
          <w:szCs w:val="22"/>
        </w:rPr>
        <w:fldChar w:fldCharType="separate"/>
      </w:r>
      <w:r w:rsidR="00585CBD">
        <w:rPr>
          <w:rFonts w:ascii="Arial" w:hAnsi="Arial" w:cs="Arial"/>
          <w:bCs/>
          <w:noProof/>
          <w:sz w:val="22"/>
          <w:szCs w:val="22"/>
        </w:rPr>
        <w:t>(Mann et al., 2022)</w:t>
      </w:r>
      <w:r w:rsidR="00585CBD">
        <w:rPr>
          <w:rFonts w:ascii="Arial" w:hAnsi="Arial" w:cs="Arial"/>
          <w:bCs/>
          <w:sz w:val="22"/>
          <w:szCs w:val="22"/>
        </w:rPr>
        <w:fldChar w:fldCharType="end"/>
      </w:r>
      <w:r w:rsidR="00585CBD">
        <w:rPr>
          <w:rFonts w:ascii="Arial" w:hAnsi="Arial" w:cs="Arial"/>
          <w:bCs/>
          <w:sz w:val="22"/>
          <w:szCs w:val="22"/>
        </w:rPr>
        <w:t>.</w:t>
      </w:r>
    </w:p>
    <w:p w14:paraId="4C75F59E" w14:textId="77777777" w:rsidR="00CF5E31" w:rsidRPr="00E2721F" w:rsidRDefault="00CF5E31" w:rsidP="00CF5E31">
      <w:pPr>
        <w:spacing w:line="480" w:lineRule="auto"/>
        <w:rPr>
          <w:rFonts w:ascii="Arial" w:hAnsi="Arial" w:cs="Arial"/>
          <w:bCs/>
          <w:sz w:val="22"/>
          <w:szCs w:val="22"/>
        </w:rPr>
      </w:pPr>
    </w:p>
    <w:p w14:paraId="645C8876" w14:textId="013031EA" w:rsidR="00CF5E31" w:rsidRPr="00E2721F" w:rsidRDefault="005F5866" w:rsidP="005F5866">
      <w:pPr>
        <w:pStyle w:val="Heading1"/>
        <w:numPr>
          <w:ilvl w:val="0"/>
          <w:numId w:val="3"/>
        </w:numPr>
      </w:pPr>
      <w:r>
        <w:rPr>
          <w:caps/>
        </w:rPr>
        <w:t>Calculation</w:t>
      </w:r>
      <w:r w:rsidR="00CF5E31" w:rsidRPr="00E2721F">
        <w:t xml:space="preserve">: </w:t>
      </w:r>
    </w:p>
    <w:p w14:paraId="33239262" w14:textId="77777777" w:rsidR="00AB5B6A" w:rsidRDefault="00AB5B6A" w:rsidP="00E2721F">
      <w:pPr>
        <w:spacing w:line="480" w:lineRule="auto"/>
        <w:rPr>
          <w:rFonts w:ascii="Arial" w:hAnsi="Arial" w:cs="Arial"/>
          <w:bCs/>
          <w:sz w:val="22"/>
          <w:szCs w:val="22"/>
        </w:rPr>
      </w:pPr>
    </w:p>
    <w:p w14:paraId="1B908D1E" w14:textId="5AD7C255" w:rsidR="00334ED1" w:rsidRPr="00E2721F" w:rsidRDefault="00A118D3" w:rsidP="00334ED1">
      <w:pPr>
        <w:pStyle w:val="Heading2"/>
      </w:pPr>
      <w:r>
        <w:t>3</w:t>
      </w:r>
      <w:r w:rsidR="005F5866">
        <w:t>.1</w:t>
      </w:r>
      <w:r>
        <w:t xml:space="preserve"> </w:t>
      </w:r>
      <w:r w:rsidR="00334ED1">
        <w:t>Vaccine Hesitancy Scale Creation</w:t>
      </w:r>
    </w:p>
    <w:p w14:paraId="202EB450" w14:textId="52D14B1A" w:rsidR="00CB43BB" w:rsidRDefault="00CA2D7C" w:rsidP="00E2721F">
      <w:pPr>
        <w:spacing w:line="480" w:lineRule="auto"/>
        <w:rPr>
          <w:rFonts w:ascii="Arial" w:hAnsi="Arial" w:cs="Arial"/>
          <w:sz w:val="22"/>
          <w:szCs w:val="22"/>
        </w:rPr>
      </w:pPr>
      <w:r w:rsidRPr="00E2721F">
        <w:rPr>
          <w:rFonts w:ascii="Arial" w:hAnsi="Arial" w:cs="Arial"/>
          <w:sz w:val="22"/>
          <w:szCs w:val="22"/>
        </w:rPr>
        <w:t xml:space="preserve">Factor analysis </w:t>
      </w:r>
      <w:r w:rsidR="00B27B30">
        <w:rPr>
          <w:rFonts w:ascii="Arial" w:hAnsi="Arial" w:cs="Arial"/>
          <w:sz w:val="22"/>
          <w:szCs w:val="22"/>
        </w:rPr>
        <w:t xml:space="preserve">(FA) </w:t>
      </w:r>
      <w:r w:rsidR="00F42B2B">
        <w:rPr>
          <w:rFonts w:ascii="Arial" w:hAnsi="Arial" w:cs="Arial"/>
          <w:sz w:val="22"/>
          <w:szCs w:val="22"/>
        </w:rPr>
        <w:t xml:space="preserve">was employed </w:t>
      </w:r>
      <w:r w:rsidR="003166D0">
        <w:rPr>
          <w:rFonts w:ascii="Arial" w:hAnsi="Arial" w:cs="Arial"/>
          <w:sz w:val="22"/>
          <w:szCs w:val="22"/>
        </w:rPr>
        <w:t xml:space="preserve">to </w:t>
      </w:r>
      <w:r w:rsidR="003166D0" w:rsidRPr="003166D0">
        <w:rPr>
          <w:rFonts w:ascii="Arial" w:hAnsi="Arial" w:cs="Arial"/>
          <w:sz w:val="22"/>
          <w:szCs w:val="22"/>
        </w:rPr>
        <w:t xml:space="preserve">identify latent variables </w:t>
      </w:r>
      <w:r w:rsidR="003166D0">
        <w:rPr>
          <w:rFonts w:ascii="Arial" w:hAnsi="Arial" w:cs="Arial"/>
          <w:sz w:val="22"/>
          <w:szCs w:val="22"/>
        </w:rPr>
        <w:t>of</w:t>
      </w:r>
      <w:r w:rsidR="00957A66">
        <w:rPr>
          <w:rFonts w:ascii="Arial" w:hAnsi="Arial" w:cs="Arial"/>
          <w:sz w:val="22"/>
          <w:szCs w:val="22"/>
        </w:rPr>
        <w:t xml:space="preserve"> HPV</w:t>
      </w:r>
      <w:r w:rsidR="003166D0">
        <w:rPr>
          <w:rFonts w:ascii="Arial" w:hAnsi="Arial" w:cs="Arial"/>
          <w:sz w:val="22"/>
          <w:szCs w:val="22"/>
        </w:rPr>
        <w:t xml:space="preserve"> vaccine hesitancy </w:t>
      </w:r>
      <w:r w:rsidR="003166D0" w:rsidRPr="003166D0">
        <w:rPr>
          <w:rFonts w:ascii="Arial" w:hAnsi="Arial" w:cs="Arial"/>
          <w:sz w:val="22"/>
          <w:szCs w:val="22"/>
        </w:rPr>
        <w:t xml:space="preserve">underlying </w:t>
      </w:r>
      <w:r w:rsidR="003166D0">
        <w:rPr>
          <w:rFonts w:ascii="Arial" w:hAnsi="Arial" w:cs="Arial"/>
          <w:sz w:val="22"/>
          <w:szCs w:val="22"/>
        </w:rPr>
        <w:t>the larger</w:t>
      </w:r>
      <w:r w:rsidR="003166D0" w:rsidRPr="003166D0">
        <w:rPr>
          <w:rFonts w:ascii="Arial" w:hAnsi="Arial" w:cs="Arial"/>
          <w:sz w:val="22"/>
          <w:szCs w:val="22"/>
        </w:rPr>
        <w:t xml:space="preserve"> set of </w:t>
      </w:r>
      <w:r w:rsidR="003166D0">
        <w:rPr>
          <w:rFonts w:ascii="Arial" w:hAnsi="Arial" w:cs="Arial"/>
          <w:sz w:val="22"/>
          <w:szCs w:val="22"/>
        </w:rPr>
        <w:t xml:space="preserve">vaccine hesitancy </w:t>
      </w:r>
      <w:r w:rsidR="003166D0" w:rsidRPr="003166D0">
        <w:rPr>
          <w:rFonts w:ascii="Arial" w:hAnsi="Arial" w:cs="Arial"/>
          <w:sz w:val="22"/>
          <w:szCs w:val="22"/>
        </w:rPr>
        <w:t>variables</w:t>
      </w:r>
      <w:r w:rsidR="003166D0">
        <w:rPr>
          <w:rFonts w:ascii="Arial" w:hAnsi="Arial" w:cs="Arial"/>
          <w:sz w:val="22"/>
          <w:szCs w:val="22"/>
        </w:rPr>
        <w:t xml:space="preserve"> </w:t>
      </w:r>
      <w:r w:rsidR="0078383A">
        <w:rPr>
          <w:rFonts w:ascii="Arial" w:hAnsi="Arial" w:cs="Arial"/>
          <w:sz w:val="22"/>
          <w:szCs w:val="22"/>
        </w:rPr>
        <w:t xml:space="preserve">in the survey dataset </w:t>
      </w:r>
      <w:r w:rsidR="003166D0">
        <w:rPr>
          <w:rFonts w:ascii="Arial" w:hAnsi="Arial" w:cs="Arial"/>
          <w:sz w:val="22"/>
          <w:szCs w:val="22"/>
        </w:rPr>
        <w:t>and</w:t>
      </w:r>
      <w:r w:rsidR="00464618">
        <w:rPr>
          <w:rFonts w:ascii="Arial" w:hAnsi="Arial" w:cs="Arial"/>
          <w:sz w:val="22"/>
          <w:szCs w:val="22"/>
        </w:rPr>
        <w:t xml:space="preserve"> enable </w:t>
      </w:r>
      <w:r w:rsidR="003166D0">
        <w:rPr>
          <w:rFonts w:ascii="Arial" w:hAnsi="Arial" w:cs="Arial"/>
          <w:sz w:val="22"/>
          <w:szCs w:val="22"/>
        </w:rPr>
        <w:t>creat</w:t>
      </w:r>
      <w:r w:rsidR="00464618">
        <w:rPr>
          <w:rFonts w:ascii="Arial" w:hAnsi="Arial" w:cs="Arial"/>
          <w:sz w:val="22"/>
          <w:szCs w:val="22"/>
        </w:rPr>
        <w:t>ion of</w:t>
      </w:r>
      <w:r w:rsidR="003166D0">
        <w:rPr>
          <w:rFonts w:ascii="Arial" w:hAnsi="Arial" w:cs="Arial"/>
          <w:sz w:val="22"/>
          <w:szCs w:val="22"/>
        </w:rPr>
        <w:t xml:space="preserve"> </w:t>
      </w:r>
      <w:r w:rsidR="0078383A">
        <w:rPr>
          <w:rFonts w:ascii="Arial" w:hAnsi="Arial" w:cs="Arial"/>
          <w:sz w:val="22"/>
          <w:szCs w:val="22"/>
        </w:rPr>
        <w:t>hesitan</w:t>
      </w:r>
      <w:r w:rsidR="000B2A77">
        <w:rPr>
          <w:rFonts w:ascii="Arial" w:hAnsi="Arial" w:cs="Arial"/>
          <w:sz w:val="22"/>
          <w:szCs w:val="22"/>
        </w:rPr>
        <w:t>cy scales</w:t>
      </w:r>
      <w:r w:rsidR="0078383A">
        <w:rPr>
          <w:rFonts w:ascii="Arial" w:hAnsi="Arial" w:cs="Arial"/>
          <w:sz w:val="22"/>
          <w:szCs w:val="22"/>
        </w:rPr>
        <w:t xml:space="preserve"> </w:t>
      </w:r>
      <w:r w:rsidR="000B2A77">
        <w:rPr>
          <w:rFonts w:ascii="Arial" w:hAnsi="Arial" w:cs="Arial"/>
          <w:sz w:val="22"/>
          <w:szCs w:val="22"/>
        </w:rPr>
        <w:t>calculated at the</w:t>
      </w:r>
      <w:r w:rsidR="0078383A">
        <w:rPr>
          <w:rFonts w:ascii="Arial" w:hAnsi="Arial" w:cs="Arial"/>
          <w:sz w:val="22"/>
          <w:szCs w:val="22"/>
        </w:rPr>
        <w:t xml:space="preserve"> individual</w:t>
      </w:r>
      <w:r w:rsidR="000B2A77">
        <w:rPr>
          <w:rFonts w:ascii="Arial" w:hAnsi="Arial" w:cs="Arial"/>
          <w:sz w:val="22"/>
          <w:szCs w:val="22"/>
        </w:rPr>
        <w:t xml:space="preserve"> level</w:t>
      </w:r>
      <w:r w:rsidR="0078383A">
        <w:rPr>
          <w:rFonts w:ascii="Arial" w:hAnsi="Arial" w:cs="Arial"/>
          <w:sz w:val="22"/>
          <w:szCs w:val="22"/>
        </w:rPr>
        <w:t xml:space="preserve">. We used </w:t>
      </w:r>
      <w:r w:rsidR="00B27B30">
        <w:rPr>
          <w:rFonts w:ascii="Arial" w:hAnsi="Arial" w:cs="Arial"/>
          <w:sz w:val="22"/>
          <w:szCs w:val="22"/>
        </w:rPr>
        <w:t>FA</w:t>
      </w:r>
      <w:r w:rsidR="0078383A">
        <w:rPr>
          <w:rFonts w:ascii="Arial" w:hAnsi="Arial" w:cs="Arial"/>
          <w:sz w:val="22"/>
          <w:szCs w:val="22"/>
        </w:rPr>
        <w:t xml:space="preserve"> to evaluate </w:t>
      </w:r>
      <w:r w:rsidR="00A70F4C" w:rsidRPr="00E2721F">
        <w:rPr>
          <w:rFonts w:ascii="Arial" w:hAnsi="Arial" w:cs="Arial"/>
          <w:sz w:val="22"/>
          <w:szCs w:val="22"/>
        </w:rPr>
        <w:t xml:space="preserve">n=27 </w:t>
      </w:r>
      <w:r w:rsidR="00A70F4C">
        <w:rPr>
          <w:rFonts w:ascii="Arial" w:hAnsi="Arial" w:cs="Arial"/>
          <w:sz w:val="22"/>
          <w:szCs w:val="22"/>
        </w:rPr>
        <w:t xml:space="preserve">survey </w:t>
      </w:r>
      <w:r w:rsidR="00A70F4C" w:rsidRPr="00E2721F">
        <w:rPr>
          <w:rFonts w:ascii="Arial" w:hAnsi="Arial" w:cs="Arial"/>
          <w:sz w:val="22"/>
          <w:szCs w:val="22"/>
        </w:rPr>
        <w:t>items</w:t>
      </w:r>
      <w:r w:rsidR="00A70F4C">
        <w:rPr>
          <w:rFonts w:ascii="Arial" w:hAnsi="Arial" w:cs="Arial"/>
          <w:sz w:val="22"/>
          <w:szCs w:val="22"/>
        </w:rPr>
        <w:t xml:space="preserve"> relating to vaccine hesitancy and HPV vaccine hesitancy </w:t>
      </w:r>
      <w:r w:rsidR="00BE66A0">
        <w:rPr>
          <w:rFonts w:ascii="Arial" w:hAnsi="Arial" w:cs="Arial"/>
          <w:sz w:val="22"/>
          <w:szCs w:val="22"/>
        </w:rPr>
        <w:t>(</w:t>
      </w:r>
      <w:r w:rsidR="00BE414D">
        <w:rPr>
          <w:rFonts w:ascii="Arial" w:hAnsi="Arial" w:cs="Arial"/>
          <w:b/>
          <w:sz w:val="22"/>
          <w:szCs w:val="22"/>
        </w:rPr>
        <w:t>Figure</w:t>
      </w:r>
      <w:r w:rsidR="00BE66A0" w:rsidRPr="00BE66A0">
        <w:rPr>
          <w:rFonts w:ascii="Arial" w:hAnsi="Arial" w:cs="Arial"/>
          <w:b/>
          <w:sz w:val="22"/>
          <w:szCs w:val="22"/>
        </w:rPr>
        <w:t xml:space="preserve"> 1</w:t>
      </w:r>
      <w:r w:rsidR="00BE66A0">
        <w:rPr>
          <w:rFonts w:ascii="Arial" w:hAnsi="Arial" w:cs="Arial"/>
          <w:sz w:val="22"/>
          <w:szCs w:val="22"/>
        </w:rPr>
        <w:t>). We examined both</w:t>
      </w:r>
      <w:r w:rsidRPr="00E2721F">
        <w:rPr>
          <w:rFonts w:ascii="Arial" w:hAnsi="Arial" w:cs="Arial"/>
          <w:sz w:val="22"/>
          <w:szCs w:val="22"/>
        </w:rPr>
        <w:t xml:space="preserve"> naïve and </w:t>
      </w:r>
      <w:proofErr w:type="spellStart"/>
      <w:r w:rsidRPr="00E2721F">
        <w:rPr>
          <w:rFonts w:ascii="Arial" w:hAnsi="Arial" w:cs="Arial"/>
          <w:sz w:val="22"/>
          <w:szCs w:val="22"/>
        </w:rPr>
        <w:t>polychoric</w:t>
      </w:r>
      <w:proofErr w:type="spellEnd"/>
      <w:r w:rsidRPr="00E2721F">
        <w:rPr>
          <w:rFonts w:ascii="Arial" w:hAnsi="Arial" w:cs="Arial"/>
          <w:sz w:val="22"/>
          <w:szCs w:val="22"/>
        </w:rPr>
        <w:t xml:space="preserve"> correlation</w:t>
      </w:r>
      <w:r w:rsidR="00BE66A0">
        <w:rPr>
          <w:rFonts w:ascii="Arial" w:hAnsi="Arial" w:cs="Arial"/>
          <w:sz w:val="22"/>
          <w:szCs w:val="22"/>
        </w:rPr>
        <w:t xml:space="preserve"> and found the differences to be small, but that Pearson correlation yielded distinct and more interpretable factors, </w:t>
      </w:r>
      <w:r w:rsidR="0078383A">
        <w:rPr>
          <w:rFonts w:ascii="Arial" w:hAnsi="Arial" w:cs="Arial"/>
          <w:sz w:val="22"/>
          <w:szCs w:val="22"/>
        </w:rPr>
        <w:t>reported</w:t>
      </w:r>
      <w:r w:rsidR="00BE66A0">
        <w:rPr>
          <w:rFonts w:ascii="Arial" w:hAnsi="Arial" w:cs="Arial"/>
          <w:sz w:val="22"/>
          <w:szCs w:val="22"/>
        </w:rPr>
        <w:t xml:space="preserve"> in </w:t>
      </w:r>
      <w:r w:rsidR="00BE414D">
        <w:rPr>
          <w:rFonts w:ascii="Arial" w:hAnsi="Arial" w:cs="Arial"/>
          <w:b/>
          <w:sz w:val="22"/>
          <w:szCs w:val="22"/>
        </w:rPr>
        <w:t>Figure</w:t>
      </w:r>
      <w:r w:rsidR="00BE66A0" w:rsidRPr="00BE66A0">
        <w:rPr>
          <w:rFonts w:ascii="Arial" w:hAnsi="Arial" w:cs="Arial"/>
          <w:b/>
          <w:sz w:val="22"/>
          <w:szCs w:val="22"/>
        </w:rPr>
        <w:t xml:space="preserve"> 1</w:t>
      </w:r>
      <w:r w:rsidR="00BE66A0">
        <w:rPr>
          <w:rFonts w:ascii="Arial" w:hAnsi="Arial" w:cs="Arial"/>
          <w:sz w:val="22"/>
          <w:szCs w:val="22"/>
        </w:rPr>
        <w:t xml:space="preserve">. </w:t>
      </w:r>
      <w:r w:rsidR="002F52DE">
        <w:rPr>
          <w:rFonts w:ascii="Arial" w:hAnsi="Arial" w:cs="Arial"/>
          <w:sz w:val="22"/>
          <w:szCs w:val="22"/>
        </w:rPr>
        <w:t xml:space="preserve">Parallel analysis with Scree plots and the </w:t>
      </w:r>
      <w:r w:rsidR="000B2A77">
        <w:rPr>
          <w:rFonts w:ascii="Arial" w:hAnsi="Arial" w:cs="Arial"/>
          <w:sz w:val="22"/>
          <w:szCs w:val="22"/>
        </w:rPr>
        <w:t>Three</w:t>
      </w:r>
      <w:r w:rsidR="002F52DE">
        <w:rPr>
          <w:rFonts w:ascii="Arial" w:hAnsi="Arial" w:cs="Arial"/>
          <w:sz w:val="22"/>
          <w:szCs w:val="22"/>
        </w:rPr>
        <w:t xml:space="preserve"> C’s vaccine hesitancy model informed selection of the number of factors to utilize. </w:t>
      </w:r>
      <w:r w:rsidR="00F42B2B">
        <w:rPr>
          <w:rFonts w:ascii="Arial" w:hAnsi="Arial" w:cs="Arial"/>
          <w:sz w:val="22"/>
          <w:szCs w:val="22"/>
        </w:rPr>
        <w:t xml:space="preserve">Our preferred model </w:t>
      </w:r>
      <w:r w:rsidR="00D62382">
        <w:rPr>
          <w:rFonts w:ascii="Arial" w:hAnsi="Arial" w:cs="Arial"/>
          <w:sz w:val="22"/>
          <w:szCs w:val="22"/>
        </w:rPr>
        <w:t>displayed a good balance of</w:t>
      </w:r>
      <w:r w:rsidR="004F4AB5">
        <w:rPr>
          <w:rFonts w:ascii="Arial" w:hAnsi="Arial" w:cs="Arial"/>
          <w:sz w:val="22"/>
          <w:szCs w:val="22"/>
        </w:rPr>
        <w:t xml:space="preserve"> different</w:t>
      </w:r>
      <w:r w:rsidR="005834F9">
        <w:rPr>
          <w:rFonts w:ascii="Arial" w:hAnsi="Arial" w:cs="Arial"/>
          <w:sz w:val="22"/>
          <w:szCs w:val="22"/>
        </w:rPr>
        <w:t xml:space="preserve"> model fit measure</w:t>
      </w:r>
      <w:r w:rsidR="004F4AB5">
        <w:rPr>
          <w:rFonts w:ascii="Arial" w:hAnsi="Arial" w:cs="Arial"/>
          <w:sz w:val="22"/>
          <w:szCs w:val="22"/>
        </w:rPr>
        <w:t>s:</w:t>
      </w:r>
      <w:r w:rsidR="005834F9">
        <w:rPr>
          <w:rFonts w:ascii="Arial" w:hAnsi="Arial" w:cs="Arial"/>
          <w:sz w:val="22"/>
          <w:szCs w:val="22"/>
        </w:rPr>
        <w:t xml:space="preserve"> </w:t>
      </w:r>
      <w:r w:rsidR="00D62382" w:rsidRPr="00D62382">
        <w:rPr>
          <w:rFonts w:ascii="Arial" w:hAnsi="Arial" w:cs="Arial"/>
          <w:sz w:val="22"/>
          <w:szCs w:val="22"/>
        </w:rPr>
        <w:t>root mean square error of approximation</w:t>
      </w:r>
      <w:r w:rsidR="005834F9">
        <w:rPr>
          <w:rFonts w:ascii="Arial" w:hAnsi="Arial" w:cs="Arial"/>
          <w:sz w:val="22"/>
          <w:szCs w:val="22"/>
        </w:rPr>
        <w:t xml:space="preserve"> (RMSE=.07), Tucker-</w:t>
      </w:r>
      <w:proofErr w:type="gramStart"/>
      <w:r w:rsidR="005834F9">
        <w:rPr>
          <w:rFonts w:ascii="Arial" w:hAnsi="Arial" w:cs="Arial"/>
          <w:sz w:val="22"/>
          <w:szCs w:val="22"/>
        </w:rPr>
        <w:t>Lewis</w:t>
      </w:r>
      <w:proofErr w:type="gramEnd"/>
      <w:r w:rsidR="005834F9">
        <w:rPr>
          <w:rFonts w:ascii="Arial" w:hAnsi="Arial" w:cs="Arial"/>
          <w:sz w:val="22"/>
          <w:szCs w:val="22"/>
        </w:rPr>
        <w:t xml:space="preserve"> index (</w:t>
      </w:r>
      <w:r w:rsidR="004F4AB5">
        <w:rPr>
          <w:rFonts w:ascii="Arial" w:hAnsi="Arial" w:cs="Arial"/>
          <w:sz w:val="22"/>
          <w:szCs w:val="22"/>
        </w:rPr>
        <w:t>TLI=</w:t>
      </w:r>
      <w:r w:rsidR="005834F9">
        <w:rPr>
          <w:rFonts w:ascii="Arial" w:hAnsi="Arial" w:cs="Arial"/>
          <w:sz w:val="22"/>
          <w:szCs w:val="22"/>
        </w:rPr>
        <w:t>0.93), and delta of Bayesian Information Criterion (</w:t>
      </w:r>
      <w:r w:rsidR="004F4AB5">
        <w:rPr>
          <w:rFonts w:ascii="Calibri" w:hAnsi="Calibri" w:cs="Calibri"/>
          <w:sz w:val="22"/>
          <w:szCs w:val="22"/>
        </w:rPr>
        <w:t>∆</w:t>
      </w:r>
      <w:r w:rsidR="004F4AB5">
        <w:rPr>
          <w:rFonts w:ascii="Arial" w:hAnsi="Arial" w:cs="Arial"/>
          <w:sz w:val="22"/>
          <w:szCs w:val="22"/>
        </w:rPr>
        <w:t>BIC=</w:t>
      </w:r>
      <w:r w:rsidR="005834F9">
        <w:rPr>
          <w:rFonts w:ascii="Arial" w:hAnsi="Arial" w:cs="Arial"/>
          <w:sz w:val="22"/>
          <w:szCs w:val="22"/>
        </w:rPr>
        <w:t>9.3 compared with a 4-factor solution)</w:t>
      </w:r>
      <w:r w:rsidR="004F4AB5">
        <w:rPr>
          <w:rFonts w:ascii="Arial" w:hAnsi="Arial" w:cs="Arial"/>
          <w:sz w:val="22"/>
          <w:szCs w:val="22"/>
        </w:rPr>
        <w:t>.</w:t>
      </w:r>
      <w:r w:rsidR="00DD3A4C">
        <w:rPr>
          <w:rFonts w:ascii="Arial" w:hAnsi="Arial" w:cs="Arial"/>
          <w:sz w:val="22"/>
          <w:szCs w:val="22"/>
        </w:rPr>
        <w:t xml:space="preserve"> FA evaluation of </w:t>
      </w:r>
      <w:r w:rsidRPr="00E2721F">
        <w:rPr>
          <w:rFonts w:ascii="Arial" w:hAnsi="Arial" w:cs="Arial"/>
          <w:sz w:val="22"/>
          <w:szCs w:val="22"/>
        </w:rPr>
        <w:t xml:space="preserve">27 items </w:t>
      </w:r>
      <w:r w:rsidR="00DD3A4C">
        <w:rPr>
          <w:rFonts w:ascii="Arial" w:hAnsi="Arial" w:cs="Arial"/>
          <w:sz w:val="22"/>
          <w:szCs w:val="22"/>
        </w:rPr>
        <w:t xml:space="preserve">suggested 3 factors, which resulted in </w:t>
      </w:r>
      <w:r w:rsidRPr="00E2721F">
        <w:rPr>
          <w:rFonts w:ascii="Arial" w:hAnsi="Arial" w:cs="Arial"/>
          <w:sz w:val="22"/>
          <w:szCs w:val="22"/>
        </w:rPr>
        <w:t>three scales of HPV vaccine hesitancy</w:t>
      </w:r>
      <w:r w:rsidR="00032063">
        <w:rPr>
          <w:rFonts w:ascii="Arial" w:hAnsi="Arial" w:cs="Arial"/>
          <w:sz w:val="22"/>
          <w:szCs w:val="22"/>
        </w:rPr>
        <w:t xml:space="preserve"> (</w:t>
      </w:r>
      <w:r w:rsidR="00032063" w:rsidRPr="00032063">
        <w:rPr>
          <w:rFonts w:ascii="Arial" w:hAnsi="Arial" w:cs="Arial"/>
          <w:b/>
          <w:bCs/>
          <w:sz w:val="22"/>
          <w:szCs w:val="22"/>
        </w:rPr>
        <w:t>Figure 1</w:t>
      </w:r>
      <w:r w:rsidR="00032063">
        <w:rPr>
          <w:rFonts w:ascii="Arial" w:hAnsi="Arial" w:cs="Arial"/>
          <w:sz w:val="22"/>
          <w:szCs w:val="22"/>
        </w:rPr>
        <w:t>)</w:t>
      </w:r>
      <w:r w:rsidRPr="00E2721F">
        <w:rPr>
          <w:rFonts w:ascii="Arial" w:hAnsi="Arial" w:cs="Arial"/>
          <w:sz w:val="22"/>
          <w:szCs w:val="22"/>
        </w:rPr>
        <w:t>, each demonstrating good internal consistency (Cronbach’s alpha):</w:t>
      </w:r>
      <w:commentRangeStart w:id="30"/>
      <w:commentRangeStart w:id="31"/>
      <w:commentRangeStart w:id="32"/>
      <w:r w:rsidRPr="00E2721F">
        <w:rPr>
          <w:rFonts w:ascii="Arial" w:hAnsi="Arial" w:cs="Arial"/>
          <w:sz w:val="22"/>
          <w:szCs w:val="22"/>
        </w:rPr>
        <w:t xml:space="preserve"> HPV vaccine confidence </w:t>
      </w:r>
      <w:r w:rsidRPr="00E2721F">
        <w:rPr>
          <w:rFonts w:ascii="Arial" w:hAnsi="Arial" w:cs="Arial"/>
          <w:sz w:val="22"/>
          <w:szCs w:val="22"/>
        </w:rPr>
        <w:lastRenderedPageBreak/>
        <w:t xml:space="preserve">(n=6, α=0.70), </w:t>
      </w:r>
      <w:r w:rsidR="00DE308C">
        <w:rPr>
          <w:rFonts w:ascii="Arial" w:hAnsi="Arial" w:cs="Arial"/>
          <w:sz w:val="22"/>
          <w:szCs w:val="22"/>
        </w:rPr>
        <w:t>HPV infection complacency</w:t>
      </w:r>
      <w:r w:rsidRPr="00E2721F">
        <w:rPr>
          <w:rFonts w:ascii="Arial" w:hAnsi="Arial" w:cs="Arial"/>
          <w:sz w:val="22"/>
          <w:szCs w:val="22"/>
        </w:rPr>
        <w:t xml:space="preserve"> (n=11, α=0.73), and HPV vaccine complacency (n=3, α=0.61). </w:t>
      </w:r>
      <w:commentRangeEnd w:id="30"/>
      <w:r w:rsidR="005F2A76">
        <w:rPr>
          <w:rStyle w:val="CommentReference"/>
        </w:rPr>
        <w:commentReference w:id="30"/>
      </w:r>
      <w:commentRangeEnd w:id="31"/>
      <w:r w:rsidR="0053603A">
        <w:rPr>
          <w:rStyle w:val="CommentReference"/>
        </w:rPr>
        <w:commentReference w:id="31"/>
      </w:r>
      <w:commentRangeEnd w:id="32"/>
      <w:r w:rsidR="000D403C">
        <w:rPr>
          <w:rStyle w:val="CommentReference"/>
        </w:rPr>
        <w:commentReference w:id="32"/>
      </w:r>
      <w:r w:rsidR="00162C38">
        <w:rPr>
          <w:rFonts w:ascii="Arial" w:hAnsi="Arial" w:cs="Arial"/>
          <w:sz w:val="22"/>
          <w:szCs w:val="22"/>
        </w:rPr>
        <w:t xml:space="preserve"> </w:t>
      </w:r>
    </w:p>
    <w:p w14:paraId="67B54B21" w14:textId="77777777" w:rsidR="00CB43BB" w:rsidRDefault="00CB43BB" w:rsidP="00E2721F">
      <w:pPr>
        <w:spacing w:line="480" w:lineRule="auto"/>
        <w:rPr>
          <w:rFonts w:ascii="Arial" w:hAnsi="Arial" w:cs="Arial"/>
          <w:sz w:val="22"/>
          <w:szCs w:val="22"/>
        </w:rPr>
      </w:pPr>
    </w:p>
    <w:p w14:paraId="47E72241" w14:textId="4194408D" w:rsidR="00D24067" w:rsidRDefault="00162C38" w:rsidP="00E2721F">
      <w:pPr>
        <w:spacing w:line="480" w:lineRule="auto"/>
        <w:rPr>
          <w:rFonts w:ascii="Arial" w:hAnsi="Arial" w:cs="Arial"/>
          <w:sz w:val="22"/>
          <w:szCs w:val="22"/>
        </w:rPr>
      </w:pPr>
      <w:r>
        <w:rPr>
          <w:rFonts w:ascii="Arial" w:hAnsi="Arial" w:cs="Arial"/>
          <w:sz w:val="22"/>
          <w:szCs w:val="22"/>
        </w:rPr>
        <w:t xml:space="preserve">Factor analysis suggested </w:t>
      </w:r>
      <w:r w:rsidR="00461F4D">
        <w:rPr>
          <w:rFonts w:ascii="Arial" w:hAnsi="Arial" w:cs="Arial"/>
          <w:sz w:val="22"/>
          <w:szCs w:val="22"/>
        </w:rPr>
        <w:t>a three-</w:t>
      </w:r>
      <w:r w:rsidR="00CB43BB">
        <w:rPr>
          <w:rFonts w:ascii="Arial" w:hAnsi="Arial" w:cs="Arial"/>
          <w:sz w:val="22"/>
          <w:szCs w:val="22"/>
        </w:rPr>
        <w:t>scale</w:t>
      </w:r>
      <w:r w:rsidR="00461F4D">
        <w:rPr>
          <w:rFonts w:ascii="Arial" w:hAnsi="Arial" w:cs="Arial"/>
          <w:sz w:val="22"/>
          <w:szCs w:val="22"/>
        </w:rPr>
        <w:t xml:space="preserve"> solution</w:t>
      </w:r>
      <w:r w:rsidR="001B6C9C">
        <w:rPr>
          <w:rFonts w:ascii="Arial" w:hAnsi="Arial" w:cs="Arial"/>
          <w:sz w:val="22"/>
          <w:szCs w:val="22"/>
        </w:rPr>
        <w:t xml:space="preserve"> t</w:t>
      </w:r>
      <w:r w:rsidR="005C6144">
        <w:rPr>
          <w:rFonts w:ascii="Arial" w:hAnsi="Arial" w:cs="Arial"/>
          <w:sz w:val="22"/>
          <w:szCs w:val="22"/>
        </w:rPr>
        <w:t xml:space="preserve">hat </w:t>
      </w:r>
      <w:r w:rsidR="009A1328">
        <w:rPr>
          <w:rFonts w:ascii="Arial" w:hAnsi="Arial" w:cs="Arial"/>
          <w:sz w:val="22"/>
          <w:szCs w:val="22"/>
        </w:rPr>
        <w:t xml:space="preserve">mapped to </w:t>
      </w:r>
      <w:r w:rsidR="008E6DFE">
        <w:rPr>
          <w:rFonts w:ascii="Arial" w:hAnsi="Arial" w:cs="Arial"/>
          <w:sz w:val="22"/>
          <w:szCs w:val="22"/>
        </w:rPr>
        <w:t xml:space="preserve">two of the </w:t>
      </w:r>
      <w:r w:rsidR="00B8644D">
        <w:rPr>
          <w:rFonts w:ascii="Arial" w:hAnsi="Arial" w:cs="Arial"/>
          <w:sz w:val="22"/>
          <w:szCs w:val="22"/>
        </w:rPr>
        <w:t xml:space="preserve">vaccine hesitancy model dimensions: confidence and complacency. Factor analysis further suggested a differentiation in </w:t>
      </w:r>
      <w:r w:rsidR="00CB43BB">
        <w:rPr>
          <w:rFonts w:ascii="Arial" w:hAnsi="Arial" w:cs="Arial"/>
          <w:sz w:val="22"/>
          <w:szCs w:val="22"/>
        </w:rPr>
        <w:t xml:space="preserve">complacency </w:t>
      </w:r>
      <w:r w:rsidR="00A81738">
        <w:rPr>
          <w:rFonts w:ascii="Arial" w:hAnsi="Arial" w:cs="Arial"/>
          <w:sz w:val="22"/>
          <w:szCs w:val="22"/>
        </w:rPr>
        <w:t xml:space="preserve">by </w:t>
      </w:r>
      <w:r w:rsidR="004F5CE4">
        <w:rPr>
          <w:rFonts w:ascii="Arial" w:hAnsi="Arial" w:cs="Arial"/>
          <w:sz w:val="22"/>
          <w:szCs w:val="22"/>
        </w:rPr>
        <w:t>HPV</w:t>
      </w:r>
      <w:r w:rsidR="00575ACF">
        <w:rPr>
          <w:rFonts w:ascii="Arial" w:hAnsi="Arial" w:cs="Arial"/>
          <w:sz w:val="22"/>
          <w:szCs w:val="22"/>
        </w:rPr>
        <w:t xml:space="preserve"> infection complacency and </w:t>
      </w:r>
      <w:r w:rsidR="00DB4758">
        <w:rPr>
          <w:rFonts w:ascii="Arial" w:hAnsi="Arial" w:cs="Arial"/>
          <w:sz w:val="22"/>
          <w:szCs w:val="22"/>
        </w:rPr>
        <w:t xml:space="preserve">HPV vaccine complacency. </w:t>
      </w:r>
      <w:r w:rsidR="006F7B3B">
        <w:rPr>
          <w:rFonts w:ascii="Arial" w:hAnsi="Arial" w:cs="Arial"/>
          <w:sz w:val="22"/>
          <w:szCs w:val="22"/>
        </w:rPr>
        <w:t xml:space="preserve">Convenience as a </w:t>
      </w:r>
      <w:r w:rsidR="00A92E64">
        <w:rPr>
          <w:rFonts w:ascii="Arial" w:hAnsi="Arial" w:cs="Arial"/>
          <w:sz w:val="22"/>
          <w:szCs w:val="22"/>
        </w:rPr>
        <w:t xml:space="preserve">hesitancy model dimension </w:t>
      </w:r>
      <w:r w:rsidR="006704AF">
        <w:rPr>
          <w:rFonts w:ascii="Arial" w:hAnsi="Arial" w:cs="Arial"/>
          <w:sz w:val="22"/>
          <w:szCs w:val="22"/>
        </w:rPr>
        <w:t>and a</w:t>
      </w:r>
      <w:r w:rsidR="00EF6725">
        <w:rPr>
          <w:rFonts w:ascii="Arial" w:hAnsi="Arial" w:cs="Arial"/>
          <w:sz w:val="22"/>
          <w:szCs w:val="22"/>
        </w:rPr>
        <w:t xml:space="preserve"> separate</w:t>
      </w:r>
      <w:r w:rsidR="006704AF">
        <w:rPr>
          <w:rFonts w:ascii="Arial" w:hAnsi="Arial" w:cs="Arial"/>
          <w:sz w:val="22"/>
          <w:szCs w:val="22"/>
        </w:rPr>
        <w:t xml:space="preserve"> </w:t>
      </w:r>
      <w:r w:rsidR="00D80310">
        <w:rPr>
          <w:rFonts w:ascii="Arial" w:hAnsi="Arial" w:cs="Arial"/>
          <w:sz w:val="22"/>
          <w:szCs w:val="22"/>
        </w:rPr>
        <w:t>factor</w:t>
      </w:r>
      <w:r w:rsidR="00A92E64">
        <w:rPr>
          <w:rFonts w:ascii="Arial" w:hAnsi="Arial" w:cs="Arial"/>
          <w:sz w:val="22"/>
          <w:szCs w:val="22"/>
        </w:rPr>
        <w:t xml:space="preserve"> </w:t>
      </w:r>
      <w:r w:rsidR="00975A67">
        <w:rPr>
          <w:rFonts w:ascii="Arial" w:hAnsi="Arial" w:cs="Arial"/>
          <w:sz w:val="22"/>
          <w:szCs w:val="22"/>
        </w:rPr>
        <w:t xml:space="preserve">was not </w:t>
      </w:r>
      <w:r w:rsidR="0085400E">
        <w:rPr>
          <w:rFonts w:ascii="Arial" w:hAnsi="Arial" w:cs="Arial"/>
          <w:sz w:val="22"/>
          <w:szCs w:val="22"/>
        </w:rPr>
        <w:t>avai</w:t>
      </w:r>
      <w:r w:rsidR="005930D4">
        <w:rPr>
          <w:rFonts w:ascii="Arial" w:hAnsi="Arial" w:cs="Arial"/>
          <w:sz w:val="22"/>
          <w:szCs w:val="22"/>
        </w:rPr>
        <w:t xml:space="preserve">lable </w:t>
      </w:r>
      <w:r w:rsidR="007D2C41">
        <w:rPr>
          <w:rFonts w:ascii="Arial" w:hAnsi="Arial" w:cs="Arial"/>
          <w:sz w:val="22"/>
          <w:szCs w:val="22"/>
        </w:rPr>
        <w:t>due to the</w:t>
      </w:r>
      <w:r w:rsidR="00310660">
        <w:rPr>
          <w:rFonts w:ascii="Arial" w:hAnsi="Arial" w:cs="Arial"/>
          <w:sz w:val="22"/>
          <w:szCs w:val="22"/>
        </w:rPr>
        <w:t xml:space="preserve"> available</w:t>
      </w:r>
      <w:r w:rsidR="00500DAC">
        <w:rPr>
          <w:rFonts w:ascii="Arial" w:hAnsi="Arial" w:cs="Arial"/>
          <w:sz w:val="22"/>
          <w:szCs w:val="22"/>
        </w:rPr>
        <w:t xml:space="preserve"> </w:t>
      </w:r>
      <w:r w:rsidR="00E429A3">
        <w:rPr>
          <w:rFonts w:ascii="Arial" w:hAnsi="Arial" w:cs="Arial"/>
          <w:sz w:val="22"/>
          <w:szCs w:val="22"/>
        </w:rPr>
        <w:t>survey</w:t>
      </w:r>
      <w:r w:rsidR="00310660">
        <w:rPr>
          <w:rFonts w:ascii="Arial" w:hAnsi="Arial" w:cs="Arial"/>
          <w:sz w:val="22"/>
          <w:szCs w:val="22"/>
        </w:rPr>
        <w:t xml:space="preserve"> items</w:t>
      </w:r>
      <w:r w:rsidR="00A81738">
        <w:rPr>
          <w:rFonts w:ascii="Arial" w:hAnsi="Arial" w:cs="Arial"/>
          <w:sz w:val="22"/>
          <w:szCs w:val="22"/>
        </w:rPr>
        <w:t>;</w:t>
      </w:r>
      <w:r w:rsidR="00DB4758">
        <w:rPr>
          <w:rFonts w:ascii="Arial" w:hAnsi="Arial" w:cs="Arial"/>
          <w:sz w:val="22"/>
          <w:szCs w:val="22"/>
        </w:rPr>
        <w:t xml:space="preserve"> </w:t>
      </w:r>
      <w:r w:rsidR="00A81738">
        <w:rPr>
          <w:rFonts w:ascii="Arial" w:hAnsi="Arial" w:cs="Arial"/>
          <w:sz w:val="22"/>
          <w:szCs w:val="22"/>
        </w:rPr>
        <w:t>t</w:t>
      </w:r>
      <w:r w:rsidR="00DB4758">
        <w:rPr>
          <w:rFonts w:ascii="Arial" w:hAnsi="Arial" w:cs="Arial"/>
          <w:sz w:val="22"/>
          <w:szCs w:val="22"/>
        </w:rPr>
        <w:t>he</w:t>
      </w:r>
      <w:r w:rsidR="00BC6C44">
        <w:rPr>
          <w:rFonts w:ascii="Arial" w:hAnsi="Arial" w:cs="Arial"/>
          <w:sz w:val="22"/>
          <w:szCs w:val="22"/>
        </w:rPr>
        <w:t xml:space="preserve"> o</w:t>
      </w:r>
      <w:r w:rsidR="00C1418E">
        <w:rPr>
          <w:rFonts w:ascii="Arial" w:hAnsi="Arial" w:cs="Arial"/>
          <w:sz w:val="22"/>
          <w:szCs w:val="22"/>
        </w:rPr>
        <w:t xml:space="preserve">ne </w:t>
      </w:r>
      <w:r w:rsidR="00EA3872">
        <w:rPr>
          <w:rFonts w:ascii="Arial" w:hAnsi="Arial" w:cs="Arial"/>
          <w:sz w:val="22"/>
          <w:szCs w:val="22"/>
        </w:rPr>
        <w:t>available</w:t>
      </w:r>
      <w:r w:rsidR="00C1418E">
        <w:rPr>
          <w:rFonts w:ascii="Arial" w:hAnsi="Arial" w:cs="Arial"/>
          <w:sz w:val="22"/>
          <w:szCs w:val="22"/>
        </w:rPr>
        <w:t xml:space="preserve"> questi</w:t>
      </w:r>
      <w:r w:rsidR="00E429A3">
        <w:rPr>
          <w:rFonts w:ascii="Arial" w:hAnsi="Arial" w:cs="Arial"/>
          <w:sz w:val="22"/>
          <w:szCs w:val="22"/>
        </w:rPr>
        <w:t>on</w:t>
      </w:r>
      <w:r w:rsidR="009A1E1A">
        <w:rPr>
          <w:rFonts w:ascii="Arial" w:hAnsi="Arial" w:cs="Arial"/>
          <w:sz w:val="22"/>
          <w:szCs w:val="22"/>
        </w:rPr>
        <w:t xml:space="preserve"> </w:t>
      </w:r>
      <w:r w:rsidR="00EA3872">
        <w:rPr>
          <w:rFonts w:ascii="Arial" w:hAnsi="Arial" w:cs="Arial"/>
          <w:sz w:val="22"/>
          <w:szCs w:val="22"/>
        </w:rPr>
        <w:t xml:space="preserve">that </w:t>
      </w:r>
      <w:r w:rsidR="00D1718D">
        <w:rPr>
          <w:rFonts w:ascii="Arial" w:hAnsi="Arial" w:cs="Arial"/>
          <w:sz w:val="22"/>
          <w:szCs w:val="22"/>
        </w:rPr>
        <w:t>conceptually express</w:t>
      </w:r>
      <w:r w:rsidR="00EA3872">
        <w:rPr>
          <w:rFonts w:ascii="Arial" w:hAnsi="Arial" w:cs="Arial"/>
          <w:sz w:val="22"/>
          <w:szCs w:val="22"/>
        </w:rPr>
        <w:t>ed</w:t>
      </w:r>
      <w:r w:rsidR="00D1718D">
        <w:rPr>
          <w:rFonts w:ascii="Arial" w:hAnsi="Arial" w:cs="Arial"/>
          <w:sz w:val="22"/>
          <w:szCs w:val="22"/>
        </w:rPr>
        <w:t xml:space="preserve"> convenience</w:t>
      </w:r>
      <w:r w:rsidR="00A84464">
        <w:rPr>
          <w:rFonts w:ascii="Arial" w:hAnsi="Arial" w:cs="Arial"/>
          <w:sz w:val="22"/>
          <w:szCs w:val="22"/>
        </w:rPr>
        <w:t xml:space="preserve"> </w:t>
      </w:r>
      <w:r w:rsidR="0065308D">
        <w:rPr>
          <w:rFonts w:ascii="Arial" w:hAnsi="Arial" w:cs="Arial"/>
          <w:sz w:val="22"/>
          <w:szCs w:val="22"/>
        </w:rPr>
        <w:t>in the vaccine hesitancy model</w:t>
      </w:r>
      <w:r w:rsidR="00E429A3">
        <w:rPr>
          <w:rFonts w:ascii="Arial" w:hAnsi="Arial" w:cs="Arial"/>
          <w:sz w:val="22"/>
          <w:szCs w:val="22"/>
        </w:rPr>
        <w:t xml:space="preserve">, “I would be more likely to receive the HPV vaccine if it was offered on campus”, </w:t>
      </w:r>
      <w:r w:rsidR="00D1718D">
        <w:rPr>
          <w:rFonts w:ascii="Arial" w:hAnsi="Arial" w:cs="Arial"/>
          <w:sz w:val="22"/>
          <w:szCs w:val="22"/>
        </w:rPr>
        <w:t>was</w:t>
      </w:r>
      <w:r w:rsidR="009600DD">
        <w:rPr>
          <w:rFonts w:ascii="Arial" w:hAnsi="Arial" w:cs="Arial"/>
          <w:sz w:val="22"/>
          <w:szCs w:val="22"/>
        </w:rPr>
        <w:t xml:space="preserve"> included </w:t>
      </w:r>
      <w:r w:rsidR="00CC5A32">
        <w:rPr>
          <w:rFonts w:ascii="Arial" w:hAnsi="Arial" w:cs="Arial"/>
          <w:sz w:val="22"/>
          <w:szCs w:val="22"/>
        </w:rPr>
        <w:t xml:space="preserve">in the HPV </w:t>
      </w:r>
      <w:r w:rsidR="00E4592C">
        <w:rPr>
          <w:rFonts w:ascii="Arial" w:hAnsi="Arial" w:cs="Arial"/>
          <w:sz w:val="22"/>
          <w:szCs w:val="22"/>
        </w:rPr>
        <w:t>v</w:t>
      </w:r>
      <w:r w:rsidR="008F1F42">
        <w:rPr>
          <w:rFonts w:ascii="Arial" w:hAnsi="Arial" w:cs="Arial"/>
          <w:sz w:val="22"/>
          <w:szCs w:val="22"/>
        </w:rPr>
        <w:t xml:space="preserve">accine </w:t>
      </w:r>
      <w:r w:rsidR="00E4592C">
        <w:rPr>
          <w:rFonts w:ascii="Arial" w:hAnsi="Arial" w:cs="Arial"/>
          <w:sz w:val="22"/>
          <w:szCs w:val="22"/>
        </w:rPr>
        <w:t>c</w:t>
      </w:r>
      <w:r w:rsidR="008F1F42">
        <w:rPr>
          <w:rFonts w:ascii="Arial" w:hAnsi="Arial" w:cs="Arial"/>
          <w:sz w:val="22"/>
          <w:szCs w:val="22"/>
        </w:rPr>
        <w:t>onfidence</w:t>
      </w:r>
      <w:r w:rsidR="00EA3872">
        <w:rPr>
          <w:rFonts w:ascii="Arial" w:hAnsi="Arial" w:cs="Arial"/>
          <w:sz w:val="22"/>
          <w:szCs w:val="22"/>
        </w:rPr>
        <w:t xml:space="preserve"> </w:t>
      </w:r>
      <w:r w:rsidR="00E4592C">
        <w:rPr>
          <w:rFonts w:ascii="Arial" w:hAnsi="Arial" w:cs="Arial"/>
          <w:sz w:val="22"/>
          <w:szCs w:val="22"/>
        </w:rPr>
        <w:t>dimension</w:t>
      </w:r>
      <w:r w:rsidR="0015175F">
        <w:rPr>
          <w:rFonts w:ascii="Arial" w:hAnsi="Arial" w:cs="Arial"/>
          <w:sz w:val="22"/>
          <w:szCs w:val="22"/>
        </w:rPr>
        <w:t>.</w:t>
      </w:r>
      <w:r w:rsidR="00A81738">
        <w:rPr>
          <w:rFonts w:ascii="Arial" w:hAnsi="Arial" w:cs="Arial"/>
          <w:sz w:val="22"/>
          <w:szCs w:val="22"/>
        </w:rPr>
        <w:t xml:space="preserve"> </w:t>
      </w:r>
      <w:r w:rsidR="006E087A" w:rsidRPr="006E087A">
        <w:rPr>
          <w:rFonts w:ascii="Arial" w:hAnsi="Arial" w:cs="Arial"/>
          <w:sz w:val="22"/>
          <w:szCs w:val="22"/>
        </w:rPr>
        <w:t>The scale of ‘HPV vaccine confidence’ was defined as a combination of hesitancy in the HPV vaccine itself and a lack of confidence and convenience in obtaining the vaccine, which encompassed six questions about the safety and effectiveness of the vaccine, the ability of the vaccine to confer protection, the motivation behind recommendations for the vaccine and ability to access the vaccine.</w:t>
      </w:r>
      <w:r w:rsidR="006E087A">
        <w:rPr>
          <w:rFonts w:ascii="Arial" w:hAnsi="Arial" w:cs="Arial"/>
          <w:sz w:val="22"/>
          <w:szCs w:val="22"/>
        </w:rPr>
        <w:t xml:space="preserve"> </w:t>
      </w:r>
      <w:r w:rsidR="00BA1BD4">
        <w:rPr>
          <w:rFonts w:ascii="Arial" w:hAnsi="Arial" w:cs="Arial"/>
          <w:bCs/>
          <w:sz w:val="22"/>
          <w:szCs w:val="22"/>
        </w:rPr>
        <w:t>The scale of ‘</w:t>
      </w:r>
      <w:r w:rsidR="00DE308C">
        <w:rPr>
          <w:rFonts w:ascii="Arial" w:hAnsi="Arial" w:cs="Arial"/>
          <w:bCs/>
          <w:sz w:val="22"/>
          <w:szCs w:val="22"/>
        </w:rPr>
        <w:t>HPV infection complacency</w:t>
      </w:r>
      <w:r w:rsidR="00BA1BD4">
        <w:rPr>
          <w:rFonts w:ascii="Arial" w:hAnsi="Arial" w:cs="Arial"/>
          <w:bCs/>
          <w:sz w:val="22"/>
          <w:szCs w:val="22"/>
        </w:rPr>
        <w:t>’ was an a</w:t>
      </w:r>
      <w:r w:rsidR="00BA1BD4">
        <w:rPr>
          <w:rFonts w:ascii="Arial" w:hAnsi="Arial" w:cs="Arial"/>
          <w:sz w:val="22"/>
          <w:szCs w:val="22"/>
        </w:rPr>
        <w:t>ssessment of</w:t>
      </w:r>
      <w:r w:rsidR="00BA1BD4" w:rsidRPr="00BA1BD4">
        <w:rPr>
          <w:rFonts w:ascii="Arial" w:hAnsi="Arial" w:cs="Arial"/>
          <w:sz w:val="22"/>
          <w:szCs w:val="22"/>
        </w:rPr>
        <w:t xml:space="preserve"> understanding of the disease-prevention benefits of the HPV vaccine</w:t>
      </w:r>
      <w:r w:rsidR="00EA550D">
        <w:rPr>
          <w:rFonts w:ascii="Arial" w:hAnsi="Arial" w:cs="Arial"/>
          <w:sz w:val="22"/>
          <w:szCs w:val="22"/>
        </w:rPr>
        <w:t xml:space="preserve"> and in</w:t>
      </w:r>
      <w:r w:rsidR="00E63EC5">
        <w:rPr>
          <w:rFonts w:ascii="Arial" w:hAnsi="Arial" w:cs="Arial"/>
          <w:sz w:val="22"/>
          <w:szCs w:val="22"/>
        </w:rPr>
        <w:t xml:space="preserve">cluded 11 items surrounding beliefs of HPV causing specific cancers, infections, and the prevalence of HPV infection among men and among women. The scale of </w:t>
      </w:r>
      <w:r w:rsidR="00D24067">
        <w:rPr>
          <w:rFonts w:ascii="Arial" w:hAnsi="Arial" w:cs="Arial"/>
          <w:sz w:val="22"/>
          <w:szCs w:val="22"/>
        </w:rPr>
        <w:t>‘</w:t>
      </w:r>
      <w:r w:rsidR="00D24067" w:rsidRPr="00E2721F">
        <w:rPr>
          <w:rFonts w:ascii="Arial" w:hAnsi="Arial" w:cs="Arial"/>
          <w:sz w:val="22"/>
          <w:szCs w:val="22"/>
        </w:rPr>
        <w:t>HPV vaccine complacency</w:t>
      </w:r>
      <w:r w:rsidR="00D24067">
        <w:rPr>
          <w:rFonts w:ascii="Arial" w:hAnsi="Arial" w:cs="Arial"/>
          <w:sz w:val="22"/>
          <w:szCs w:val="22"/>
        </w:rPr>
        <w:t>’</w:t>
      </w:r>
      <w:r w:rsidR="00D24067" w:rsidRPr="00E2721F">
        <w:rPr>
          <w:rFonts w:ascii="Arial" w:hAnsi="Arial" w:cs="Arial"/>
          <w:sz w:val="22"/>
          <w:szCs w:val="22"/>
        </w:rPr>
        <w:t xml:space="preserve"> </w:t>
      </w:r>
      <w:r w:rsidR="00D24067">
        <w:rPr>
          <w:rFonts w:ascii="Arial" w:hAnsi="Arial" w:cs="Arial"/>
          <w:sz w:val="22"/>
          <w:szCs w:val="22"/>
        </w:rPr>
        <w:t>encompassed</w:t>
      </w:r>
      <w:r w:rsidR="00D24067" w:rsidRPr="00E2721F">
        <w:rPr>
          <w:rFonts w:ascii="Arial" w:hAnsi="Arial" w:cs="Arial"/>
          <w:sz w:val="22"/>
          <w:szCs w:val="22"/>
        </w:rPr>
        <w:t xml:space="preserve"> understanding of the disease-prevention benefits of the HPV vaccine</w:t>
      </w:r>
      <w:r w:rsidR="00D24067">
        <w:rPr>
          <w:rFonts w:ascii="Arial" w:hAnsi="Arial" w:cs="Arial"/>
          <w:sz w:val="22"/>
          <w:szCs w:val="22"/>
        </w:rPr>
        <w:t xml:space="preserve"> and </w:t>
      </w:r>
      <w:r w:rsidR="00DA649D">
        <w:rPr>
          <w:rFonts w:ascii="Arial" w:hAnsi="Arial" w:cs="Arial"/>
          <w:sz w:val="22"/>
          <w:szCs w:val="22"/>
        </w:rPr>
        <w:t>included</w:t>
      </w:r>
      <w:r w:rsidR="00D24067">
        <w:rPr>
          <w:rFonts w:ascii="Arial" w:hAnsi="Arial" w:cs="Arial"/>
          <w:sz w:val="22"/>
          <w:szCs w:val="22"/>
        </w:rPr>
        <w:t xml:space="preserve"> three items about the protection that the vaccine confers against </w:t>
      </w:r>
      <w:r w:rsidR="00DA649D">
        <w:rPr>
          <w:rFonts w:ascii="Arial" w:hAnsi="Arial" w:cs="Arial"/>
          <w:sz w:val="22"/>
          <w:szCs w:val="22"/>
        </w:rPr>
        <w:t>anal cancer, oropharyngeal cancer, and genital warts.</w:t>
      </w:r>
    </w:p>
    <w:p w14:paraId="39404F99" w14:textId="77777777" w:rsidR="00EF26D1" w:rsidRDefault="00EF26D1" w:rsidP="00E2721F">
      <w:pPr>
        <w:spacing w:line="480" w:lineRule="auto"/>
        <w:rPr>
          <w:rFonts w:ascii="Arial" w:hAnsi="Arial" w:cs="Arial"/>
          <w:sz w:val="22"/>
          <w:szCs w:val="22"/>
        </w:rPr>
      </w:pPr>
    </w:p>
    <w:p w14:paraId="21A3C914" w14:textId="2064B248" w:rsidR="003E0F4C" w:rsidRDefault="00280630" w:rsidP="00E2721F">
      <w:pPr>
        <w:spacing w:line="480" w:lineRule="auto"/>
        <w:rPr>
          <w:rFonts w:ascii="Arial" w:hAnsi="Arial" w:cs="Arial"/>
          <w:bCs/>
          <w:sz w:val="22"/>
          <w:szCs w:val="22"/>
        </w:rPr>
      </w:pPr>
      <w:r>
        <w:rPr>
          <w:rFonts w:ascii="Arial" w:hAnsi="Arial" w:cs="Arial"/>
          <w:sz w:val="22"/>
          <w:szCs w:val="22"/>
        </w:rPr>
        <w:t>I</w:t>
      </w:r>
      <w:r w:rsidRPr="00280630">
        <w:rPr>
          <w:rFonts w:ascii="Arial" w:hAnsi="Arial" w:cs="Arial"/>
          <w:sz w:val="22"/>
          <w:szCs w:val="22"/>
        </w:rPr>
        <w:t xml:space="preserve">ndividual coarse factor scores </w:t>
      </w:r>
      <w:r>
        <w:rPr>
          <w:rFonts w:ascii="Arial" w:hAnsi="Arial" w:cs="Arial"/>
          <w:sz w:val="22"/>
          <w:szCs w:val="22"/>
        </w:rPr>
        <w:t>were calculated across each of the three HPV vaccine hesitancy scales</w:t>
      </w:r>
      <w:r w:rsidR="00EF26D1">
        <w:rPr>
          <w:rFonts w:ascii="Arial" w:hAnsi="Arial" w:cs="Arial"/>
          <w:sz w:val="22"/>
          <w:szCs w:val="22"/>
        </w:rPr>
        <w:t xml:space="preserve"> in a way to code for hesitancy</w:t>
      </w:r>
      <w:r w:rsidR="00B52247">
        <w:rPr>
          <w:rFonts w:ascii="Arial" w:hAnsi="Arial" w:cs="Arial"/>
          <w:sz w:val="22"/>
          <w:szCs w:val="22"/>
        </w:rPr>
        <w:t xml:space="preserve">, such that affirmative survey answers were </w:t>
      </w:r>
      <w:r w:rsidR="003414ED">
        <w:rPr>
          <w:rFonts w:ascii="Arial" w:hAnsi="Arial" w:cs="Arial"/>
          <w:sz w:val="22"/>
          <w:szCs w:val="22"/>
        </w:rPr>
        <w:t>given lower scores. The median coarse factor score was used to binarize the coarse factor scores into “low” and “high” hesitancy groups for</w:t>
      </w:r>
      <w:r w:rsidR="003414ED" w:rsidRPr="003414ED">
        <w:rPr>
          <w:rFonts w:ascii="Arial" w:hAnsi="Arial" w:cs="Arial"/>
          <w:sz w:val="22"/>
          <w:szCs w:val="22"/>
        </w:rPr>
        <w:t xml:space="preserve"> each </w:t>
      </w:r>
      <w:r w:rsidR="00955CCA">
        <w:rPr>
          <w:rFonts w:ascii="Arial" w:hAnsi="Arial" w:cs="Arial"/>
          <w:sz w:val="22"/>
          <w:szCs w:val="22"/>
        </w:rPr>
        <w:t>of the three</w:t>
      </w:r>
      <w:r w:rsidR="003414ED" w:rsidRPr="003414ED">
        <w:rPr>
          <w:rFonts w:ascii="Arial" w:hAnsi="Arial" w:cs="Arial"/>
          <w:sz w:val="22"/>
          <w:szCs w:val="22"/>
        </w:rPr>
        <w:t xml:space="preserve"> HPV hesitancy scale</w:t>
      </w:r>
      <w:r w:rsidR="00955CCA">
        <w:rPr>
          <w:rFonts w:ascii="Arial" w:hAnsi="Arial" w:cs="Arial"/>
          <w:sz w:val="22"/>
          <w:szCs w:val="22"/>
        </w:rPr>
        <w:t>s</w:t>
      </w:r>
      <w:r w:rsidR="00EF26D1">
        <w:rPr>
          <w:rFonts w:ascii="Arial" w:hAnsi="Arial" w:cs="Arial"/>
          <w:sz w:val="22"/>
          <w:szCs w:val="22"/>
        </w:rPr>
        <w:t>. D</w:t>
      </w:r>
      <w:r w:rsidR="00CA2D7C" w:rsidRPr="00E2721F">
        <w:rPr>
          <w:rFonts w:ascii="Arial" w:hAnsi="Arial" w:cs="Arial"/>
          <w:sz w:val="22"/>
          <w:szCs w:val="22"/>
        </w:rPr>
        <w:t xml:space="preserve">ifferences </w:t>
      </w:r>
      <w:r w:rsidR="003414ED">
        <w:rPr>
          <w:rFonts w:ascii="Arial" w:hAnsi="Arial" w:cs="Arial"/>
          <w:sz w:val="22"/>
          <w:szCs w:val="22"/>
        </w:rPr>
        <w:t xml:space="preserve">in low and </w:t>
      </w:r>
      <w:r w:rsidR="003414ED">
        <w:rPr>
          <w:rFonts w:ascii="Arial" w:hAnsi="Arial" w:cs="Arial"/>
          <w:sz w:val="22"/>
          <w:szCs w:val="22"/>
        </w:rPr>
        <w:lastRenderedPageBreak/>
        <w:t xml:space="preserve">high hesitancy </w:t>
      </w:r>
      <w:r w:rsidR="00CA2D7C" w:rsidRPr="00E2721F">
        <w:rPr>
          <w:rFonts w:ascii="Arial" w:hAnsi="Arial" w:cs="Arial"/>
          <w:sz w:val="22"/>
          <w:szCs w:val="22"/>
        </w:rPr>
        <w:t xml:space="preserve">were examined by </w:t>
      </w:r>
      <w:r w:rsidR="003414ED">
        <w:rPr>
          <w:rFonts w:ascii="Arial" w:hAnsi="Arial" w:cs="Arial"/>
          <w:sz w:val="22"/>
          <w:szCs w:val="22"/>
        </w:rPr>
        <w:t xml:space="preserve">gender, </w:t>
      </w:r>
      <w:r w:rsidR="00CA2D7C" w:rsidRPr="00E2721F">
        <w:rPr>
          <w:rFonts w:ascii="Arial" w:hAnsi="Arial" w:cs="Arial"/>
          <w:sz w:val="22"/>
          <w:szCs w:val="22"/>
        </w:rPr>
        <w:t xml:space="preserve">race and ethnicity, rurality, and </w:t>
      </w:r>
      <w:r w:rsidR="00CD3B4F">
        <w:rPr>
          <w:rFonts w:ascii="Arial" w:hAnsi="Arial" w:cs="Arial"/>
          <w:sz w:val="22"/>
          <w:szCs w:val="22"/>
        </w:rPr>
        <w:t xml:space="preserve">the combination of </w:t>
      </w:r>
      <w:r w:rsidR="00CA2D7C" w:rsidRPr="00E2721F">
        <w:rPr>
          <w:rFonts w:ascii="Arial" w:hAnsi="Arial" w:cs="Arial"/>
          <w:sz w:val="22"/>
          <w:szCs w:val="22"/>
        </w:rPr>
        <w:t xml:space="preserve">rurality </w:t>
      </w:r>
      <w:r w:rsidR="00CD3B4F">
        <w:rPr>
          <w:rFonts w:ascii="Arial" w:hAnsi="Arial" w:cs="Arial"/>
          <w:sz w:val="22"/>
          <w:szCs w:val="22"/>
        </w:rPr>
        <w:t xml:space="preserve">and </w:t>
      </w:r>
      <w:r w:rsidR="00CA2D7C" w:rsidRPr="00E2721F">
        <w:rPr>
          <w:rFonts w:ascii="Arial" w:hAnsi="Arial" w:cs="Arial"/>
          <w:sz w:val="22"/>
          <w:szCs w:val="22"/>
        </w:rPr>
        <w:t xml:space="preserve">Hispanic </w:t>
      </w:r>
      <w:r w:rsidR="00CD3B4F">
        <w:rPr>
          <w:rFonts w:ascii="Arial" w:hAnsi="Arial" w:cs="Arial"/>
          <w:sz w:val="22"/>
          <w:szCs w:val="22"/>
        </w:rPr>
        <w:t>ethnicity</w:t>
      </w:r>
      <w:r w:rsidR="00CA2D7C" w:rsidRPr="00E2721F">
        <w:rPr>
          <w:rFonts w:ascii="Arial" w:hAnsi="Arial" w:cs="Arial"/>
          <w:sz w:val="22"/>
          <w:szCs w:val="22"/>
        </w:rPr>
        <w:t>.</w:t>
      </w:r>
    </w:p>
    <w:p w14:paraId="1158732D" w14:textId="6A4F938E" w:rsidR="00DD3A4C" w:rsidRDefault="00DD3A4C" w:rsidP="00E2721F">
      <w:pPr>
        <w:spacing w:line="480" w:lineRule="auto"/>
        <w:rPr>
          <w:rFonts w:ascii="Arial" w:hAnsi="Arial" w:cs="Arial"/>
          <w:bCs/>
          <w:sz w:val="22"/>
          <w:szCs w:val="22"/>
        </w:rPr>
      </w:pPr>
    </w:p>
    <w:p w14:paraId="12D83844" w14:textId="2A11BB76" w:rsidR="00CA2D7C" w:rsidRDefault="00564BC3" w:rsidP="00CA2D7C">
      <w:pPr>
        <w:pStyle w:val="Heading2"/>
      </w:pPr>
      <w:r>
        <w:t>3.2</w:t>
      </w:r>
      <w:r w:rsidR="00D015E5">
        <w:t xml:space="preserve"> </w:t>
      </w:r>
      <w:r w:rsidR="00CF5E31">
        <w:t>Statistical Analyses</w:t>
      </w:r>
    </w:p>
    <w:p w14:paraId="2476F94D" w14:textId="1D6CAF6A" w:rsidR="0076518C" w:rsidRPr="00E2721F" w:rsidRDefault="00E261D9" w:rsidP="0097444F">
      <w:pPr>
        <w:spacing w:line="480" w:lineRule="auto"/>
        <w:rPr>
          <w:rFonts w:ascii="Arial" w:hAnsi="Arial" w:cs="Arial"/>
          <w:sz w:val="22"/>
          <w:szCs w:val="22"/>
        </w:rPr>
      </w:pPr>
      <w:r w:rsidRPr="0045110A">
        <w:rPr>
          <w:rFonts w:ascii="Arial" w:hAnsi="Arial" w:cs="Arial"/>
          <w:sz w:val="22"/>
          <w:szCs w:val="22"/>
        </w:rPr>
        <w:t xml:space="preserve">As shown in </w:t>
      </w:r>
      <w:r w:rsidRPr="0045110A">
        <w:rPr>
          <w:rFonts w:ascii="Arial" w:hAnsi="Arial" w:cs="Arial"/>
          <w:b/>
          <w:sz w:val="22"/>
          <w:szCs w:val="22"/>
        </w:rPr>
        <w:t>Figure 2</w:t>
      </w:r>
      <w:r w:rsidRPr="0045110A">
        <w:rPr>
          <w:rFonts w:ascii="Arial" w:hAnsi="Arial" w:cs="Arial"/>
          <w:sz w:val="22"/>
          <w:szCs w:val="22"/>
        </w:rPr>
        <w:t>, d</w:t>
      </w:r>
      <w:r w:rsidR="0076518C" w:rsidRPr="0045110A">
        <w:rPr>
          <w:rFonts w:ascii="Arial" w:hAnsi="Arial" w:cs="Arial"/>
          <w:sz w:val="22"/>
          <w:szCs w:val="22"/>
        </w:rPr>
        <w:t xml:space="preserve">irected acyclic graphs (DAGs) </w:t>
      </w:r>
      <w:r w:rsidR="00E637E1" w:rsidRPr="0045110A">
        <w:rPr>
          <w:rFonts w:ascii="Arial" w:hAnsi="Arial" w:cs="Arial"/>
          <w:sz w:val="22"/>
          <w:szCs w:val="22"/>
        </w:rPr>
        <w:t xml:space="preserve">encoded a priori knowledge and assumptions, and </w:t>
      </w:r>
      <w:r w:rsidR="0076518C" w:rsidRPr="0045110A">
        <w:rPr>
          <w:rFonts w:ascii="Arial" w:hAnsi="Arial" w:cs="Arial"/>
          <w:sz w:val="22"/>
          <w:szCs w:val="22"/>
        </w:rPr>
        <w:t xml:space="preserve">identified scientifically meaningful and minimally sufficient covariates for estimating total effects. </w:t>
      </w:r>
      <w:r w:rsidR="00D14B9B" w:rsidRPr="0045110A">
        <w:rPr>
          <w:rFonts w:ascii="Arial" w:hAnsi="Arial" w:cs="Arial"/>
          <w:sz w:val="22"/>
          <w:szCs w:val="22"/>
        </w:rPr>
        <w:t xml:space="preserve">DAGs </w:t>
      </w:r>
      <w:r w:rsidR="00606CA6" w:rsidRPr="0045110A">
        <w:rPr>
          <w:rFonts w:ascii="Arial" w:hAnsi="Arial" w:cs="Arial"/>
          <w:sz w:val="22"/>
          <w:szCs w:val="22"/>
        </w:rPr>
        <w:t xml:space="preserve">were </w:t>
      </w:r>
      <w:r w:rsidR="00D14B9B" w:rsidRPr="0045110A">
        <w:rPr>
          <w:rFonts w:ascii="Arial" w:hAnsi="Arial" w:cs="Arial"/>
          <w:sz w:val="22"/>
          <w:szCs w:val="22"/>
        </w:rPr>
        <w:t xml:space="preserve">created using </w:t>
      </w:r>
      <w:r w:rsidR="00ED4958" w:rsidRPr="0045110A">
        <w:rPr>
          <w:rFonts w:ascii="Arial" w:hAnsi="Arial" w:cs="Arial"/>
          <w:sz w:val="22"/>
          <w:szCs w:val="22"/>
        </w:rPr>
        <w:t>a Structural Causal Model</w:t>
      </w:r>
      <w:r w:rsidR="00606CA6" w:rsidRPr="0045110A">
        <w:rPr>
          <w:rFonts w:ascii="Arial" w:hAnsi="Arial" w:cs="Arial"/>
          <w:sz w:val="22"/>
          <w:szCs w:val="22"/>
        </w:rPr>
        <w:t xml:space="preserve"> framework</w:t>
      </w:r>
      <w:r w:rsidR="00ED4958" w:rsidRPr="0045110A">
        <w:rPr>
          <w:rFonts w:ascii="Arial" w:hAnsi="Arial" w:cs="Arial"/>
          <w:sz w:val="22"/>
          <w:szCs w:val="22"/>
        </w:rPr>
        <w:t xml:space="preserve">, as proposed </w:t>
      </w:r>
      <w:commentRangeStart w:id="33"/>
      <w:r w:rsidR="00ED4958" w:rsidRPr="0045110A">
        <w:rPr>
          <w:rFonts w:ascii="Arial" w:hAnsi="Arial" w:cs="Arial"/>
          <w:sz w:val="22"/>
          <w:szCs w:val="22"/>
        </w:rPr>
        <w:t>by Pearl</w:t>
      </w:r>
      <w:commentRangeEnd w:id="33"/>
      <w:r w:rsidR="009B2BDE" w:rsidRPr="0045110A">
        <w:rPr>
          <w:rStyle w:val="CommentReference"/>
        </w:rPr>
        <w:commentReference w:id="33"/>
      </w:r>
      <w:r w:rsidR="00222293">
        <w:rPr>
          <w:rFonts w:ascii="Arial" w:hAnsi="Arial" w:cs="Arial"/>
          <w:sz w:val="22"/>
          <w:szCs w:val="22"/>
        </w:rPr>
        <w:t xml:space="preserve"> </w:t>
      </w:r>
      <w:r w:rsidR="00222293">
        <w:rPr>
          <w:rFonts w:ascii="Arial" w:hAnsi="Arial" w:cs="Arial"/>
          <w:sz w:val="22"/>
          <w:szCs w:val="22"/>
        </w:rPr>
        <w:fldChar w:fldCharType="begin"/>
      </w:r>
      <w:r w:rsidR="00222293">
        <w:rPr>
          <w:rFonts w:ascii="Arial" w:hAnsi="Arial" w:cs="Arial"/>
          <w:sz w:val="22"/>
          <w:szCs w:val="22"/>
        </w:rPr>
        <w:instrText xml:space="preserve"> ADDIN EN.CITE &lt;EndNote&gt;&lt;Cite&gt;&lt;Author&gt;Pearl&lt;/Author&gt;&lt;Year&gt;2009&lt;/Year&gt;&lt;RecNum&gt;41&lt;/RecNum&gt;&lt;DisplayText&gt;(Pearl, 2009)&lt;/DisplayText&gt;&lt;record&gt;&lt;rec-number&gt;41&lt;/rec-number&gt;&lt;foreign-keys&gt;&lt;key app="EN" db-id="2w502tzvwfavd4ef2w7pxfs80f0psp5x5zwx" timestamp="1693319215"&gt;41&lt;/key&gt;&lt;/foreign-keys&gt;&lt;ref-type name="Computer Program"&gt;9&lt;/ref-type&gt;&lt;contributors&gt;&lt;authors&gt;&lt;author&gt;Pearl, J&lt;/author&gt;&lt;/authors&gt;&lt;/contributors&gt;&lt;titles&gt;&lt;title&gt;Causal inference in statistics: An overview. Statistics surveys 3, 96–146. Pearl, J. Causality: Cambridge university press, 2009.&lt;/title&gt;&lt;/titles&gt;&lt;dates&gt;&lt;year&gt;2009&lt;/year&gt;&lt;/dates&gt;&lt;urls&gt;&lt;/urls&gt;&lt;/record&gt;&lt;/Cite&gt;&lt;/EndNote&gt;</w:instrText>
      </w:r>
      <w:r w:rsidR="00222293">
        <w:rPr>
          <w:rFonts w:ascii="Arial" w:hAnsi="Arial" w:cs="Arial"/>
          <w:sz w:val="22"/>
          <w:szCs w:val="22"/>
        </w:rPr>
        <w:fldChar w:fldCharType="separate"/>
      </w:r>
      <w:r w:rsidR="00222293">
        <w:rPr>
          <w:rFonts w:ascii="Arial" w:hAnsi="Arial" w:cs="Arial"/>
          <w:noProof/>
          <w:sz w:val="22"/>
          <w:szCs w:val="22"/>
        </w:rPr>
        <w:t>(Pearl, 2009)</w:t>
      </w:r>
      <w:r w:rsidR="00222293">
        <w:rPr>
          <w:rFonts w:ascii="Arial" w:hAnsi="Arial" w:cs="Arial"/>
          <w:sz w:val="22"/>
          <w:szCs w:val="22"/>
        </w:rPr>
        <w:fldChar w:fldCharType="end"/>
      </w:r>
      <w:r w:rsidR="00ED4958" w:rsidRPr="0045110A">
        <w:rPr>
          <w:rFonts w:ascii="Arial" w:hAnsi="Arial" w:cs="Arial"/>
          <w:sz w:val="22"/>
          <w:szCs w:val="22"/>
        </w:rPr>
        <w:t xml:space="preserve">, with </w:t>
      </w:r>
      <w:commentRangeStart w:id="34"/>
      <w:r w:rsidR="00D14B9B" w:rsidRPr="0045110A">
        <w:rPr>
          <w:rFonts w:ascii="Arial" w:hAnsi="Arial" w:cs="Arial"/>
          <w:sz w:val="22"/>
          <w:szCs w:val="22"/>
        </w:rPr>
        <w:t>Daggity.net</w:t>
      </w:r>
      <w:r w:rsidR="00DC4BDA" w:rsidRPr="0045110A">
        <w:rPr>
          <w:rFonts w:ascii="Arial" w:hAnsi="Arial" w:cs="Arial"/>
          <w:sz w:val="22"/>
          <w:szCs w:val="22"/>
        </w:rPr>
        <w:t xml:space="preserve"> </w:t>
      </w:r>
      <w:r w:rsidR="00114A13" w:rsidRPr="0045110A">
        <w:rPr>
          <w:rFonts w:ascii="Arial" w:hAnsi="Arial" w:cs="Arial"/>
          <w:sz w:val="22"/>
          <w:szCs w:val="22"/>
        </w:rPr>
        <w:fldChar w:fldCharType="begin"/>
      </w:r>
      <w:r w:rsidR="00114A13" w:rsidRPr="0045110A">
        <w:rPr>
          <w:rFonts w:ascii="Arial" w:hAnsi="Arial" w:cs="Arial"/>
          <w:sz w:val="22"/>
          <w:szCs w:val="22"/>
        </w:rPr>
        <w:instrText xml:space="preserve"> ADDIN EN.CITE &lt;EndNote&gt;&lt;Cite&gt;&lt;Author&gt;Textor&lt;/Author&gt;&lt;Year&gt;2017&lt;/Year&gt;&lt;RecNum&gt;12&lt;/RecNum&gt;&lt;DisplayText&gt;(Textor et al., 2017)&lt;/DisplayText&gt;&lt;record&gt;&lt;rec-number&gt;12&lt;/rec-number&gt;&lt;foreign-keys&gt;&lt;key app="EN" db-id="2w502tzvwfavd4ef2w7pxfs80f0psp5x5zwx" timestamp="1692122810"&gt;12&lt;/key&gt;&lt;/foreign-keys&gt;&lt;ref-type name="Journal Article"&gt;17&lt;/ref-type&gt;&lt;contributors&gt;&lt;authors&gt;&lt;author&gt;Textor, Johannes&lt;/author&gt;&lt;author&gt;van der Zander, Benito&lt;/author&gt;&lt;author&gt;Gilthorpe, Mark S&lt;/author&gt;&lt;author&gt;Liśkiewicz, Maciej&lt;/author&gt;&lt;author&gt;Ellison, George TH&lt;/author&gt;&lt;/authors&gt;&lt;/contributors&gt;&lt;titles&gt;&lt;title&gt;Robust causal inference using directed acyclic graphs: the R package ‘dagitty’&lt;/title&gt;&lt;secondary-title&gt;International Journal of Epidemiology&lt;/secondary-title&gt;&lt;/titles&gt;&lt;periodical&gt;&lt;full-title&gt;International Journal of Epidemiology&lt;/full-title&gt;&lt;/periodical&gt;&lt;pages&gt;1887-1894&lt;/pages&gt;&lt;volume&gt;45&lt;/volume&gt;&lt;number&gt;6&lt;/number&gt;&lt;dates&gt;&lt;year&gt;2017&lt;/year&gt;&lt;/dates&gt;&lt;isbn&gt;0300-5771&lt;/isbn&gt;&lt;urls&gt;&lt;related-urls&gt;&lt;url&gt;https://doi.org/10.1093/ije/dyw341&lt;/url&gt;&lt;/related-urls&gt;&lt;/urls&gt;&lt;electronic-resource-num&gt;10.1093/ije/dyw341&lt;/electronic-resource-num&gt;&lt;access-date&gt;8/15/2023&lt;/access-date&gt;&lt;/record&gt;&lt;/Cite&gt;&lt;/EndNote&gt;</w:instrText>
      </w:r>
      <w:r w:rsidR="00114A13" w:rsidRPr="0045110A">
        <w:rPr>
          <w:rFonts w:ascii="Arial" w:hAnsi="Arial" w:cs="Arial"/>
          <w:sz w:val="22"/>
          <w:szCs w:val="22"/>
        </w:rPr>
        <w:fldChar w:fldCharType="separate"/>
      </w:r>
      <w:r w:rsidR="00114A13" w:rsidRPr="0045110A">
        <w:rPr>
          <w:rFonts w:ascii="Arial" w:hAnsi="Arial" w:cs="Arial"/>
          <w:noProof/>
          <w:sz w:val="22"/>
          <w:szCs w:val="22"/>
        </w:rPr>
        <w:t>(Textor et al., 2017)</w:t>
      </w:r>
      <w:r w:rsidR="00114A13" w:rsidRPr="0045110A">
        <w:rPr>
          <w:rFonts w:ascii="Arial" w:hAnsi="Arial" w:cs="Arial"/>
          <w:sz w:val="22"/>
          <w:szCs w:val="22"/>
        </w:rPr>
        <w:fldChar w:fldCharType="end"/>
      </w:r>
      <w:commentRangeEnd w:id="34"/>
      <w:r w:rsidR="009B2BDE" w:rsidRPr="0045110A">
        <w:rPr>
          <w:rStyle w:val="CommentReference"/>
        </w:rPr>
        <w:commentReference w:id="34"/>
      </w:r>
      <w:r w:rsidR="003C5AD4" w:rsidRPr="0045110A">
        <w:rPr>
          <w:rFonts w:ascii="Arial" w:hAnsi="Arial" w:cs="Arial"/>
          <w:sz w:val="22"/>
          <w:szCs w:val="22"/>
        </w:rPr>
        <w:t>, and</w:t>
      </w:r>
      <w:r w:rsidR="00606CA6" w:rsidRPr="0045110A">
        <w:rPr>
          <w:rFonts w:ascii="Arial" w:hAnsi="Arial" w:cs="Arial"/>
          <w:sz w:val="22"/>
          <w:szCs w:val="22"/>
        </w:rPr>
        <w:t xml:space="preserve"> </w:t>
      </w:r>
      <w:r w:rsidR="003C5AD4" w:rsidRPr="0045110A">
        <w:rPr>
          <w:rFonts w:ascii="Arial" w:hAnsi="Arial" w:cs="Arial"/>
          <w:sz w:val="22"/>
          <w:szCs w:val="22"/>
        </w:rPr>
        <w:t>a</w:t>
      </w:r>
      <w:r w:rsidR="00606CA6" w:rsidRPr="0045110A">
        <w:rPr>
          <w:rFonts w:ascii="Arial" w:hAnsi="Arial" w:cs="Arial"/>
          <w:sz w:val="22"/>
          <w:szCs w:val="22"/>
        </w:rPr>
        <w:t>dditional</w:t>
      </w:r>
      <w:r w:rsidR="00D14B9B" w:rsidRPr="0045110A">
        <w:rPr>
          <w:rFonts w:ascii="Arial" w:hAnsi="Arial" w:cs="Arial"/>
          <w:sz w:val="22"/>
          <w:szCs w:val="22"/>
        </w:rPr>
        <w:t xml:space="preserve"> visualizations </w:t>
      </w:r>
      <w:r w:rsidR="0097444F" w:rsidRPr="0045110A">
        <w:rPr>
          <w:rFonts w:ascii="Arial" w:hAnsi="Arial" w:cs="Arial"/>
          <w:sz w:val="22"/>
          <w:szCs w:val="22"/>
        </w:rPr>
        <w:t xml:space="preserve">and tables </w:t>
      </w:r>
      <w:r w:rsidR="00606CA6" w:rsidRPr="0045110A">
        <w:rPr>
          <w:rFonts w:ascii="Arial" w:hAnsi="Arial" w:cs="Arial"/>
          <w:sz w:val="22"/>
          <w:szCs w:val="22"/>
        </w:rPr>
        <w:t xml:space="preserve">were </w:t>
      </w:r>
      <w:r w:rsidR="00D14B9B" w:rsidRPr="0045110A">
        <w:rPr>
          <w:rFonts w:ascii="Arial" w:hAnsi="Arial" w:cs="Arial"/>
          <w:sz w:val="22"/>
          <w:szCs w:val="22"/>
        </w:rPr>
        <w:t>created</w:t>
      </w:r>
      <w:r w:rsidR="003C5AD4" w:rsidRPr="0045110A">
        <w:rPr>
          <w:rFonts w:ascii="Arial" w:hAnsi="Arial" w:cs="Arial"/>
          <w:sz w:val="22"/>
          <w:szCs w:val="22"/>
        </w:rPr>
        <w:t>.</w:t>
      </w:r>
      <w:commentRangeStart w:id="35"/>
      <w:commentRangeEnd w:id="35"/>
      <w:r w:rsidR="003C5AD4" w:rsidRPr="0045110A">
        <w:rPr>
          <w:rStyle w:val="CommentReference"/>
        </w:rPr>
        <w:commentReference w:id="35"/>
      </w:r>
      <w:r w:rsidR="00D14B9B" w:rsidRPr="0045110A">
        <w:rPr>
          <w:rFonts w:ascii="Arial" w:hAnsi="Arial" w:cs="Arial"/>
          <w:sz w:val="22"/>
          <w:szCs w:val="22"/>
        </w:rPr>
        <w:t xml:space="preserve"> </w:t>
      </w:r>
      <w:r w:rsidR="00606CA6" w:rsidRPr="0045110A">
        <w:rPr>
          <w:rFonts w:ascii="Arial" w:hAnsi="Arial" w:cs="Arial"/>
          <w:sz w:val="22"/>
          <w:szCs w:val="22"/>
        </w:rPr>
        <w:t xml:space="preserve">Multivariate logistic regression estimated odds </w:t>
      </w:r>
      <w:commentRangeStart w:id="36"/>
      <w:r w:rsidR="00582664" w:rsidRPr="0045110A">
        <w:rPr>
          <w:rFonts w:ascii="Arial" w:hAnsi="Arial" w:cs="Arial"/>
          <w:sz w:val="22"/>
          <w:szCs w:val="22"/>
        </w:rPr>
        <w:t xml:space="preserve">ratios </w:t>
      </w:r>
      <w:r w:rsidR="00606CA6" w:rsidRPr="0045110A">
        <w:rPr>
          <w:rFonts w:ascii="Arial" w:hAnsi="Arial" w:cs="Arial"/>
          <w:sz w:val="22"/>
          <w:szCs w:val="22"/>
        </w:rPr>
        <w:t xml:space="preserve">(ORs). </w:t>
      </w:r>
      <w:commentRangeEnd w:id="36"/>
      <w:r w:rsidR="00582664" w:rsidRPr="0045110A">
        <w:rPr>
          <w:rStyle w:val="CommentReference"/>
        </w:rPr>
        <w:commentReference w:id="36"/>
      </w:r>
      <w:r w:rsidR="00DE0698" w:rsidRPr="0045110A">
        <w:rPr>
          <w:rFonts w:ascii="Arial" w:hAnsi="Arial" w:cs="Arial"/>
          <w:sz w:val="22"/>
          <w:szCs w:val="22"/>
        </w:rPr>
        <w:t xml:space="preserve">Outcomes of interest were </w:t>
      </w:r>
      <w:r w:rsidR="00F525C3" w:rsidRPr="0045110A">
        <w:rPr>
          <w:rFonts w:ascii="Arial" w:hAnsi="Arial" w:cs="Arial"/>
          <w:sz w:val="22"/>
          <w:szCs w:val="22"/>
        </w:rPr>
        <w:t xml:space="preserve">each of the HPV vaccine hesitancy scales and receipt, any doses, of the HPV vaccine. </w:t>
      </w:r>
      <w:r w:rsidR="00D14B9B" w:rsidRPr="0045110A">
        <w:rPr>
          <w:rFonts w:ascii="Arial" w:hAnsi="Arial" w:cs="Arial"/>
          <w:sz w:val="22"/>
          <w:szCs w:val="22"/>
        </w:rPr>
        <w:t xml:space="preserve">FA and statistical analyses performed using </w:t>
      </w:r>
      <w:commentRangeStart w:id="37"/>
      <w:r w:rsidR="0097444F" w:rsidRPr="0045110A">
        <w:rPr>
          <w:rFonts w:ascii="Arial" w:hAnsi="Arial" w:cs="Arial"/>
          <w:sz w:val="22"/>
          <w:szCs w:val="22"/>
        </w:rPr>
        <w:t>RStudio</w:t>
      </w:r>
      <w:r w:rsidR="007E148F" w:rsidRPr="0045110A">
        <w:rPr>
          <w:rFonts w:ascii="Arial" w:hAnsi="Arial" w:cs="Arial"/>
          <w:sz w:val="22"/>
          <w:szCs w:val="22"/>
        </w:rPr>
        <w:t xml:space="preserve"> </w:t>
      </w:r>
      <w:r w:rsidR="00CB33FB" w:rsidRPr="0045110A">
        <w:rPr>
          <w:rFonts w:ascii="Arial" w:hAnsi="Arial" w:cs="Arial"/>
          <w:sz w:val="22"/>
          <w:szCs w:val="22"/>
        </w:rPr>
        <w:fldChar w:fldCharType="begin"/>
      </w:r>
      <w:r w:rsidR="00132424">
        <w:rPr>
          <w:rFonts w:ascii="Arial" w:hAnsi="Arial" w:cs="Arial"/>
          <w:sz w:val="22"/>
          <w:szCs w:val="22"/>
        </w:rPr>
        <w:instrText xml:space="preserve"> ADDIN EN.CITE &lt;EndNote&gt;&lt;Cite&gt;&lt;Author&gt;RStudioTeam&lt;/Author&gt;&lt;Year&gt;2020&lt;/Year&gt;&lt;RecNum&gt;13&lt;/RecNum&gt;&lt;DisplayText&gt;(RStudioTeam, 2020)&lt;/DisplayText&gt;&lt;record&gt;&lt;rec-number&gt;13&lt;/rec-number&gt;&lt;foreign-keys&gt;&lt;key app="EN" db-id="2w502tzvwfavd4ef2w7pxfs80f0psp5x5zwx" timestamp="1692123224"&gt;13&lt;/key&gt;&lt;/foreign-keys&gt;&lt;ref-type name="Computer Program"&gt;9&lt;/ref-type&gt;&lt;contributors&gt;&lt;authors&gt;&lt;author&gt;RStudioTeam&lt;/author&gt;&lt;/authors&gt;&lt;/contributors&gt;&lt;titles&gt;&lt;title&gt;RStudio: Integrated Development for R. RStudio, PBC&lt;/title&gt;&lt;/titles&gt;&lt;dates&gt;&lt;year&gt;2020&lt;/year&gt;&lt;/dates&gt;&lt;pub-location&gt; Boston, MA&lt;/pub-location&gt;&lt;urls&gt;&lt;related-urls&gt;&lt;url&gt;http://www.rstudio.com/&lt;/url&gt;&lt;/related-urls&gt;&lt;/urls&gt;&lt;/record&gt;&lt;/Cite&gt;&lt;/EndNote&gt;</w:instrText>
      </w:r>
      <w:r w:rsidR="00CB33FB" w:rsidRPr="0045110A">
        <w:rPr>
          <w:rFonts w:ascii="Arial" w:hAnsi="Arial" w:cs="Arial"/>
          <w:sz w:val="22"/>
          <w:szCs w:val="22"/>
        </w:rPr>
        <w:fldChar w:fldCharType="separate"/>
      </w:r>
      <w:r w:rsidR="00132424">
        <w:rPr>
          <w:rFonts w:ascii="Arial" w:hAnsi="Arial" w:cs="Arial"/>
          <w:noProof/>
          <w:sz w:val="22"/>
          <w:szCs w:val="22"/>
        </w:rPr>
        <w:t>(RStudioTeam, 2020)</w:t>
      </w:r>
      <w:r w:rsidR="00CB33FB" w:rsidRPr="0045110A">
        <w:rPr>
          <w:rFonts w:ascii="Arial" w:hAnsi="Arial" w:cs="Arial"/>
          <w:sz w:val="22"/>
          <w:szCs w:val="22"/>
        </w:rPr>
        <w:fldChar w:fldCharType="end"/>
      </w:r>
      <w:r w:rsidR="0097444F" w:rsidRPr="0045110A">
        <w:rPr>
          <w:rFonts w:ascii="Arial" w:hAnsi="Arial" w:cs="Arial"/>
          <w:sz w:val="22"/>
          <w:szCs w:val="22"/>
        </w:rPr>
        <w:t xml:space="preserve"> </w:t>
      </w:r>
      <w:r w:rsidR="00C1220F" w:rsidRPr="0045110A">
        <w:rPr>
          <w:rFonts w:ascii="Arial" w:hAnsi="Arial" w:cs="Arial"/>
          <w:sz w:val="22"/>
          <w:szCs w:val="22"/>
        </w:rPr>
        <w:t xml:space="preserve">and </w:t>
      </w:r>
      <w:commentRangeStart w:id="38"/>
      <w:proofErr w:type="spellStart"/>
      <w:r w:rsidR="00C1220F" w:rsidRPr="0045110A">
        <w:rPr>
          <w:rFonts w:ascii="Arial" w:hAnsi="Arial" w:cs="Arial"/>
          <w:sz w:val="22"/>
          <w:szCs w:val="22"/>
        </w:rPr>
        <w:t>R</w:t>
      </w:r>
      <w:r w:rsidR="00387561" w:rsidRPr="0045110A">
        <w:rPr>
          <w:rFonts w:ascii="Arial" w:hAnsi="Arial" w:cs="Arial"/>
          <w:sz w:val="22"/>
          <w:szCs w:val="22"/>
        </w:rPr>
        <w:t>m</w:t>
      </w:r>
      <w:r w:rsidR="00C1220F" w:rsidRPr="0045110A">
        <w:rPr>
          <w:rFonts w:ascii="Arial" w:hAnsi="Arial" w:cs="Arial"/>
          <w:sz w:val="22"/>
          <w:szCs w:val="22"/>
        </w:rPr>
        <w:t>arkdown</w:t>
      </w:r>
      <w:commentRangeEnd w:id="38"/>
      <w:proofErr w:type="spellEnd"/>
      <w:r w:rsidR="00714D5E" w:rsidRPr="0045110A">
        <w:rPr>
          <w:rStyle w:val="CommentReference"/>
        </w:rPr>
        <w:commentReference w:id="38"/>
      </w:r>
      <w:r w:rsidR="00C1220F" w:rsidRPr="0045110A">
        <w:rPr>
          <w:rFonts w:ascii="Arial" w:hAnsi="Arial" w:cs="Arial"/>
          <w:sz w:val="22"/>
          <w:szCs w:val="22"/>
        </w:rPr>
        <w:t xml:space="preserve"> </w:t>
      </w:r>
      <w:r w:rsidR="0097444F" w:rsidRPr="0045110A">
        <w:rPr>
          <w:rFonts w:ascii="Arial" w:hAnsi="Arial" w:cs="Arial"/>
          <w:sz w:val="22"/>
          <w:szCs w:val="22"/>
        </w:rPr>
        <w:t xml:space="preserve">software </w:t>
      </w:r>
      <w:commentRangeEnd w:id="37"/>
      <w:r w:rsidR="00426CFD" w:rsidRPr="0045110A">
        <w:rPr>
          <w:rStyle w:val="CommentReference"/>
        </w:rPr>
        <w:commentReference w:id="37"/>
      </w:r>
      <w:r w:rsidR="0097444F" w:rsidRPr="0045110A">
        <w:rPr>
          <w:rFonts w:ascii="Arial" w:hAnsi="Arial" w:cs="Arial"/>
          <w:sz w:val="22"/>
          <w:szCs w:val="22"/>
        </w:rPr>
        <w:t xml:space="preserve">(Version </w:t>
      </w:r>
      <w:r w:rsidR="00F525C3" w:rsidRPr="0045110A">
        <w:rPr>
          <w:rFonts w:ascii="Arial" w:hAnsi="Arial" w:cs="Arial"/>
          <w:sz w:val="22"/>
          <w:szCs w:val="22"/>
        </w:rPr>
        <w:t>2022.07.1</w:t>
      </w:r>
      <w:r w:rsidR="006F77E8" w:rsidRPr="0045110A">
        <w:rPr>
          <w:rFonts w:ascii="Arial" w:hAnsi="Arial" w:cs="Arial"/>
          <w:sz w:val="22"/>
          <w:szCs w:val="22"/>
        </w:rPr>
        <w:t>)</w:t>
      </w:r>
      <w:r w:rsidR="00672189">
        <w:rPr>
          <w:rFonts w:ascii="Arial" w:hAnsi="Arial" w:cs="Arial"/>
          <w:sz w:val="22"/>
          <w:szCs w:val="22"/>
        </w:rPr>
        <w:t xml:space="preserve"> </w:t>
      </w:r>
      <w:r w:rsidR="00672189">
        <w:rPr>
          <w:rFonts w:ascii="Arial" w:hAnsi="Arial" w:cs="Arial"/>
          <w:sz w:val="22"/>
          <w:szCs w:val="22"/>
        </w:rPr>
        <w:fldChar w:fldCharType="begin"/>
      </w:r>
      <w:r w:rsidR="00672189">
        <w:rPr>
          <w:rFonts w:ascii="Arial" w:hAnsi="Arial" w:cs="Arial"/>
          <w:sz w:val="22"/>
          <w:szCs w:val="22"/>
        </w:rPr>
        <w:instrText xml:space="preserve"> ADDIN EN.CITE &lt;EndNote&gt;&lt;Cite&gt;&lt;Author&gt;Allaire&lt;/Author&gt;&lt;Year&gt;2023&lt;/Year&gt;&lt;RecNum&gt;44&lt;/RecNum&gt;&lt;DisplayText&gt;(Allaire et al., 2023)&lt;/DisplayText&gt;&lt;record&gt;&lt;rec-number&gt;44&lt;/rec-number&gt;&lt;foreign-keys&gt;&lt;key app="EN" db-id="2w502tzvwfavd4ef2w7pxfs80f0psp5x5zwx" timestamp="1693320726"&gt;44&lt;/key&gt;&lt;/foreign-keys&gt;&lt;ref-type name="Computer Program"&gt;9&lt;/ref-type&gt;&lt;contributors&gt;&lt;authors&gt;&lt;author&gt;Allaire, J&lt;/author&gt;&lt;author&gt;Xie, Y&lt;/author&gt;&lt;author&gt;Dervieux, C &lt;/author&gt;&lt;author&gt;McPherson, J&lt;/author&gt;&lt;author&gt;Luraschi, J&lt;/author&gt;&lt;author&gt;Ushey, K&lt;/author&gt;&lt;author&gt;Atkins, A&lt;/author&gt;&lt;author&gt;Wickham, H&lt;/author&gt;&lt;author&gt;Cheng, J&lt;/author&gt;&lt;author&gt;Chang, W&lt;/author&gt;&lt;author&gt;Iannone, R&lt;/author&gt;&lt;/authors&gt;&lt;/contributors&gt;&lt;titles&gt;&lt;title&gt;rmarkdown: Dynamic Documents for R. R package version 2.23&lt;/title&gt;&lt;/titles&gt;&lt;dates&gt;&lt;year&gt;2023&lt;/year&gt;&lt;/dates&gt;&lt;urls&gt;&lt;related-urls&gt;&lt;url&gt;https://github.com/rstudio/rmarkdown&lt;/url&gt;&lt;/related-urls&gt;&lt;/urls&gt;&lt;/record&gt;&lt;/Cite&gt;&lt;/EndNote&gt;</w:instrText>
      </w:r>
      <w:r w:rsidR="00672189">
        <w:rPr>
          <w:rFonts w:ascii="Arial" w:hAnsi="Arial" w:cs="Arial"/>
          <w:sz w:val="22"/>
          <w:szCs w:val="22"/>
        </w:rPr>
        <w:fldChar w:fldCharType="separate"/>
      </w:r>
      <w:r w:rsidR="00672189">
        <w:rPr>
          <w:rFonts w:ascii="Arial" w:hAnsi="Arial" w:cs="Arial"/>
          <w:noProof/>
          <w:sz w:val="22"/>
          <w:szCs w:val="22"/>
        </w:rPr>
        <w:t>(Allaire et al., 2023)</w:t>
      </w:r>
      <w:r w:rsidR="00672189">
        <w:rPr>
          <w:rFonts w:ascii="Arial" w:hAnsi="Arial" w:cs="Arial"/>
          <w:sz w:val="22"/>
          <w:szCs w:val="22"/>
        </w:rPr>
        <w:fldChar w:fldCharType="end"/>
      </w:r>
      <w:r w:rsidR="006F77E8" w:rsidRPr="0045110A">
        <w:rPr>
          <w:rFonts w:ascii="Arial" w:hAnsi="Arial" w:cs="Arial"/>
          <w:sz w:val="22"/>
          <w:szCs w:val="22"/>
        </w:rPr>
        <w:t xml:space="preserve"> </w:t>
      </w:r>
      <w:r w:rsidR="00BC1433" w:rsidRPr="0045110A">
        <w:rPr>
          <w:rFonts w:ascii="Arial" w:hAnsi="Arial" w:cs="Arial"/>
          <w:sz w:val="22"/>
          <w:szCs w:val="22"/>
        </w:rPr>
        <w:t>with</w:t>
      </w:r>
      <w:r w:rsidR="006F77E8" w:rsidRPr="0045110A">
        <w:rPr>
          <w:rFonts w:ascii="Arial" w:hAnsi="Arial" w:cs="Arial"/>
          <w:sz w:val="22"/>
          <w:szCs w:val="22"/>
        </w:rPr>
        <w:t xml:space="preserve"> associated packages</w:t>
      </w:r>
      <w:r w:rsidR="009C4FAF">
        <w:rPr>
          <w:rFonts w:ascii="Arial" w:hAnsi="Arial" w:cs="Arial"/>
          <w:sz w:val="22"/>
          <w:szCs w:val="22"/>
        </w:rPr>
        <w:t xml:space="preserve">: </w:t>
      </w:r>
      <w:proofErr w:type="spellStart"/>
      <w:r w:rsidR="009C4FAF">
        <w:rPr>
          <w:rFonts w:ascii="Arial" w:hAnsi="Arial" w:cs="Arial"/>
          <w:sz w:val="22"/>
          <w:szCs w:val="22"/>
        </w:rPr>
        <w:t>Corrplot</w:t>
      </w:r>
      <w:proofErr w:type="spellEnd"/>
      <w:r w:rsidR="00635DEE">
        <w:rPr>
          <w:rFonts w:ascii="Arial" w:hAnsi="Arial" w:cs="Arial"/>
          <w:sz w:val="22"/>
          <w:szCs w:val="22"/>
        </w:rPr>
        <w:t xml:space="preserve"> </w:t>
      </w:r>
      <w:r w:rsidR="00635DEE">
        <w:rPr>
          <w:rFonts w:ascii="Arial" w:hAnsi="Arial" w:cs="Arial"/>
          <w:sz w:val="22"/>
          <w:szCs w:val="22"/>
        </w:rPr>
        <w:fldChar w:fldCharType="begin"/>
      </w:r>
      <w:r w:rsidR="00635DEE">
        <w:rPr>
          <w:rFonts w:ascii="Arial" w:hAnsi="Arial" w:cs="Arial"/>
          <w:sz w:val="22"/>
          <w:szCs w:val="22"/>
        </w:rPr>
        <w:instrText xml:space="preserve"> ADDIN EN.CITE &lt;EndNote&gt;&lt;Cite&gt;&lt;Author&gt;Wei&lt;/Author&gt;&lt;Year&gt;2021&lt;/Year&gt;&lt;RecNum&gt;47&lt;/RecNum&gt;&lt;DisplayText&gt;(Wei &amp;amp; Simko, 2021)&lt;/DisplayText&gt;&lt;record&gt;&lt;rec-number&gt;47&lt;/rec-number&gt;&lt;foreign-keys&gt;&lt;key app="EN" db-id="2w502tzvwfavd4ef2w7pxfs80f0psp5x5zwx" timestamp="1693321638"&gt;47&lt;/key&gt;&lt;/foreign-keys&gt;&lt;ref-type name="Journal Article"&gt;17&lt;/ref-type&gt;&lt;contributors&gt;&lt;authors&gt;&lt;author&gt;Wei, T&lt;/author&gt;&lt;author&gt;Simko, V &lt;/author&gt;&lt;/authors&gt;&lt;/contributors&gt;&lt;titles&gt;&lt;title&gt;R package &amp;apos;corrplot&amp;apos;: Visualization of a Correlation Matrix&lt;/title&gt;&lt;/titles&gt;&lt;volume&gt;Version 0.92&lt;/volume&gt;&lt;dates&gt;&lt;year&gt;2021&lt;/year&gt;&lt;/dates&gt;&lt;urls&gt;&lt;related-urls&gt;&lt;url&gt;https://github.com/taiyun/corrplot&lt;/url&gt;&lt;/related-urls&gt;&lt;/urls&gt;&lt;/record&gt;&lt;/Cite&gt;&lt;/EndNote&gt;</w:instrText>
      </w:r>
      <w:r w:rsidR="00635DEE">
        <w:rPr>
          <w:rFonts w:ascii="Arial" w:hAnsi="Arial" w:cs="Arial"/>
          <w:sz w:val="22"/>
          <w:szCs w:val="22"/>
        </w:rPr>
        <w:fldChar w:fldCharType="separate"/>
      </w:r>
      <w:r w:rsidR="00635DEE">
        <w:rPr>
          <w:rFonts w:ascii="Arial" w:hAnsi="Arial" w:cs="Arial"/>
          <w:noProof/>
          <w:sz w:val="22"/>
          <w:szCs w:val="22"/>
        </w:rPr>
        <w:t>(Wei &amp; Simko, 2021)</w:t>
      </w:r>
      <w:r w:rsidR="00635DEE">
        <w:rPr>
          <w:rFonts w:ascii="Arial" w:hAnsi="Arial" w:cs="Arial"/>
          <w:sz w:val="22"/>
          <w:szCs w:val="22"/>
        </w:rPr>
        <w:fldChar w:fldCharType="end"/>
      </w:r>
      <w:r w:rsidR="009C4FAF">
        <w:rPr>
          <w:rFonts w:ascii="Arial" w:hAnsi="Arial" w:cs="Arial"/>
          <w:sz w:val="22"/>
          <w:szCs w:val="22"/>
        </w:rPr>
        <w:t xml:space="preserve">, </w:t>
      </w:r>
      <w:proofErr w:type="spellStart"/>
      <w:r w:rsidR="009C4FAF">
        <w:rPr>
          <w:rFonts w:ascii="Arial" w:hAnsi="Arial" w:cs="Arial"/>
          <w:sz w:val="22"/>
          <w:szCs w:val="22"/>
        </w:rPr>
        <w:t>gridExtra</w:t>
      </w:r>
      <w:proofErr w:type="spellEnd"/>
      <w:r w:rsidR="00F52A04">
        <w:rPr>
          <w:rFonts w:ascii="Arial" w:hAnsi="Arial" w:cs="Arial"/>
          <w:sz w:val="22"/>
          <w:szCs w:val="22"/>
        </w:rPr>
        <w:t xml:space="preserve"> </w:t>
      </w:r>
      <w:r w:rsidR="00F52A04">
        <w:rPr>
          <w:rFonts w:ascii="Arial" w:hAnsi="Arial" w:cs="Arial"/>
          <w:sz w:val="22"/>
          <w:szCs w:val="22"/>
        </w:rPr>
        <w:fldChar w:fldCharType="begin"/>
      </w:r>
      <w:r w:rsidR="00F52A04">
        <w:rPr>
          <w:rFonts w:ascii="Arial" w:hAnsi="Arial" w:cs="Arial"/>
          <w:sz w:val="22"/>
          <w:szCs w:val="22"/>
        </w:rPr>
        <w:instrText xml:space="preserve"> ADDIN EN.CITE &lt;EndNote&gt;&lt;Cite&gt;&lt;Author&gt;Auguie&lt;/Author&gt;&lt;Year&gt;2017&lt;/Year&gt;&lt;RecNum&gt;48&lt;/RecNum&gt;&lt;DisplayText&gt;(Auguie, 2017)&lt;/DisplayText&gt;&lt;record&gt;&lt;rec-number&gt;48&lt;/rec-number&gt;&lt;foreign-keys&gt;&lt;key app="EN" db-id="2w502tzvwfavd4ef2w7pxfs80f0psp5x5zwx" timestamp="1693321904"&gt;48&lt;/key&gt;&lt;/foreign-keys&gt;&lt;ref-type name="Journal Article"&gt;17&lt;/ref-type&gt;&lt;contributors&gt;&lt;authors&gt;&lt;author&gt;Auguie, B&lt;/author&gt;&lt;/authors&gt;&lt;/contributors&gt;&lt;titles&gt;&lt;title&gt;_gridExtra: Miscellaneous Functions for &amp;quot;Grid&amp;quot; Graphics_&lt;/title&gt;&lt;/titles&gt;&lt;volume&gt;R package version 2.3&lt;/volume&gt;&lt;dates&gt;&lt;year&gt;2017&lt;/year&gt;&lt;/dates&gt;&lt;urls&gt;&lt;related-urls&gt;&lt;url&gt;https://CRAN.R-project.org/package=gridExtra&lt;/url&gt;&lt;/related-urls&gt;&lt;/urls&gt;&lt;/record&gt;&lt;/Cite&gt;&lt;/EndNote&gt;</w:instrText>
      </w:r>
      <w:r w:rsidR="00F52A04">
        <w:rPr>
          <w:rFonts w:ascii="Arial" w:hAnsi="Arial" w:cs="Arial"/>
          <w:sz w:val="22"/>
          <w:szCs w:val="22"/>
        </w:rPr>
        <w:fldChar w:fldCharType="separate"/>
      </w:r>
      <w:r w:rsidR="00F52A04">
        <w:rPr>
          <w:rFonts w:ascii="Arial" w:hAnsi="Arial" w:cs="Arial"/>
          <w:noProof/>
          <w:sz w:val="22"/>
          <w:szCs w:val="22"/>
        </w:rPr>
        <w:t>(Auguie, 2017)</w:t>
      </w:r>
      <w:r w:rsidR="00F52A04">
        <w:rPr>
          <w:rFonts w:ascii="Arial" w:hAnsi="Arial" w:cs="Arial"/>
          <w:sz w:val="22"/>
          <w:szCs w:val="22"/>
        </w:rPr>
        <w:fldChar w:fldCharType="end"/>
      </w:r>
      <w:r w:rsidR="009C4FAF">
        <w:rPr>
          <w:rFonts w:ascii="Arial" w:hAnsi="Arial" w:cs="Arial"/>
          <w:sz w:val="22"/>
          <w:szCs w:val="22"/>
        </w:rPr>
        <w:t xml:space="preserve">, </w:t>
      </w:r>
      <w:proofErr w:type="spellStart"/>
      <w:r w:rsidR="009C4FAF">
        <w:rPr>
          <w:rFonts w:ascii="Arial" w:hAnsi="Arial" w:cs="Arial"/>
          <w:sz w:val="22"/>
          <w:szCs w:val="22"/>
        </w:rPr>
        <w:t>Ltm</w:t>
      </w:r>
      <w:proofErr w:type="spellEnd"/>
      <w:r w:rsidR="00CE0052">
        <w:rPr>
          <w:rFonts w:ascii="Arial" w:hAnsi="Arial" w:cs="Arial"/>
          <w:sz w:val="22"/>
          <w:szCs w:val="22"/>
        </w:rPr>
        <w:t xml:space="preserve"> </w:t>
      </w:r>
      <w:r w:rsidR="00E45E61">
        <w:rPr>
          <w:rFonts w:ascii="Arial" w:hAnsi="Arial" w:cs="Arial"/>
          <w:sz w:val="22"/>
          <w:szCs w:val="22"/>
        </w:rPr>
        <w:fldChar w:fldCharType="begin"/>
      </w:r>
      <w:r w:rsidR="00E45E61">
        <w:rPr>
          <w:rFonts w:ascii="Arial" w:hAnsi="Arial" w:cs="Arial"/>
          <w:sz w:val="22"/>
          <w:szCs w:val="22"/>
        </w:rPr>
        <w:instrText xml:space="preserve"> ADDIN EN.CITE &lt;EndNote&gt;&lt;Cite&gt;&lt;Author&gt;Rizopoulos&lt;/Author&gt;&lt;Year&gt;2006&lt;/Year&gt;&lt;RecNum&gt;45&lt;/RecNum&gt;&lt;DisplayText&gt;(Rizopoulos, 2006)&lt;/DisplayText&gt;&lt;record&gt;&lt;rec-number&gt;45&lt;/rec-number&gt;&lt;foreign-keys&gt;&lt;key app="EN" db-id="2w502tzvwfavd4ef2w7pxfs80f0psp5x5zwx" timestamp="1693321153"&gt;45&lt;/key&gt;&lt;/foreign-keys&gt;&lt;ref-type name="Journal Article"&gt;17&lt;/ref-type&gt;&lt;contributors&gt;&lt;authors&gt;&lt;author&gt;Rizopoulos, Dimitris&lt;/author&gt;&lt;/authors&gt;&lt;/contributors&gt;&lt;titles&gt;&lt;title&gt;ltm: An R Package for Latent Variable Modeling and Item Response Analysis&lt;/title&gt;&lt;secondary-title&gt;Journal of Statistical Software&lt;/secondary-title&gt;&lt;/titles&gt;&lt;periodical&gt;&lt;full-title&gt;Journal of Statistical Software&lt;/full-title&gt;&lt;/periodical&gt;&lt;pages&gt;1 - 25&lt;/pages&gt;&lt;volume&gt;17&lt;/volume&gt;&lt;number&gt;5&lt;/number&gt;&lt;section&gt;Articles&lt;/section&gt;&lt;dates&gt;&lt;year&gt;2006&lt;/year&gt;&lt;pub-dates&gt;&lt;date&gt;11/20&lt;/date&gt;&lt;/pub-dates&gt;&lt;/dates&gt;&lt;urls&gt;&lt;related-urls&gt;&lt;url&gt;https://www.jstatsoft.org/index.php/jss/article/view/v017i05&lt;/url&gt;&lt;/related-urls&gt;&lt;/urls&gt;&lt;electronic-resource-num&gt;10.18637/jss.v017.i05&lt;/electronic-resource-num&gt;&lt;access-date&gt;2023/08/29&lt;/access-date&gt;&lt;/record&gt;&lt;/Cite&gt;&lt;/EndNote&gt;</w:instrText>
      </w:r>
      <w:r w:rsidR="00E45E61">
        <w:rPr>
          <w:rFonts w:ascii="Arial" w:hAnsi="Arial" w:cs="Arial"/>
          <w:sz w:val="22"/>
          <w:szCs w:val="22"/>
        </w:rPr>
        <w:fldChar w:fldCharType="separate"/>
      </w:r>
      <w:r w:rsidR="00E45E61">
        <w:rPr>
          <w:rFonts w:ascii="Arial" w:hAnsi="Arial" w:cs="Arial"/>
          <w:noProof/>
          <w:sz w:val="22"/>
          <w:szCs w:val="22"/>
        </w:rPr>
        <w:t>(Rizopoulos, 2006)</w:t>
      </w:r>
      <w:r w:rsidR="00E45E61">
        <w:rPr>
          <w:rFonts w:ascii="Arial" w:hAnsi="Arial" w:cs="Arial"/>
          <w:sz w:val="22"/>
          <w:szCs w:val="22"/>
        </w:rPr>
        <w:fldChar w:fldCharType="end"/>
      </w:r>
      <w:r w:rsidR="009C4FAF">
        <w:rPr>
          <w:rFonts w:ascii="Arial" w:hAnsi="Arial" w:cs="Arial"/>
          <w:sz w:val="22"/>
          <w:szCs w:val="22"/>
        </w:rPr>
        <w:t xml:space="preserve">, and </w:t>
      </w:r>
      <w:proofErr w:type="spellStart"/>
      <w:r w:rsidR="009C4FAF">
        <w:rPr>
          <w:rFonts w:ascii="Arial" w:hAnsi="Arial" w:cs="Arial"/>
          <w:sz w:val="22"/>
          <w:szCs w:val="22"/>
        </w:rPr>
        <w:t>Pysch</w:t>
      </w:r>
      <w:proofErr w:type="spellEnd"/>
      <w:r w:rsidR="00CE0052">
        <w:rPr>
          <w:rFonts w:ascii="Arial" w:hAnsi="Arial" w:cs="Arial"/>
          <w:sz w:val="22"/>
          <w:szCs w:val="22"/>
        </w:rPr>
        <w:t xml:space="preserve"> </w:t>
      </w:r>
      <w:r w:rsidR="00E45E61">
        <w:rPr>
          <w:rFonts w:ascii="Arial" w:hAnsi="Arial" w:cs="Arial"/>
          <w:sz w:val="22"/>
          <w:szCs w:val="22"/>
        </w:rPr>
        <w:fldChar w:fldCharType="begin"/>
      </w:r>
      <w:r w:rsidR="00E45E61">
        <w:rPr>
          <w:rFonts w:ascii="Arial" w:hAnsi="Arial" w:cs="Arial"/>
          <w:sz w:val="22"/>
          <w:szCs w:val="22"/>
        </w:rPr>
        <w:instrText xml:space="preserve"> ADDIN EN.CITE &lt;EndNote&gt;&lt;Cite&gt;&lt;Author&gt;Revelle&lt;/Author&gt;&lt;Year&gt;2023&lt;/Year&gt;&lt;RecNum&gt;46&lt;/RecNum&gt;&lt;DisplayText&gt;(Revelle, 2023)&lt;/DisplayText&gt;&lt;record&gt;&lt;rec-number&gt;46&lt;/rec-number&gt;&lt;foreign-keys&gt;&lt;key app="EN" db-id="2w502tzvwfavd4ef2w7pxfs80f0psp5x5zwx" timestamp="1693321358"&gt;46&lt;/key&gt;&lt;/foreign-keys&gt;&lt;ref-type name="Journal Article"&gt;17&lt;/ref-type&gt;&lt;contributors&gt;&lt;authors&gt;&lt;author&gt;Revelle, William&lt;/author&gt;&lt;/authors&gt;&lt;/contributors&gt;&lt;titles&gt;&lt;title&gt;psych: Procedures for Psychological, Psychometric, and Personality Research. Northwestern University&lt;/title&gt;&lt;/titles&gt;&lt;volume&gt; R package version 2.3.6&lt;/volume&gt;&lt;dates&gt;&lt;year&gt;2023&lt;/year&gt;&lt;/dates&gt;&lt;urls&gt;&lt;related-urls&gt;&lt;url&gt;https://CRAN.R-project.org/package=psych&lt;/url&gt;&lt;/related-urls&gt;&lt;/urls&gt;&lt;/record&gt;&lt;/Cite&gt;&lt;/EndNote&gt;</w:instrText>
      </w:r>
      <w:r w:rsidR="00E45E61">
        <w:rPr>
          <w:rFonts w:ascii="Arial" w:hAnsi="Arial" w:cs="Arial"/>
          <w:sz w:val="22"/>
          <w:szCs w:val="22"/>
        </w:rPr>
        <w:fldChar w:fldCharType="separate"/>
      </w:r>
      <w:r w:rsidR="00E45E61">
        <w:rPr>
          <w:rFonts w:ascii="Arial" w:hAnsi="Arial" w:cs="Arial"/>
          <w:noProof/>
          <w:sz w:val="22"/>
          <w:szCs w:val="22"/>
        </w:rPr>
        <w:t>(Revelle, 2023)</w:t>
      </w:r>
      <w:r w:rsidR="00E45E61">
        <w:rPr>
          <w:rFonts w:ascii="Arial" w:hAnsi="Arial" w:cs="Arial"/>
          <w:sz w:val="22"/>
          <w:szCs w:val="22"/>
        </w:rPr>
        <w:fldChar w:fldCharType="end"/>
      </w:r>
      <w:r w:rsidR="00CE0052">
        <w:rPr>
          <w:rFonts w:ascii="Arial" w:hAnsi="Arial" w:cs="Arial"/>
          <w:sz w:val="22"/>
          <w:szCs w:val="22"/>
        </w:rPr>
        <w:t>.</w:t>
      </w:r>
      <w:r w:rsidR="00E86C18" w:rsidRPr="0045110A" w:rsidDel="00E86C18">
        <w:rPr>
          <w:rFonts w:ascii="Arial" w:hAnsi="Arial" w:cs="Arial"/>
          <w:sz w:val="22"/>
          <w:szCs w:val="22"/>
        </w:rPr>
        <w:t xml:space="preserve"> </w:t>
      </w:r>
      <w:commentRangeStart w:id="39"/>
      <w:commentRangeStart w:id="40"/>
      <w:commentRangeEnd w:id="39"/>
      <w:r w:rsidR="005F7CA1" w:rsidRPr="0045110A">
        <w:rPr>
          <w:rStyle w:val="CommentReference"/>
        </w:rPr>
        <w:commentReference w:id="39"/>
      </w:r>
      <w:commentRangeEnd w:id="40"/>
      <w:r w:rsidR="00EB07C6">
        <w:rPr>
          <w:rStyle w:val="CommentReference"/>
        </w:rPr>
        <w:commentReference w:id="40"/>
      </w:r>
    </w:p>
    <w:p w14:paraId="5A352B2C" w14:textId="77777777" w:rsidR="00957B88" w:rsidRPr="00E2721F" w:rsidRDefault="00957B88" w:rsidP="00E2721F">
      <w:pPr>
        <w:spacing w:line="480" w:lineRule="auto"/>
        <w:rPr>
          <w:rFonts w:ascii="Arial" w:hAnsi="Arial" w:cs="Arial"/>
          <w:bCs/>
          <w:sz w:val="22"/>
          <w:szCs w:val="22"/>
        </w:rPr>
      </w:pPr>
    </w:p>
    <w:p w14:paraId="3E55D4B6" w14:textId="31A49734" w:rsidR="003E0F4C" w:rsidRPr="00E2721F" w:rsidRDefault="003E0F4C" w:rsidP="00620FF7">
      <w:pPr>
        <w:pStyle w:val="Heading1"/>
        <w:numPr>
          <w:ilvl w:val="0"/>
          <w:numId w:val="3"/>
        </w:numPr>
        <w:rPr>
          <w:bCs/>
        </w:rPr>
      </w:pPr>
      <w:r w:rsidRPr="00E2721F">
        <w:t>RESULTS:</w:t>
      </w:r>
      <w:r w:rsidR="007141AD" w:rsidRPr="00E2721F">
        <w:t xml:space="preserve"> </w:t>
      </w:r>
    </w:p>
    <w:p w14:paraId="727DE1CF" w14:textId="77777777" w:rsidR="00455752" w:rsidRPr="00E2721F" w:rsidRDefault="00455752" w:rsidP="00E2721F">
      <w:pPr>
        <w:spacing w:line="480" w:lineRule="auto"/>
        <w:rPr>
          <w:rFonts w:ascii="Arial" w:hAnsi="Arial" w:cs="Arial"/>
          <w:bCs/>
          <w:sz w:val="22"/>
          <w:szCs w:val="22"/>
        </w:rPr>
      </w:pPr>
    </w:p>
    <w:p w14:paraId="7198D2B5" w14:textId="58460CB1" w:rsidR="00455752" w:rsidRPr="00E2721F" w:rsidRDefault="00CD3575" w:rsidP="00D9190F">
      <w:pPr>
        <w:pStyle w:val="Heading2"/>
      </w:pPr>
      <w:r>
        <w:t xml:space="preserve">4.1 </w:t>
      </w:r>
      <w:r w:rsidR="00455752" w:rsidRPr="00E2721F">
        <w:t xml:space="preserve">Participants: </w:t>
      </w:r>
    </w:p>
    <w:p w14:paraId="7A3C89CD" w14:textId="0998C8A8" w:rsidR="00455752" w:rsidRPr="00E2721F" w:rsidRDefault="00E513BE" w:rsidP="00E2721F">
      <w:pPr>
        <w:spacing w:line="480" w:lineRule="auto"/>
        <w:rPr>
          <w:rFonts w:ascii="Arial" w:hAnsi="Arial" w:cs="Arial"/>
          <w:bCs/>
          <w:sz w:val="22"/>
          <w:szCs w:val="22"/>
        </w:rPr>
      </w:pPr>
      <w:r>
        <w:rPr>
          <w:rFonts w:ascii="Arial" w:hAnsi="Arial" w:cs="Arial"/>
          <w:bCs/>
          <w:sz w:val="22"/>
          <w:szCs w:val="22"/>
        </w:rPr>
        <w:t>P</w:t>
      </w:r>
      <w:r w:rsidR="00455752" w:rsidRPr="00E2721F">
        <w:rPr>
          <w:rFonts w:ascii="Arial" w:hAnsi="Arial" w:cs="Arial"/>
          <w:bCs/>
          <w:sz w:val="22"/>
          <w:szCs w:val="22"/>
        </w:rPr>
        <w:t>articipants that self-identified as Hispanic/Latino represented 17.</w:t>
      </w:r>
      <w:r w:rsidR="002D03AE">
        <w:rPr>
          <w:rFonts w:ascii="Arial" w:hAnsi="Arial" w:cs="Arial"/>
          <w:bCs/>
          <w:sz w:val="22"/>
          <w:szCs w:val="22"/>
        </w:rPr>
        <w:t>5</w:t>
      </w:r>
      <w:r w:rsidR="00455752" w:rsidRPr="00E2721F">
        <w:rPr>
          <w:rFonts w:ascii="Arial" w:hAnsi="Arial" w:cs="Arial"/>
          <w:bCs/>
          <w:sz w:val="22"/>
          <w:szCs w:val="22"/>
        </w:rPr>
        <w:t>% of the total sample</w:t>
      </w:r>
      <w:r w:rsidR="00582664">
        <w:rPr>
          <w:rFonts w:ascii="Arial" w:hAnsi="Arial" w:cs="Arial"/>
          <w:bCs/>
          <w:sz w:val="22"/>
          <w:szCs w:val="22"/>
        </w:rPr>
        <w:t xml:space="preserve"> </w:t>
      </w:r>
      <w:r w:rsidR="00481B1D">
        <w:rPr>
          <w:rFonts w:ascii="Arial" w:hAnsi="Arial" w:cs="Arial"/>
          <w:bCs/>
          <w:sz w:val="22"/>
          <w:szCs w:val="22"/>
        </w:rPr>
        <w:t>(</w:t>
      </w:r>
      <w:r w:rsidR="00582664" w:rsidRPr="00AB24C4">
        <w:rPr>
          <w:rFonts w:ascii="Arial" w:hAnsi="Arial" w:cs="Arial"/>
          <w:b/>
          <w:bCs/>
          <w:sz w:val="22"/>
          <w:szCs w:val="22"/>
        </w:rPr>
        <w:t>Table 1</w:t>
      </w:r>
      <w:r>
        <w:rPr>
          <w:rFonts w:ascii="Arial" w:hAnsi="Arial" w:cs="Arial"/>
          <w:bCs/>
          <w:sz w:val="22"/>
          <w:szCs w:val="22"/>
        </w:rPr>
        <w:t>)</w:t>
      </w:r>
      <w:r w:rsidR="00455752" w:rsidRPr="00E2721F">
        <w:rPr>
          <w:rFonts w:ascii="Arial" w:hAnsi="Arial" w:cs="Arial"/>
          <w:bCs/>
          <w:sz w:val="22"/>
          <w:szCs w:val="22"/>
        </w:rPr>
        <w:t xml:space="preserve">. </w:t>
      </w:r>
      <w:r w:rsidR="001A669D">
        <w:rPr>
          <w:rFonts w:ascii="Arial" w:hAnsi="Arial" w:cs="Arial"/>
          <w:bCs/>
          <w:sz w:val="22"/>
          <w:szCs w:val="22"/>
        </w:rPr>
        <w:t>White/Caucasian</w:t>
      </w:r>
      <w:r w:rsidR="00455752" w:rsidRPr="00E2721F">
        <w:rPr>
          <w:rFonts w:ascii="Arial" w:hAnsi="Arial" w:cs="Arial"/>
          <w:bCs/>
          <w:sz w:val="22"/>
          <w:szCs w:val="22"/>
        </w:rPr>
        <w:t xml:space="preserve"> participants and </w:t>
      </w:r>
      <w:r w:rsidR="00F37069" w:rsidRPr="00E2721F">
        <w:rPr>
          <w:rFonts w:ascii="Arial" w:hAnsi="Arial" w:cs="Arial"/>
          <w:bCs/>
          <w:sz w:val="22"/>
          <w:szCs w:val="22"/>
        </w:rPr>
        <w:t>non</w:t>
      </w:r>
      <w:r w:rsidR="00455752" w:rsidRPr="00E2721F">
        <w:rPr>
          <w:rFonts w:ascii="Arial" w:hAnsi="Arial" w:cs="Arial"/>
          <w:bCs/>
          <w:sz w:val="22"/>
          <w:szCs w:val="22"/>
        </w:rPr>
        <w:t>-Hispanic minorities comprised 6</w:t>
      </w:r>
      <w:r w:rsidR="00747015" w:rsidRPr="00E2721F">
        <w:rPr>
          <w:rFonts w:ascii="Arial" w:hAnsi="Arial" w:cs="Arial"/>
          <w:bCs/>
          <w:sz w:val="22"/>
          <w:szCs w:val="22"/>
        </w:rPr>
        <w:t>4</w:t>
      </w:r>
      <w:r w:rsidR="00A1458F">
        <w:rPr>
          <w:rFonts w:ascii="Arial" w:hAnsi="Arial" w:cs="Arial"/>
          <w:bCs/>
          <w:sz w:val="22"/>
          <w:szCs w:val="22"/>
        </w:rPr>
        <w:t>.2</w:t>
      </w:r>
      <w:r w:rsidR="00455752" w:rsidRPr="00E2721F">
        <w:rPr>
          <w:rFonts w:ascii="Arial" w:hAnsi="Arial" w:cs="Arial"/>
          <w:bCs/>
          <w:sz w:val="22"/>
          <w:szCs w:val="22"/>
        </w:rPr>
        <w:t>% and 18.</w:t>
      </w:r>
      <w:r w:rsidR="000F6B1D">
        <w:rPr>
          <w:rFonts w:ascii="Arial" w:hAnsi="Arial" w:cs="Arial"/>
          <w:bCs/>
          <w:sz w:val="22"/>
          <w:szCs w:val="22"/>
        </w:rPr>
        <w:t>2</w:t>
      </w:r>
      <w:r w:rsidR="00455752" w:rsidRPr="00E2721F">
        <w:rPr>
          <w:rFonts w:ascii="Arial" w:hAnsi="Arial" w:cs="Arial"/>
          <w:bCs/>
          <w:sz w:val="22"/>
          <w:szCs w:val="22"/>
        </w:rPr>
        <w:t xml:space="preserve">% of the sample, respectively. </w:t>
      </w:r>
      <w:r w:rsidR="00747015" w:rsidRPr="00E2721F">
        <w:rPr>
          <w:rFonts w:ascii="Arial" w:hAnsi="Arial" w:cs="Arial"/>
          <w:bCs/>
          <w:sz w:val="22"/>
          <w:szCs w:val="22"/>
        </w:rPr>
        <w:t>6</w:t>
      </w:r>
      <w:r w:rsidR="00D05891">
        <w:rPr>
          <w:rFonts w:ascii="Arial" w:hAnsi="Arial" w:cs="Arial"/>
          <w:bCs/>
          <w:sz w:val="22"/>
          <w:szCs w:val="22"/>
        </w:rPr>
        <w:t>7.9</w:t>
      </w:r>
      <w:r w:rsidR="00747015" w:rsidRPr="00E2721F">
        <w:rPr>
          <w:rFonts w:ascii="Arial" w:hAnsi="Arial" w:cs="Arial"/>
          <w:bCs/>
          <w:sz w:val="22"/>
          <w:szCs w:val="22"/>
        </w:rPr>
        <w:t xml:space="preserve">% of participants were in urban zip codes, and </w:t>
      </w:r>
      <w:r w:rsidR="0075540E">
        <w:rPr>
          <w:rFonts w:ascii="Arial" w:hAnsi="Arial" w:cs="Arial"/>
          <w:bCs/>
          <w:sz w:val="22"/>
          <w:szCs w:val="22"/>
        </w:rPr>
        <w:t>32.</w:t>
      </w:r>
      <w:r w:rsidR="00756F9B">
        <w:rPr>
          <w:rFonts w:ascii="Arial" w:hAnsi="Arial" w:cs="Arial"/>
          <w:bCs/>
          <w:sz w:val="22"/>
          <w:szCs w:val="22"/>
        </w:rPr>
        <w:t>1</w:t>
      </w:r>
      <w:r w:rsidR="00747015" w:rsidRPr="00E2721F">
        <w:rPr>
          <w:rFonts w:ascii="Arial" w:hAnsi="Arial" w:cs="Arial"/>
          <w:bCs/>
          <w:sz w:val="22"/>
          <w:szCs w:val="22"/>
        </w:rPr>
        <w:t xml:space="preserve">% were from rural zip codes. Within Hispanic participants, </w:t>
      </w:r>
      <w:r w:rsidR="007F078A">
        <w:rPr>
          <w:rFonts w:ascii="Arial" w:hAnsi="Arial" w:cs="Arial"/>
          <w:bCs/>
          <w:sz w:val="22"/>
          <w:szCs w:val="22"/>
        </w:rPr>
        <w:t>36.9</w:t>
      </w:r>
      <w:r w:rsidR="00747015" w:rsidRPr="00E2721F">
        <w:rPr>
          <w:rFonts w:ascii="Arial" w:hAnsi="Arial" w:cs="Arial"/>
          <w:bCs/>
          <w:sz w:val="22"/>
          <w:szCs w:val="22"/>
        </w:rPr>
        <w:t xml:space="preserve">% were from rural zip codes, and </w:t>
      </w:r>
      <w:r w:rsidR="00465E0B">
        <w:rPr>
          <w:rFonts w:ascii="Arial" w:hAnsi="Arial" w:cs="Arial"/>
          <w:bCs/>
          <w:sz w:val="22"/>
          <w:szCs w:val="22"/>
        </w:rPr>
        <w:t>63.1</w:t>
      </w:r>
      <w:r w:rsidR="00747015" w:rsidRPr="00E2721F">
        <w:rPr>
          <w:rFonts w:ascii="Arial" w:hAnsi="Arial" w:cs="Arial"/>
          <w:bCs/>
          <w:sz w:val="22"/>
          <w:szCs w:val="22"/>
        </w:rPr>
        <w:t xml:space="preserve">% were from urban zip codes. </w:t>
      </w:r>
    </w:p>
    <w:p w14:paraId="3DE22BE4" w14:textId="50AEB42A" w:rsidR="00224680" w:rsidRPr="00E2721F" w:rsidRDefault="00224680" w:rsidP="00E2721F">
      <w:pPr>
        <w:spacing w:line="480" w:lineRule="auto"/>
        <w:rPr>
          <w:rFonts w:ascii="Arial" w:hAnsi="Arial" w:cs="Arial"/>
          <w:sz w:val="22"/>
          <w:szCs w:val="22"/>
        </w:rPr>
      </w:pPr>
    </w:p>
    <w:p w14:paraId="5942844D" w14:textId="4192408E" w:rsidR="00224680" w:rsidRPr="00E2721F" w:rsidRDefault="00CD3575" w:rsidP="00D9190F">
      <w:pPr>
        <w:pStyle w:val="Heading2"/>
      </w:pPr>
      <w:r>
        <w:t xml:space="preserve">4.2 </w:t>
      </w:r>
      <w:r w:rsidR="00224680" w:rsidRPr="00E2721F">
        <w:t>Rurality:</w:t>
      </w:r>
    </w:p>
    <w:p w14:paraId="3D3D4DF4" w14:textId="06A85DF2" w:rsidR="00747015" w:rsidRPr="00E2721F" w:rsidRDefault="000657CB" w:rsidP="00E2721F">
      <w:pPr>
        <w:spacing w:line="480" w:lineRule="auto"/>
        <w:rPr>
          <w:rFonts w:ascii="Arial" w:eastAsia="Times New Roman" w:hAnsi="Arial" w:cs="Arial"/>
          <w:color w:val="000000"/>
          <w:sz w:val="22"/>
          <w:szCs w:val="22"/>
        </w:rPr>
      </w:pPr>
      <w:r w:rsidRPr="00E2721F">
        <w:rPr>
          <w:rFonts w:ascii="Arial" w:hAnsi="Arial" w:cs="Arial"/>
          <w:sz w:val="22"/>
          <w:szCs w:val="22"/>
        </w:rPr>
        <w:lastRenderedPageBreak/>
        <w:t>Rurality</w:t>
      </w:r>
      <w:r w:rsidR="00052497">
        <w:rPr>
          <w:rFonts w:ascii="Arial" w:hAnsi="Arial" w:cs="Arial"/>
          <w:sz w:val="22"/>
          <w:szCs w:val="22"/>
        </w:rPr>
        <w:t xml:space="preserve"> was</w:t>
      </w:r>
      <w:r w:rsidRPr="00E2721F">
        <w:rPr>
          <w:rFonts w:ascii="Arial" w:hAnsi="Arial" w:cs="Arial"/>
          <w:sz w:val="22"/>
          <w:szCs w:val="22"/>
        </w:rPr>
        <w:t xml:space="preserve"> a determinant of HPV vaccine hesitancy, with higher hesitancy among rural </w:t>
      </w:r>
      <w:r w:rsidR="005017C8">
        <w:rPr>
          <w:rFonts w:ascii="Arial" w:hAnsi="Arial" w:cs="Arial"/>
          <w:sz w:val="22"/>
          <w:szCs w:val="22"/>
        </w:rPr>
        <w:t>YAs</w:t>
      </w:r>
      <w:r w:rsidRPr="00E2721F">
        <w:rPr>
          <w:rFonts w:ascii="Arial" w:hAnsi="Arial" w:cs="Arial"/>
          <w:sz w:val="22"/>
          <w:szCs w:val="22"/>
        </w:rPr>
        <w:t xml:space="preserve"> compared to urban </w:t>
      </w:r>
      <w:r w:rsidR="005017C8">
        <w:rPr>
          <w:rFonts w:ascii="Arial" w:hAnsi="Arial" w:cs="Arial"/>
          <w:sz w:val="22"/>
          <w:szCs w:val="22"/>
        </w:rPr>
        <w:t>YAs</w:t>
      </w:r>
      <w:r w:rsidRPr="00E2721F">
        <w:rPr>
          <w:rFonts w:ascii="Arial" w:hAnsi="Arial" w:cs="Arial"/>
          <w:sz w:val="22"/>
          <w:szCs w:val="22"/>
        </w:rPr>
        <w:t xml:space="preserve"> observed in all domains</w:t>
      </w:r>
      <w:r w:rsidR="00E17830">
        <w:rPr>
          <w:rFonts w:ascii="Arial" w:hAnsi="Arial" w:cs="Arial"/>
          <w:sz w:val="22"/>
          <w:szCs w:val="22"/>
        </w:rPr>
        <w:t xml:space="preserve"> (</w:t>
      </w:r>
      <w:r w:rsidR="00E17830" w:rsidRPr="00E17830">
        <w:rPr>
          <w:rFonts w:ascii="Arial" w:hAnsi="Arial" w:cs="Arial"/>
          <w:b/>
          <w:sz w:val="22"/>
          <w:szCs w:val="22"/>
        </w:rPr>
        <w:t>Table 2</w:t>
      </w:r>
      <w:r w:rsidR="00E17830">
        <w:rPr>
          <w:rFonts w:ascii="Arial" w:hAnsi="Arial" w:cs="Arial"/>
          <w:sz w:val="22"/>
          <w:szCs w:val="22"/>
        </w:rPr>
        <w:t>)</w:t>
      </w:r>
      <w:r w:rsidRPr="00E2721F">
        <w:rPr>
          <w:rFonts w:ascii="Arial" w:hAnsi="Arial" w:cs="Arial"/>
          <w:sz w:val="22"/>
          <w:szCs w:val="22"/>
        </w:rPr>
        <w:t xml:space="preserve">. Rural </w:t>
      </w:r>
      <w:r w:rsidR="005017C8">
        <w:rPr>
          <w:rFonts w:ascii="Arial" w:hAnsi="Arial" w:cs="Arial"/>
          <w:sz w:val="22"/>
          <w:szCs w:val="22"/>
        </w:rPr>
        <w:t>YAs</w:t>
      </w:r>
      <w:r w:rsidRPr="00E2721F">
        <w:rPr>
          <w:rFonts w:ascii="Arial" w:hAnsi="Arial" w:cs="Arial"/>
          <w:sz w:val="22"/>
          <w:szCs w:val="22"/>
        </w:rPr>
        <w:t xml:space="preserve"> were more likely </w:t>
      </w:r>
      <w:r w:rsidR="00267E39">
        <w:rPr>
          <w:rFonts w:ascii="Arial" w:hAnsi="Arial" w:cs="Arial"/>
          <w:sz w:val="22"/>
          <w:szCs w:val="22"/>
        </w:rPr>
        <w:t xml:space="preserve">to express </w:t>
      </w:r>
      <w:r w:rsidR="003A2AFC">
        <w:rPr>
          <w:rFonts w:ascii="Arial" w:hAnsi="Arial" w:cs="Arial"/>
          <w:sz w:val="22"/>
          <w:szCs w:val="22"/>
        </w:rPr>
        <w:t xml:space="preserve">high vaccine </w:t>
      </w:r>
      <w:r w:rsidRPr="00E2721F">
        <w:rPr>
          <w:rFonts w:ascii="Arial" w:hAnsi="Arial" w:cs="Arial"/>
          <w:sz w:val="22"/>
          <w:szCs w:val="22"/>
        </w:rPr>
        <w:t>hesitan</w:t>
      </w:r>
      <w:r w:rsidR="00267E39">
        <w:rPr>
          <w:rFonts w:ascii="Arial" w:hAnsi="Arial" w:cs="Arial"/>
          <w:sz w:val="22"/>
          <w:szCs w:val="22"/>
        </w:rPr>
        <w:t xml:space="preserve">cy </w:t>
      </w:r>
      <w:r w:rsidR="000D7624">
        <w:rPr>
          <w:rFonts w:ascii="Arial" w:hAnsi="Arial" w:cs="Arial"/>
          <w:sz w:val="22"/>
          <w:szCs w:val="22"/>
        </w:rPr>
        <w:t>in</w:t>
      </w:r>
      <w:r w:rsidR="007D0CE5">
        <w:rPr>
          <w:rFonts w:ascii="Arial" w:hAnsi="Arial" w:cs="Arial"/>
          <w:sz w:val="22"/>
          <w:szCs w:val="22"/>
        </w:rPr>
        <w:t xml:space="preserve"> the </w:t>
      </w:r>
      <w:r w:rsidR="00DB5C8C">
        <w:rPr>
          <w:rFonts w:ascii="Arial" w:hAnsi="Arial" w:cs="Arial"/>
          <w:bCs/>
          <w:sz w:val="22"/>
          <w:szCs w:val="22"/>
        </w:rPr>
        <w:t>HPV vaccine confidence</w:t>
      </w:r>
      <w:r w:rsidR="003A2AFC">
        <w:rPr>
          <w:rFonts w:ascii="Arial" w:hAnsi="Arial" w:cs="Arial"/>
          <w:bCs/>
          <w:sz w:val="22"/>
          <w:szCs w:val="22"/>
        </w:rPr>
        <w:t xml:space="preserve"> dimension</w:t>
      </w:r>
      <w:r w:rsidRPr="00E2721F">
        <w:rPr>
          <w:rFonts w:ascii="Arial" w:hAnsi="Arial" w:cs="Arial"/>
          <w:sz w:val="22"/>
          <w:szCs w:val="22"/>
        </w:rPr>
        <w:t xml:space="preserve"> (OR=1.66 [95%CI: 1.37, 2.01]). </w:t>
      </w:r>
      <w:r w:rsidR="009D5F3F">
        <w:rPr>
          <w:rFonts w:ascii="Arial" w:hAnsi="Arial" w:cs="Arial"/>
          <w:sz w:val="22"/>
          <w:szCs w:val="22"/>
        </w:rPr>
        <w:t>R</w:t>
      </w:r>
      <w:r w:rsidR="004A06E4" w:rsidRPr="00E2721F">
        <w:rPr>
          <w:rFonts w:ascii="Arial" w:hAnsi="Arial" w:cs="Arial"/>
          <w:sz w:val="22"/>
          <w:szCs w:val="22"/>
        </w:rPr>
        <w:t xml:space="preserve">ural young adults </w:t>
      </w:r>
      <w:r w:rsidR="009D5F3F">
        <w:rPr>
          <w:rFonts w:ascii="Arial" w:hAnsi="Arial" w:cs="Arial"/>
          <w:sz w:val="22"/>
          <w:szCs w:val="22"/>
        </w:rPr>
        <w:t>demonstrated higher levels of HPV vaccine complacency compared with their urban counterparts</w:t>
      </w:r>
      <w:r w:rsidR="004A06E4" w:rsidRPr="00E2721F">
        <w:rPr>
          <w:rFonts w:ascii="Arial" w:hAnsi="Arial" w:cs="Arial"/>
          <w:sz w:val="22"/>
          <w:szCs w:val="22"/>
        </w:rPr>
        <w:t xml:space="preserve"> (</w:t>
      </w:r>
      <w:r w:rsidRPr="00E2721F">
        <w:rPr>
          <w:rFonts w:ascii="Arial" w:hAnsi="Arial" w:cs="Arial"/>
          <w:sz w:val="22"/>
          <w:szCs w:val="22"/>
        </w:rPr>
        <w:t xml:space="preserve">OR=1.79 [95%CI:1.48-2.17]). In the domain of </w:t>
      </w:r>
      <w:r w:rsidR="00DE308C">
        <w:rPr>
          <w:rFonts w:ascii="Arial" w:hAnsi="Arial" w:cs="Arial"/>
          <w:sz w:val="22"/>
          <w:szCs w:val="22"/>
        </w:rPr>
        <w:t>HPV infection complacency</w:t>
      </w:r>
      <w:r w:rsidRPr="00E2721F">
        <w:rPr>
          <w:rFonts w:ascii="Arial" w:hAnsi="Arial" w:cs="Arial"/>
          <w:sz w:val="22"/>
          <w:szCs w:val="22"/>
        </w:rPr>
        <w:t>,</w:t>
      </w:r>
      <w:r w:rsidR="004A06E4" w:rsidRPr="00E2721F">
        <w:rPr>
          <w:rFonts w:ascii="Arial" w:hAnsi="Arial" w:cs="Arial"/>
          <w:sz w:val="22"/>
          <w:szCs w:val="22"/>
        </w:rPr>
        <w:t xml:space="preserve"> </w:t>
      </w:r>
      <w:r w:rsidR="00742BA3">
        <w:rPr>
          <w:rFonts w:ascii="Arial" w:hAnsi="Arial" w:cs="Arial"/>
          <w:sz w:val="22"/>
          <w:szCs w:val="22"/>
        </w:rPr>
        <w:t xml:space="preserve">we observed no significant differences between </w:t>
      </w:r>
      <w:r w:rsidRPr="00E2721F">
        <w:rPr>
          <w:rFonts w:ascii="Arial" w:hAnsi="Arial" w:cs="Arial"/>
          <w:sz w:val="22"/>
          <w:szCs w:val="22"/>
        </w:rPr>
        <w:t xml:space="preserve">rural </w:t>
      </w:r>
      <w:r w:rsidR="00742BA3">
        <w:rPr>
          <w:rFonts w:ascii="Arial" w:hAnsi="Arial" w:cs="Arial"/>
          <w:sz w:val="22"/>
          <w:szCs w:val="22"/>
        </w:rPr>
        <w:t>and</w:t>
      </w:r>
      <w:r w:rsidRPr="00E2721F">
        <w:rPr>
          <w:rFonts w:ascii="Arial" w:hAnsi="Arial" w:cs="Arial"/>
          <w:sz w:val="22"/>
          <w:szCs w:val="22"/>
        </w:rPr>
        <w:t xml:space="preserve"> urban </w:t>
      </w:r>
      <w:r w:rsidR="00A74785">
        <w:rPr>
          <w:rFonts w:ascii="Arial" w:hAnsi="Arial" w:cs="Arial"/>
          <w:sz w:val="22"/>
          <w:szCs w:val="22"/>
        </w:rPr>
        <w:t>YAs</w:t>
      </w:r>
      <w:r w:rsidR="00A74785" w:rsidRPr="00E2721F">
        <w:rPr>
          <w:rFonts w:ascii="Arial" w:hAnsi="Arial" w:cs="Arial"/>
          <w:sz w:val="22"/>
          <w:szCs w:val="22"/>
        </w:rPr>
        <w:t xml:space="preserve"> </w:t>
      </w:r>
      <w:r w:rsidRPr="00E2721F">
        <w:rPr>
          <w:rFonts w:ascii="Arial" w:hAnsi="Arial" w:cs="Arial"/>
          <w:sz w:val="22"/>
          <w:szCs w:val="22"/>
        </w:rPr>
        <w:t>(OR=1.06 [95%CI:0.88-1.28])</w:t>
      </w:r>
      <w:r w:rsidR="00A74785">
        <w:rPr>
          <w:rFonts w:ascii="Arial" w:hAnsi="Arial" w:cs="Arial"/>
          <w:sz w:val="22"/>
          <w:szCs w:val="22"/>
        </w:rPr>
        <w:t>; however, we did observe a significant difference in trust of health authorities, whereby</w:t>
      </w:r>
      <w:r w:rsidRPr="00E2721F">
        <w:rPr>
          <w:rFonts w:ascii="Arial" w:hAnsi="Arial" w:cs="Arial"/>
          <w:sz w:val="22"/>
          <w:szCs w:val="22"/>
        </w:rPr>
        <w:t xml:space="preserve"> </w:t>
      </w:r>
      <w:r w:rsidR="00A74785">
        <w:rPr>
          <w:rFonts w:ascii="Arial" w:hAnsi="Arial" w:cs="Arial"/>
          <w:sz w:val="22"/>
          <w:szCs w:val="22"/>
        </w:rPr>
        <w:t>r</w:t>
      </w:r>
      <w:r w:rsidR="00747015" w:rsidRPr="00E2721F">
        <w:rPr>
          <w:rFonts w:ascii="Arial" w:hAnsi="Arial" w:cs="Arial"/>
          <w:sz w:val="22"/>
          <w:szCs w:val="22"/>
        </w:rPr>
        <w:t xml:space="preserve">ural </w:t>
      </w:r>
      <w:r w:rsidR="00A74785">
        <w:rPr>
          <w:rFonts w:ascii="Arial" w:hAnsi="Arial" w:cs="Arial"/>
          <w:sz w:val="22"/>
          <w:szCs w:val="22"/>
        </w:rPr>
        <w:t>YAs</w:t>
      </w:r>
      <w:r w:rsidR="00747015" w:rsidRPr="00E2721F">
        <w:rPr>
          <w:rFonts w:ascii="Arial" w:hAnsi="Arial" w:cs="Arial"/>
          <w:sz w:val="22"/>
          <w:szCs w:val="22"/>
        </w:rPr>
        <w:t xml:space="preserve"> were less likely to </w:t>
      </w:r>
      <w:r w:rsidR="00A74785">
        <w:rPr>
          <w:rFonts w:ascii="Arial" w:hAnsi="Arial" w:cs="Arial"/>
          <w:sz w:val="22"/>
          <w:szCs w:val="22"/>
        </w:rPr>
        <w:t>indicate</w:t>
      </w:r>
      <w:r w:rsidR="00747015" w:rsidRPr="00E2721F">
        <w:rPr>
          <w:rFonts w:ascii="Arial" w:hAnsi="Arial" w:cs="Arial"/>
          <w:sz w:val="22"/>
          <w:szCs w:val="22"/>
        </w:rPr>
        <w:t xml:space="preserve"> high trust in health authorities (OR=</w:t>
      </w:r>
      <w:r w:rsidR="00747015" w:rsidRPr="00E2721F">
        <w:rPr>
          <w:rFonts w:ascii="Arial" w:eastAsia="Times New Roman" w:hAnsi="Arial" w:cs="Arial"/>
          <w:color w:val="000000"/>
          <w:sz w:val="22"/>
          <w:szCs w:val="22"/>
        </w:rPr>
        <w:t>0.54 [95%CI: 0.46, 0.65]).</w:t>
      </w:r>
      <w:r w:rsidR="00FD7374" w:rsidRPr="00E2721F">
        <w:rPr>
          <w:rFonts w:ascii="Arial" w:eastAsia="Times New Roman" w:hAnsi="Arial" w:cs="Arial"/>
          <w:color w:val="000000"/>
          <w:sz w:val="22"/>
          <w:szCs w:val="22"/>
        </w:rPr>
        <w:t xml:space="preserve"> </w:t>
      </w:r>
      <w:commentRangeStart w:id="41"/>
      <w:commentRangeStart w:id="42"/>
      <w:r w:rsidR="00FD7374" w:rsidRPr="00E2721F">
        <w:rPr>
          <w:rFonts w:ascii="Arial" w:eastAsia="Times New Roman" w:hAnsi="Arial" w:cs="Arial"/>
          <w:color w:val="000000"/>
          <w:sz w:val="22"/>
          <w:szCs w:val="22"/>
        </w:rPr>
        <w:t xml:space="preserve">Rural young adults were also significantly less likely to report intent to vaccinate against COVID-19 </w:t>
      </w:r>
      <w:r w:rsidR="00925D01">
        <w:rPr>
          <w:rFonts w:ascii="Arial" w:eastAsia="Times New Roman" w:hAnsi="Arial" w:cs="Arial"/>
          <w:color w:val="000000"/>
          <w:sz w:val="22"/>
          <w:szCs w:val="22"/>
        </w:rPr>
        <w:t xml:space="preserve">compared with their urban counterparts </w:t>
      </w:r>
      <w:r w:rsidR="00FD7374" w:rsidRPr="00E2721F">
        <w:rPr>
          <w:rFonts w:ascii="Arial" w:eastAsia="Times New Roman" w:hAnsi="Arial" w:cs="Arial"/>
          <w:color w:val="000000"/>
          <w:sz w:val="22"/>
          <w:szCs w:val="22"/>
        </w:rPr>
        <w:t xml:space="preserve">(OR=0.45 [95%CI: 0.38-0.54]). </w:t>
      </w:r>
      <w:commentRangeEnd w:id="41"/>
      <w:r w:rsidR="00470D1D">
        <w:rPr>
          <w:rStyle w:val="CommentReference"/>
        </w:rPr>
        <w:commentReference w:id="41"/>
      </w:r>
      <w:commentRangeEnd w:id="42"/>
      <w:r w:rsidR="00CD3B4F">
        <w:rPr>
          <w:rStyle w:val="CommentReference"/>
        </w:rPr>
        <w:commentReference w:id="42"/>
      </w:r>
      <w:r w:rsidR="00FD7374" w:rsidRPr="00E2721F">
        <w:rPr>
          <w:rFonts w:ascii="Arial" w:eastAsia="Times New Roman" w:hAnsi="Arial" w:cs="Arial"/>
          <w:color w:val="000000"/>
          <w:sz w:val="22"/>
          <w:szCs w:val="22"/>
        </w:rPr>
        <w:t xml:space="preserve"> No significant differences were seen in self-reported receipt of the HPV vaccine between urban and rural </w:t>
      </w:r>
      <w:r w:rsidR="00925D01">
        <w:rPr>
          <w:rFonts w:ascii="Arial" w:eastAsia="Times New Roman" w:hAnsi="Arial" w:cs="Arial"/>
          <w:color w:val="000000"/>
          <w:sz w:val="22"/>
          <w:szCs w:val="22"/>
        </w:rPr>
        <w:t xml:space="preserve">YAs overall. </w:t>
      </w:r>
    </w:p>
    <w:p w14:paraId="2DF8048D" w14:textId="17BA6C41" w:rsidR="00224680" w:rsidRPr="00E2721F" w:rsidRDefault="00224680" w:rsidP="00E2721F">
      <w:pPr>
        <w:spacing w:line="480" w:lineRule="auto"/>
        <w:rPr>
          <w:rFonts w:ascii="Arial" w:eastAsia="Times New Roman" w:hAnsi="Arial" w:cs="Arial"/>
          <w:color w:val="000000"/>
          <w:sz w:val="22"/>
          <w:szCs w:val="22"/>
        </w:rPr>
      </w:pPr>
    </w:p>
    <w:p w14:paraId="5BCD91CE" w14:textId="624064F5" w:rsidR="007229AF" w:rsidRPr="00E2721F" w:rsidRDefault="00CD3575" w:rsidP="00D9190F">
      <w:pPr>
        <w:pStyle w:val="Heading2"/>
      </w:pPr>
      <w:r>
        <w:t xml:space="preserve">4.3 </w:t>
      </w:r>
      <w:r w:rsidR="007229AF" w:rsidRPr="00E2721F">
        <w:t>Race and Ethnicity:</w:t>
      </w:r>
    </w:p>
    <w:p w14:paraId="785F6991" w14:textId="7B868752" w:rsidR="007229AF" w:rsidRPr="00E2721F" w:rsidRDefault="007229AF" w:rsidP="00E2721F">
      <w:pPr>
        <w:spacing w:line="480" w:lineRule="auto"/>
        <w:rPr>
          <w:rFonts w:ascii="Arial" w:hAnsi="Arial" w:cs="Arial"/>
          <w:sz w:val="22"/>
          <w:szCs w:val="22"/>
        </w:rPr>
      </w:pPr>
      <w:r w:rsidRPr="00E2721F">
        <w:rPr>
          <w:rFonts w:ascii="Arial" w:hAnsi="Arial" w:cs="Arial"/>
          <w:bCs/>
          <w:sz w:val="22"/>
          <w:szCs w:val="22"/>
        </w:rPr>
        <w:t xml:space="preserve">Participants self-reported receipt of one or more doses of the HPV vaccine. </w:t>
      </w:r>
      <w:r w:rsidR="00D551B6">
        <w:rPr>
          <w:rFonts w:ascii="Arial" w:hAnsi="Arial" w:cs="Arial"/>
          <w:bCs/>
          <w:sz w:val="22"/>
          <w:szCs w:val="22"/>
        </w:rPr>
        <w:t xml:space="preserve">More </w:t>
      </w:r>
      <w:r w:rsidRPr="00E2721F">
        <w:rPr>
          <w:rFonts w:ascii="Arial" w:hAnsi="Arial" w:cs="Arial"/>
          <w:bCs/>
          <w:sz w:val="22"/>
          <w:szCs w:val="22"/>
        </w:rPr>
        <w:t xml:space="preserve">Hispanic </w:t>
      </w:r>
      <w:r w:rsidR="00EB0BF2">
        <w:rPr>
          <w:rFonts w:ascii="Arial" w:hAnsi="Arial" w:cs="Arial"/>
          <w:bCs/>
          <w:sz w:val="22"/>
          <w:szCs w:val="22"/>
        </w:rPr>
        <w:t>YAs</w:t>
      </w:r>
      <w:r w:rsidRPr="00E2721F">
        <w:rPr>
          <w:rFonts w:ascii="Arial" w:hAnsi="Arial" w:cs="Arial"/>
          <w:bCs/>
          <w:sz w:val="22"/>
          <w:szCs w:val="22"/>
        </w:rPr>
        <w:t xml:space="preserve"> reported receipt of one or more doses, compared to </w:t>
      </w:r>
      <w:r w:rsidR="001A669D">
        <w:rPr>
          <w:rFonts w:ascii="Arial" w:hAnsi="Arial" w:cs="Arial"/>
          <w:bCs/>
          <w:sz w:val="22"/>
          <w:szCs w:val="22"/>
        </w:rPr>
        <w:t>White/Caucasian</w:t>
      </w:r>
      <w:r w:rsidRPr="00E2721F">
        <w:rPr>
          <w:rFonts w:ascii="Arial" w:hAnsi="Arial" w:cs="Arial"/>
          <w:bCs/>
          <w:sz w:val="22"/>
          <w:szCs w:val="22"/>
        </w:rPr>
        <w:t xml:space="preserve"> </w:t>
      </w:r>
      <w:r w:rsidR="00EB0BF2">
        <w:rPr>
          <w:rFonts w:ascii="Arial" w:hAnsi="Arial" w:cs="Arial"/>
          <w:bCs/>
          <w:sz w:val="22"/>
          <w:szCs w:val="22"/>
        </w:rPr>
        <w:t>YA</w:t>
      </w:r>
      <w:r w:rsidRPr="00E2721F">
        <w:rPr>
          <w:rFonts w:ascii="Arial" w:hAnsi="Arial" w:cs="Arial"/>
          <w:bCs/>
          <w:sz w:val="22"/>
          <w:szCs w:val="22"/>
        </w:rPr>
        <w:t>s</w:t>
      </w:r>
      <w:r w:rsidR="00D551B6">
        <w:rPr>
          <w:rFonts w:ascii="Arial" w:hAnsi="Arial" w:cs="Arial"/>
          <w:bCs/>
          <w:sz w:val="22"/>
          <w:szCs w:val="22"/>
        </w:rPr>
        <w:t xml:space="preserve"> (59% vs. 52% respectively)</w:t>
      </w:r>
      <w:r w:rsidRPr="00E2721F">
        <w:rPr>
          <w:rFonts w:ascii="Arial" w:hAnsi="Arial" w:cs="Arial"/>
          <w:bCs/>
          <w:sz w:val="22"/>
          <w:szCs w:val="22"/>
        </w:rPr>
        <w:t xml:space="preserve">. </w:t>
      </w:r>
      <w:r w:rsidR="00E17830">
        <w:rPr>
          <w:rFonts w:ascii="Arial" w:hAnsi="Arial" w:cs="Arial"/>
          <w:bCs/>
          <w:sz w:val="22"/>
          <w:szCs w:val="22"/>
        </w:rPr>
        <w:t xml:space="preserve">As shown in </w:t>
      </w:r>
      <w:r w:rsidR="00E17830" w:rsidRPr="00E17830">
        <w:rPr>
          <w:rFonts w:ascii="Arial" w:hAnsi="Arial" w:cs="Arial"/>
          <w:b/>
          <w:bCs/>
          <w:sz w:val="22"/>
          <w:szCs w:val="22"/>
        </w:rPr>
        <w:t>Table 3</w:t>
      </w:r>
      <w:r w:rsidRPr="00E2721F">
        <w:rPr>
          <w:rFonts w:ascii="Arial" w:hAnsi="Arial" w:cs="Arial"/>
          <w:bCs/>
          <w:sz w:val="22"/>
          <w:szCs w:val="22"/>
        </w:rPr>
        <w:t xml:space="preserve">, Hispanic </w:t>
      </w:r>
      <w:r w:rsidR="00EB0BF2">
        <w:rPr>
          <w:rFonts w:ascii="Arial" w:hAnsi="Arial" w:cs="Arial"/>
          <w:bCs/>
          <w:sz w:val="22"/>
          <w:szCs w:val="22"/>
        </w:rPr>
        <w:t>YA</w:t>
      </w:r>
      <w:r w:rsidRPr="00E2721F">
        <w:rPr>
          <w:rFonts w:ascii="Arial" w:hAnsi="Arial" w:cs="Arial"/>
          <w:bCs/>
          <w:sz w:val="22"/>
          <w:szCs w:val="22"/>
        </w:rPr>
        <w:t xml:space="preserve">s had significantly higher odds of having poor HPV </w:t>
      </w:r>
      <w:r w:rsidR="0068707D">
        <w:rPr>
          <w:rFonts w:ascii="Arial" w:hAnsi="Arial" w:cs="Arial"/>
          <w:bCs/>
          <w:sz w:val="22"/>
          <w:szCs w:val="22"/>
        </w:rPr>
        <w:t>vaccine</w:t>
      </w:r>
      <w:r w:rsidRPr="00E2721F">
        <w:rPr>
          <w:rFonts w:ascii="Arial" w:hAnsi="Arial" w:cs="Arial"/>
          <w:bCs/>
          <w:sz w:val="22"/>
          <w:szCs w:val="22"/>
        </w:rPr>
        <w:t xml:space="preserve"> confidence when compared to </w:t>
      </w:r>
      <w:r w:rsidR="001A669D">
        <w:rPr>
          <w:rFonts w:ascii="Arial" w:hAnsi="Arial" w:cs="Arial"/>
          <w:bCs/>
          <w:sz w:val="22"/>
          <w:szCs w:val="22"/>
        </w:rPr>
        <w:t>White/Caucasian</w:t>
      </w:r>
      <w:r w:rsidRPr="00E2721F">
        <w:rPr>
          <w:rFonts w:ascii="Arial" w:hAnsi="Arial" w:cs="Arial"/>
          <w:bCs/>
          <w:sz w:val="22"/>
          <w:szCs w:val="22"/>
        </w:rPr>
        <w:t xml:space="preserve"> </w:t>
      </w:r>
      <w:r w:rsidR="00EB0BF2">
        <w:rPr>
          <w:rFonts w:ascii="Arial" w:hAnsi="Arial" w:cs="Arial"/>
          <w:bCs/>
          <w:sz w:val="22"/>
          <w:szCs w:val="22"/>
        </w:rPr>
        <w:t>YAs</w:t>
      </w:r>
      <w:r w:rsidRPr="00E2721F">
        <w:rPr>
          <w:rFonts w:ascii="Arial" w:hAnsi="Arial" w:cs="Arial"/>
          <w:bCs/>
          <w:sz w:val="22"/>
          <w:szCs w:val="22"/>
        </w:rPr>
        <w:t xml:space="preserve"> (OR=1.55 [95%CI:1.23-1.96]). </w:t>
      </w:r>
      <w:r w:rsidR="00DE308C">
        <w:rPr>
          <w:rFonts w:ascii="Arial" w:hAnsi="Arial" w:cs="Arial"/>
          <w:bCs/>
          <w:sz w:val="22"/>
          <w:szCs w:val="22"/>
        </w:rPr>
        <w:t>HPV infection complacency</w:t>
      </w:r>
      <w:r w:rsidR="004A06E4" w:rsidRPr="00E2721F">
        <w:rPr>
          <w:rFonts w:ascii="Arial" w:hAnsi="Arial" w:cs="Arial"/>
          <w:bCs/>
          <w:sz w:val="22"/>
          <w:szCs w:val="22"/>
        </w:rPr>
        <w:t xml:space="preserve"> </w:t>
      </w:r>
      <w:r w:rsidRPr="00E2721F">
        <w:rPr>
          <w:rFonts w:ascii="Arial" w:hAnsi="Arial" w:cs="Arial"/>
          <w:bCs/>
          <w:sz w:val="22"/>
          <w:szCs w:val="22"/>
        </w:rPr>
        <w:t>also showed differences between Hispanic and</w:t>
      </w:r>
      <w:r w:rsidR="002C1391">
        <w:rPr>
          <w:rFonts w:ascii="Arial" w:hAnsi="Arial" w:cs="Arial"/>
          <w:bCs/>
          <w:sz w:val="22"/>
          <w:szCs w:val="22"/>
        </w:rPr>
        <w:t xml:space="preserve"> non-Hispanic</w:t>
      </w:r>
      <w:r w:rsidRPr="00E2721F">
        <w:rPr>
          <w:rFonts w:ascii="Arial" w:hAnsi="Arial" w:cs="Arial"/>
          <w:bCs/>
          <w:sz w:val="22"/>
          <w:szCs w:val="22"/>
        </w:rPr>
        <w:t xml:space="preserve"> </w:t>
      </w:r>
      <w:r w:rsidR="001A669D">
        <w:rPr>
          <w:rFonts w:ascii="Arial" w:hAnsi="Arial" w:cs="Arial"/>
          <w:bCs/>
          <w:sz w:val="22"/>
          <w:szCs w:val="22"/>
        </w:rPr>
        <w:t>White/Caucasian</w:t>
      </w:r>
      <w:commentRangeStart w:id="43"/>
      <w:commentRangeStart w:id="44"/>
      <w:r w:rsidR="007E4D5A">
        <w:rPr>
          <w:rFonts w:ascii="Arial" w:hAnsi="Arial" w:cs="Arial"/>
          <w:bCs/>
          <w:sz w:val="22"/>
          <w:szCs w:val="22"/>
        </w:rPr>
        <w:t xml:space="preserve"> </w:t>
      </w:r>
      <w:commentRangeEnd w:id="43"/>
      <w:r w:rsidR="00470D1D">
        <w:rPr>
          <w:rStyle w:val="CommentReference"/>
        </w:rPr>
        <w:commentReference w:id="43"/>
      </w:r>
      <w:commentRangeEnd w:id="44"/>
      <w:r w:rsidR="00EB0BF2">
        <w:rPr>
          <w:rStyle w:val="CommentReference"/>
        </w:rPr>
        <w:commentReference w:id="44"/>
      </w:r>
      <w:r w:rsidR="00EB0BF2">
        <w:rPr>
          <w:rFonts w:ascii="Arial" w:hAnsi="Arial" w:cs="Arial"/>
          <w:bCs/>
          <w:sz w:val="22"/>
          <w:szCs w:val="22"/>
        </w:rPr>
        <w:t>YAs</w:t>
      </w:r>
      <w:r w:rsidRPr="00E2721F">
        <w:rPr>
          <w:rFonts w:ascii="Arial" w:hAnsi="Arial" w:cs="Arial"/>
          <w:bCs/>
          <w:sz w:val="22"/>
          <w:szCs w:val="22"/>
        </w:rPr>
        <w:t xml:space="preserve">, with Hispanic </w:t>
      </w:r>
      <w:r w:rsidR="00EB0BF2">
        <w:rPr>
          <w:rFonts w:ascii="Arial" w:hAnsi="Arial" w:cs="Arial"/>
          <w:bCs/>
          <w:sz w:val="22"/>
          <w:szCs w:val="22"/>
        </w:rPr>
        <w:t>YAs</w:t>
      </w:r>
      <w:r w:rsidRPr="00E2721F">
        <w:rPr>
          <w:rFonts w:ascii="Arial" w:hAnsi="Arial" w:cs="Arial"/>
          <w:bCs/>
          <w:sz w:val="22"/>
          <w:szCs w:val="22"/>
        </w:rPr>
        <w:t xml:space="preserve"> more likely to be </w:t>
      </w:r>
      <w:commentRangeStart w:id="45"/>
      <w:r w:rsidRPr="00E2721F">
        <w:rPr>
          <w:rFonts w:ascii="Arial" w:hAnsi="Arial" w:cs="Arial"/>
          <w:bCs/>
          <w:sz w:val="22"/>
          <w:szCs w:val="22"/>
        </w:rPr>
        <w:t>HPV</w:t>
      </w:r>
      <w:r w:rsidR="00116AD8">
        <w:rPr>
          <w:rFonts w:ascii="Arial" w:hAnsi="Arial" w:cs="Arial"/>
          <w:bCs/>
          <w:sz w:val="22"/>
          <w:szCs w:val="22"/>
        </w:rPr>
        <w:t xml:space="preserve"> infection</w:t>
      </w:r>
      <w:r w:rsidRPr="00E2721F">
        <w:rPr>
          <w:rFonts w:ascii="Arial" w:hAnsi="Arial" w:cs="Arial"/>
          <w:bCs/>
          <w:sz w:val="22"/>
          <w:szCs w:val="22"/>
        </w:rPr>
        <w:t xml:space="preserve"> complacent</w:t>
      </w:r>
      <w:r w:rsidRPr="00E2721F">
        <w:rPr>
          <w:rFonts w:ascii="Arial" w:hAnsi="Arial" w:cs="Arial"/>
          <w:sz w:val="22"/>
          <w:szCs w:val="22"/>
        </w:rPr>
        <w:t xml:space="preserve"> </w:t>
      </w:r>
      <w:commentRangeEnd w:id="45"/>
      <w:r w:rsidR="009F492D">
        <w:rPr>
          <w:rStyle w:val="CommentReference"/>
        </w:rPr>
        <w:commentReference w:id="45"/>
      </w:r>
      <w:r w:rsidRPr="00E2721F">
        <w:rPr>
          <w:rFonts w:ascii="Arial" w:hAnsi="Arial" w:cs="Arial"/>
          <w:sz w:val="22"/>
          <w:szCs w:val="22"/>
        </w:rPr>
        <w:t xml:space="preserve">(OR=1.53 [95%CI: 1.22-1.93]). Hispanic </w:t>
      </w:r>
      <w:r w:rsidR="00EB0BF2">
        <w:rPr>
          <w:rFonts w:ascii="Arial" w:hAnsi="Arial" w:cs="Arial"/>
          <w:sz w:val="22"/>
          <w:szCs w:val="22"/>
        </w:rPr>
        <w:t>YA</w:t>
      </w:r>
      <w:r w:rsidRPr="00E2721F">
        <w:rPr>
          <w:rFonts w:ascii="Arial" w:hAnsi="Arial" w:cs="Arial"/>
          <w:sz w:val="22"/>
          <w:szCs w:val="22"/>
        </w:rPr>
        <w:t xml:space="preserve">s were </w:t>
      </w:r>
      <w:r w:rsidR="004A06E4" w:rsidRPr="00E2721F">
        <w:rPr>
          <w:rFonts w:ascii="Arial" w:hAnsi="Arial" w:cs="Arial"/>
          <w:sz w:val="22"/>
          <w:szCs w:val="22"/>
        </w:rPr>
        <w:t xml:space="preserve">also </w:t>
      </w:r>
      <w:r w:rsidRPr="00E2721F">
        <w:rPr>
          <w:rFonts w:ascii="Arial" w:hAnsi="Arial" w:cs="Arial"/>
          <w:sz w:val="22"/>
          <w:szCs w:val="22"/>
        </w:rPr>
        <w:t xml:space="preserve">more likely to be HPV vaccine complacent (OR=1.28 [95%CI:1.01-1.61]). A fourth dimension assessed was trust of health authorities, which found that Hispanic </w:t>
      </w:r>
      <w:r w:rsidR="00EB0BF2">
        <w:rPr>
          <w:rFonts w:ascii="Arial" w:hAnsi="Arial" w:cs="Arial"/>
          <w:sz w:val="22"/>
          <w:szCs w:val="22"/>
        </w:rPr>
        <w:t>YAs</w:t>
      </w:r>
      <w:r w:rsidRPr="00E2721F">
        <w:rPr>
          <w:rFonts w:ascii="Arial" w:hAnsi="Arial" w:cs="Arial"/>
          <w:sz w:val="22"/>
          <w:szCs w:val="22"/>
        </w:rPr>
        <w:t xml:space="preserve"> were less likely to have high trust of health authorities (OR=0.80 [95%CI 0.64-0.99]). No significant difference was seen in COVID-19 vaccination intent between Hispanic and </w:t>
      </w:r>
      <w:r w:rsidR="001A669D">
        <w:rPr>
          <w:rFonts w:ascii="Arial" w:hAnsi="Arial" w:cs="Arial"/>
          <w:sz w:val="22"/>
          <w:szCs w:val="22"/>
        </w:rPr>
        <w:t>White/Caucasian</w:t>
      </w:r>
      <w:r w:rsidRPr="00E2721F">
        <w:rPr>
          <w:rFonts w:ascii="Arial" w:hAnsi="Arial" w:cs="Arial"/>
          <w:sz w:val="22"/>
          <w:szCs w:val="22"/>
        </w:rPr>
        <w:t xml:space="preserve"> </w:t>
      </w:r>
      <w:r w:rsidR="00EB0BF2">
        <w:rPr>
          <w:rFonts w:ascii="Arial" w:hAnsi="Arial" w:cs="Arial"/>
          <w:sz w:val="22"/>
          <w:szCs w:val="22"/>
        </w:rPr>
        <w:t>YAs</w:t>
      </w:r>
      <w:r w:rsidRPr="00E2721F">
        <w:rPr>
          <w:rFonts w:ascii="Arial" w:hAnsi="Arial" w:cs="Arial"/>
          <w:sz w:val="22"/>
          <w:szCs w:val="22"/>
        </w:rPr>
        <w:t xml:space="preserve">. </w:t>
      </w:r>
    </w:p>
    <w:p w14:paraId="65D7ABE3" w14:textId="6F5EDC20" w:rsidR="007229AF" w:rsidRDefault="007229AF" w:rsidP="00E2721F">
      <w:pPr>
        <w:spacing w:line="480" w:lineRule="auto"/>
        <w:rPr>
          <w:rFonts w:ascii="Arial" w:eastAsia="Times New Roman" w:hAnsi="Arial" w:cs="Arial"/>
          <w:color w:val="000000"/>
          <w:sz w:val="22"/>
          <w:szCs w:val="22"/>
        </w:rPr>
      </w:pPr>
    </w:p>
    <w:p w14:paraId="2A8D324B" w14:textId="74AD6E47" w:rsidR="00930A10" w:rsidRPr="00E2721F" w:rsidRDefault="00CD3575" w:rsidP="00930A10">
      <w:pPr>
        <w:pStyle w:val="Heading2"/>
      </w:pPr>
      <w:r>
        <w:lastRenderedPageBreak/>
        <w:t xml:space="preserve">4.4 </w:t>
      </w:r>
      <w:r w:rsidR="00930A10">
        <w:t>Gender</w:t>
      </w:r>
      <w:r w:rsidR="00930A10" w:rsidRPr="00E2721F">
        <w:t>:</w:t>
      </w:r>
    </w:p>
    <w:p w14:paraId="252FB0C9" w14:textId="64E79E62" w:rsidR="00930A10" w:rsidRDefault="00CD0202" w:rsidP="00E2721F">
      <w:pPr>
        <w:spacing w:line="480" w:lineRule="auto"/>
        <w:rPr>
          <w:rFonts w:ascii="Arial" w:eastAsia="Times New Roman" w:hAnsi="Arial" w:cs="Arial"/>
          <w:color w:val="000000"/>
          <w:sz w:val="22"/>
          <w:szCs w:val="22"/>
        </w:rPr>
      </w:pPr>
      <w:r>
        <w:rPr>
          <w:rFonts w:ascii="Arial" w:eastAsia="Times New Roman" w:hAnsi="Arial" w:cs="Arial"/>
          <w:color w:val="000000"/>
          <w:sz w:val="22"/>
          <w:szCs w:val="22"/>
        </w:rPr>
        <w:t xml:space="preserve">We observed higher odds of high vaccine hesitancy in the </w:t>
      </w:r>
      <w:r w:rsidRPr="00CD0202">
        <w:rPr>
          <w:rFonts w:ascii="Arial" w:eastAsia="Times New Roman" w:hAnsi="Arial" w:cs="Arial"/>
          <w:color w:val="000000"/>
          <w:sz w:val="22"/>
          <w:szCs w:val="22"/>
        </w:rPr>
        <w:t xml:space="preserve">HPV </w:t>
      </w:r>
      <w:r>
        <w:rPr>
          <w:rFonts w:ascii="Arial" w:eastAsia="Times New Roman" w:hAnsi="Arial" w:cs="Arial"/>
          <w:color w:val="000000"/>
          <w:sz w:val="22"/>
          <w:szCs w:val="22"/>
        </w:rPr>
        <w:t>v</w:t>
      </w:r>
      <w:r w:rsidRPr="00CD0202">
        <w:rPr>
          <w:rFonts w:ascii="Arial" w:eastAsia="Times New Roman" w:hAnsi="Arial" w:cs="Arial"/>
          <w:color w:val="000000"/>
          <w:sz w:val="22"/>
          <w:szCs w:val="22"/>
        </w:rPr>
        <w:t xml:space="preserve">accine </w:t>
      </w:r>
      <w:r>
        <w:rPr>
          <w:rFonts w:ascii="Arial" w:eastAsia="Times New Roman" w:hAnsi="Arial" w:cs="Arial"/>
          <w:color w:val="000000"/>
          <w:sz w:val="22"/>
          <w:szCs w:val="22"/>
        </w:rPr>
        <w:t>c</w:t>
      </w:r>
      <w:r w:rsidRPr="00CD0202">
        <w:rPr>
          <w:rFonts w:ascii="Arial" w:eastAsia="Times New Roman" w:hAnsi="Arial" w:cs="Arial"/>
          <w:color w:val="000000"/>
          <w:sz w:val="22"/>
          <w:szCs w:val="22"/>
        </w:rPr>
        <w:t xml:space="preserve">omplacency </w:t>
      </w:r>
      <w:r>
        <w:rPr>
          <w:rFonts w:ascii="Arial" w:eastAsia="Times New Roman" w:hAnsi="Arial" w:cs="Arial"/>
          <w:color w:val="000000"/>
          <w:sz w:val="22"/>
          <w:szCs w:val="22"/>
        </w:rPr>
        <w:t>d</w:t>
      </w:r>
      <w:r w:rsidRPr="00CD0202">
        <w:rPr>
          <w:rFonts w:ascii="Arial" w:eastAsia="Times New Roman" w:hAnsi="Arial" w:cs="Arial"/>
          <w:color w:val="000000"/>
          <w:sz w:val="22"/>
          <w:szCs w:val="22"/>
        </w:rPr>
        <w:t>imension</w:t>
      </w:r>
      <w:r>
        <w:rPr>
          <w:rFonts w:ascii="Arial" w:eastAsia="Times New Roman" w:hAnsi="Arial" w:cs="Arial"/>
          <w:color w:val="000000"/>
          <w:sz w:val="22"/>
          <w:szCs w:val="22"/>
        </w:rPr>
        <w:t xml:space="preserve"> for both male (OR=1.30 [95%CI:1.07-1.57</w:t>
      </w:r>
      <w:r w:rsidR="00214F95">
        <w:rPr>
          <w:rFonts w:ascii="Arial" w:eastAsia="Times New Roman" w:hAnsi="Arial" w:cs="Arial"/>
          <w:color w:val="000000"/>
          <w:sz w:val="22"/>
          <w:szCs w:val="22"/>
        </w:rPr>
        <w:t>]</w:t>
      </w:r>
      <w:r>
        <w:rPr>
          <w:rFonts w:ascii="Arial" w:eastAsia="Times New Roman" w:hAnsi="Arial" w:cs="Arial"/>
          <w:color w:val="000000"/>
          <w:sz w:val="22"/>
          <w:szCs w:val="22"/>
        </w:rPr>
        <w:t>) and non-binary (</w:t>
      </w:r>
      <w:r w:rsidR="00214F95">
        <w:rPr>
          <w:rFonts w:ascii="Arial" w:eastAsia="Times New Roman" w:hAnsi="Arial" w:cs="Arial"/>
          <w:color w:val="000000"/>
          <w:sz w:val="22"/>
          <w:szCs w:val="22"/>
        </w:rPr>
        <w:t>OR=2.24 [95%CI:1.06-5.17]</w:t>
      </w:r>
      <w:r>
        <w:rPr>
          <w:rFonts w:ascii="Arial" w:eastAsia="Times New Roman" w:hAnsi="Arial" w:cs="Arial"/>
          <w:color w:val="000000"/>
          <w:sz w:val="22"/>
          <w:szCs w:val="22"/>
        </w:rPr>
        <w:t>) YAs, compared with their female counterparts</w:t>
      </w:r>
      <w:r w:rsidR="00016084">
        <w:rPr>
          <w:rFonts w:ascii="Arial" w:eastAsia="Times New Roman" w:hAnsi="Arial" w:cs="Arial"/>
          <w:color w:val="000000"/>
          <w:sz w:val="22"/>
          <w:szCs w:val="22"/>
        </w:rPr>
        <w:t xml:space="preserve"> (</w:t>
      </w:r>
      <w:r w:rsidR="00016084" w:rsidRPr="00016084">
        <w:rPr>
          <w:rFonts w:ascii="Arial" w:eastAsia="Times New Roman" w:hAnsi="Arial" w:cs="Arial"/>
          <w:b/>
          <w:color w:val="000000"/>
          <w:sz w:val="22"/>
          <w:szCs w:val="22"/>
        </w:rPr>
        <w:t>Table 3</w:t>
      </w:r>
      <w:r w:rsidR="00016084">
        <w:rPr>
          <w:rFonts w:ascii="Arial" w:eastAsia="Times New Roman" w:hAnsi="Arial" w:cs="Arial"/>
          <w:color w:val="000000"/>
          <w:sz w:val="22"/>
          <w:szCs w:val="22"/>
        </w:rPr>
        <w:t>)</w:t>
      </w:r>
      <w:r>
        <w:rPr>
          <w:rFonts w:ascii="Arial" w:eastAsia="Times New Roman" w:hAnsi="Arial" w:cs="Arial"/>
          <w:color w:val="000000"/>
          <w:sz w:val="22"/>
          <w:szCs w:val="22"/>
        </w:rPr>
        <w:t xml:space="preserve">. </w:t>
      </w:r>
      <w:r w:rsidR="00016084">
        <w:rPr>
          <w:rFonts w:ascii="Arial" w:eastAsia="Times New Roman" w:hAnsi="Arial" w:cs="Arial"/>
          <w:color w:val="000000"/>
          <w:sz w:val="22"/>
          <w:szCs w:val="22"/>
        </w:rPr>
        <w:t>Additionally, male YAs had higher odds of HPV vaccine hesitancy in the confidence (</w:t>
      </w:r>
      <w:r w:rsidR="00826C1B">
        <w:rPr>
          <w:rFonts w:ascii="Arial" w:eastAsia="Times New Roman" w:hAnsi="Arial" w:cs="Arial"/>
          <w:color w:val="000000"/>
          <w:sz w:val="22"/>
          <w:szCs w:val="22"/>
        </w:rPr>
        <w:t>OR=2.01 [95%CI:1.66-2.44]</w:t>
      </w:r>
      <w:r w:rsidR="00016084">
        <w:rPr>
          <w:rFonts w:ascii="Arial" w:eastAsia="Times New Roman" w:hAnsi="Arial" w:cs="Arial"/>
          <w:color w:val="000000"/>
          <w:sz w:val="22"/>
          <w:szCs w:val="22"/>
        </w:rPr>
        <w:t xml:space="preserve">) and </w:t>
      </w:r>
      <w:r w:rsidR="00DE308C">
        <w:rPr>
          <w:rFonts w:ascii="Arial" w:eastAsia="Times New Roman" w:hAnsi="Arial" w:cs="Arial"/>
          <w:color w:val="000000"/>
          <w:sz w:val="22"/>
          <w:szCs w:val="22"/>
        </w:rPr>
        <w:t>HPV infection complacency</w:t>
      </w:r>
      <w:r w:rsidR="00016084">
        <w:rPr>
          <w:rFonts w:ascii="Arial" w:eastAsia="Times New Roman" w:hAnsi="Arial" w:cs="Arial"/>
          <w:color w:val="000000"/>
          <w:sz w:val="22"/>
          <w:szCs w:val="22"/>
        </w:rPr>
        <w:t xml:space="preserve"> (</w:t>
      </w:r>
      <w:r w:rsidR="00826C1B">
        <w:rPr>
          <w:rFonts w:ascii="Arial" w:eastAsia="Times New Roman" w:hAnsi="Arial" w:cs="Arial"/>
          <w:color w:val="000000"/>
          <w:sz w:val="22"/>
          <w:szCs w:val="22"/>
        </w:rPr>
        <w:t>OR=2.14 [95%CI:1.77-2.60]</w:t>
      </w:r>
      <w:r w:rsidR="00016084">
        <w:rPr>
          <w:rFonts w:ascii="Arial" w:eastAsia="Times New Roman" w:hAnsi="Arial" w:cs="Arial"/>
          <w:color w:val="000000"/>
          <w:sz w:val="22"/>
          <w:szCs w:val="22"/>
        </w:rPr>
        <w:t>) dimensions compared with female YAs.</w:t>
      </w:r>
      <w:r w:rsidR="006A3169">
        <w:rPr>
          <w:rFonts w:ascii="Arial" w:eastAsia="Times New Roman" w:hAnsi="Arial" w:cs="Arial"/>
          <w:color w:val="000000"/>
          <w:sz w:val="22"/>
          <w:szCs w:val="22"/>
        </w:rPr>
        <w:t xml:space="preserve"> Male YAs also had significantly </w:t>
      </w:r>
      <w:r w:rsidR="00C12F43">
        <w:rPr>
          <w:rFonts w:ascii="Arial" w:eastAsia="Times New Roman" w:hAnsi="Arial" w:cs="Arial"/>
          <w:color w:val="000000"/>
          <w:sz w:val="22"/>
          <w:szCs w:val="22"/>
        </w:rPr>
        <w:t>lower</w:t>
      </w:r>
      <w:r w:rsidR="006A3169">
        <w:rPr>
          <w:rFonts w:ascii="Arial" w:eastAsia="Times New Roman" w:hAnsi="Arial" w:cs="Arial"/>
          <w:color w:val="000000"/>
          <w:sz w:val="22"/>
          <w:szCs w:val="22"/>
        </w:rPr>
        <w:t xml:space="preserve"> odds of intent to vaccinate against COVID-19 (OR=</w:t>
      </w:r>
      <w:r w:rsidR="006A3169" w:rsidRPr="006A3169">
        <w:rPr>
          <w:rFonts w:ascii="Arial" w:eastAsia="Times New Roman" w:hAnsi="Arial" w:cs="Arial"/>
          <w:color w:val="000000"/>
          <w:sz w:val="22"/>
          <w:szCs w:val="22"/>
        </w:rPr>
        <w:t xml:space="preserve">0.45 </w:t>
      </w:r>
      <w:r w:rsidR="006A3169">
        <w:rPr>
          <w:rFonts w:ascii="Arial" w:eastAsia="Times New Roman" w:hAnsi="Arial" w:cs="Arial"/>
          <w:color w:val="000000"/>
          <w:sz w:val="22"/>
          <w:szCs w:val="22"/>
        </w:rPr>
        <w:t xml:space="preserve">[95%CI: </w:t>
      </w:r>
      <w:r w:rsidR="006A3169" w:rsidRPr="006A3169">
        <w:rPr>
          <w:rFonts w:ascii="Arial" w:eastAsia="Times New Roman" w:hAnsi="Arial" w:cs="Arial"/>
          <w:color w:val="000000"/>
          <w:sz w:val="22"/>
          <w:szCs w:val="22"/>
        </w:rPr>
        <w:t>0.37</w:t>
      </w:r>
      <w:r w:rsidR="006A3169">
        <w:rPr>
          <w:rFonts w:ascii="Arial" w:eastAsia="Times New Roman" w:hAnsi="Arial" w:cs="Arial"/>
          <w:color w:val="000000"/>
          <w:sz w:val="22"/>
          <w:szCs w:val="22"/>
        </w:rPr>
        <w:t>-</w:t>
      </w:r>
      <w:r w:rsidR="006A3169" w:rsidRPr="006A3169">
        <w:rPr>
          <w:rFonts w:ascii="Arial" w:eastAsia="Times New Roman" w:hAnsi="Arial" w:cs="Arial"/>
          <w:color w:val="000000"/>
          <w:sz w:val="22"/>
          <w:szCs w:val="22"/>
        </w:rPr>
        <w:t>0.54</w:t>
      </w:r>
      <w:r w:rsidR="006A3169">
        <w:rPr>
          <w:rFonts w:ascii="Arial" w:eastAsia="Times New Roman" w:hAnsi="Arial" w:cs="Arial"/>
          <w:color w:val="000000"/>
          <w:sz w:val="22"/>
          <w:szCs w:val="22"/>
        </w:rPr>
        <w:t>]</w:t>
      </w:r>
      <w:r w:rsidR="006A3169" w:rsidRPr="006A3169">
        <w:rPr>
          <w:rFonts w:ascii="Arial" w:eastAsia="Times New Roman" w:hAnsi="Arial" w:cs="Arial"/>
          <w:color w:val="000000"/>
          <w:sz w:val="22"/>
          <w:szCs w:val="22"/>
        </w:rPr>
        <w:t>)</w:t>
      </w:r>
      <w:r w:rsidR="006A3169">
        <w:rPr>
          <w:rFonts w:ascii="Arial" w:eastAsia="Times New Roman" w:hAnsi="Arial" w:cs="Arial"/>
          <w:color w:val="000000"/>
          <w:sz w:val="22"/>
          <w:szCs w:val="22"/>
        </w:rPr>
        <w:t xml:space="preserve">. We did not observe significant differences by gender in </w:t>
      </w:r>
      <w:r w:rsidR="00A9143B">
        <w:rPr>
          <w:rFonts w:ascii="Arial" w:eastAsia="Times New Roman" w:hAnsi="Arial" w:cs="Arial"/>
          <w:color w:val="000000"/>
          <w:sz w:val="22"/>
          <w:szCs w:val="22"/>
        </w:rPr>
        <w:t>trust in health authorities.</w:t>
      </w:r>
    </w:p>
    <w:p w14:paraId="3B1F40A9" w14:textId="77777777" w:rsidR="00930A10" w:rsidRPr="00E2721F" w:rsidRDefault="00930A10" w:rsidP="00E2721F">
      <w:pPr>
        <w:spacing w:line="480" w:lineRule="auto"/>
        <w:rPr>
          <w:rFonts w:ascii="Arial" w:eastAsia="Times New Roman" w:hAnsi="Arial" w:cs="Arial"/>
          <w:color w:val="000000"/>
          <w:sz w:val="22"/>
          <w:szCs w:val="22"/>
        </w:rPr>
      </w:pPr>
    </w:p>
    <w:p w14:paraId="2E61811E" w14:textId="77CB5766" w:rsidR="00224680" w:rsidRPr="00E2721F" w:rsidRDefault="00CD3575" w:rsidP="00D9190F">
      <w:pPr>
        <w:pStyle w:val="Heading2"/>
      </w:pPr>
      <w:r>
        <w:t xml:space="preserve">4.5 </w:t>
      </w:r>
      <w:r w:rsidR="00224680" w:rsidRPr="00E2721F">
        <w:t>Rurality and Hispanic Race/Ethnicity:</w:t>
      </w:r>
    </w:p>
    <w:p w14:paraId="0A3B6E0F" w14:textId="3C4DCC1C" w:rsidR="00FD7374" w:rsidRPr="00E2721F" w:rsidRDefault="00E70741" w:rsidP="00E2721F">
      <w:pPr>
        <w:spacing w:line="480" w:lineRule="auto"/>
        <w:rPr>
          <w:rFonts w:ascii="Arial" w:hAnsi="Arial" w:cs="Arial"/>
          <w:sz w:val="22"/>
          <w:szCs w:val="22"/>
        </w:rPr>
      </w:pPr>
      <w:r w:rsidRPr="00E2721F">
        <w:rPr>
          <w:rFonts w:ascii="Arial" w:eastAsia="Times New Roman" w:hAnsi="Arial" w:cs="Arial"/>
          <w:color w:val="000000"/>
          <w:sz w:val="22"/>
          <w:szCs w:val="22"/>
        </w:rPr>
        <w:t xml:space="preserve">Additionally, we </w:t>
      </w:r>
      <w:r w:rsidR="001A7E99">
        <w:rPr>
          <w:rFonts w:ascii="Arial" w:eastAsia="Times New Roman" w:hAnsi="Arial" w:cs="Arial"/>
          <w:color w:val="000000"/>
          <w:sz w:val="22"/>
          <w:szCs w:val="22"/>
        </w:rPr>
        <w:t>examined</w:t>
      </w:r>
      <w:r w:rsidRPr="00E2721F">
        <w:rPr>
          <w:rFonts w:ascii="Arial" w:eastAsia="Times New Roman" w:hAnsi="Arial" w:cs="Arial"/>
          <w:color w:val="000000"/>
          <w:sz w:val="22"/>
          <w:szCs w:val="22"/>
        </w:rPr>
        <w:t xml:space="preserve"> HPV vaccine hesitancy </w:t>
      </w:r>
      <w:r w:rsidR="001A7E99">
        <w:rPr>
          <w:rFonts w:ascii="Arial" w:eastAsia="Times New Roman" w:hAnsi="Arial" w:cs="Arial"/>
          <w:color w:val="000000"/>
          <w:sz w:val="22"/>
          <w:szCs w:val="22"/>
        </w:rPr>
        <w:t>among</w:t>
      </w:r>
      <w:r w:rsidRPr="00E2721F">
        <w:rPr>
          <w:rFonts w:ascii="Arial" w:eastAsia="Times New Roman" w:hAnsi="Arial" w:cs="Arial"/>
          <w:color w:val="000000"/>
          <w:sz w:val="22"/>
          <w:szCs w:val="22"/>
        </w:rPr>
        <w:t xml:space="preserve"> Hispanic </w:t>
      </w:r>
      <w:r w:rsidR="001A7E99">
        <w:rPr>
          <w:rFonts w:ascii="Arial" w:eastAsia="Times New Roman" w:hAnsi="Arial" w:cs="Arial"/>
          <w:color w:val="000000"/>
          <w:sz w:val="22"/>
          <w:szCs w:val="22"/>
        </w:rPr>
        <w:t>YAs by rurality</w:t>
      </w:r>
      <w:r w:rsidRPr="00E2721F">
        <w:rPr>
          <w:rFonts w:ascii="Arial" w:eastAsia="Times New Roman" w:hAnsi="Arial" w:cs="Arial"/>
          <w:color w:val="000000"/>
          <w:sz w:val="22"/>
          <w:szCs w:val="22"/>
        </w:rPr>
        <w:t xml:space="preserve">. </w:t>
      </w:r>
      <w:r w:rsidR="00EC0F55">
        <w:rPr>
          <w:rFonts w:ascii="Arial" w:eastAsia="Times New Roman" w:hAnsi="Arial" w:cs="Arial"/>
          <w:color w:val="000000"/>
          <w:sz w:val="22"/>
          <w:szCs w:val="22"/>
        </w:rPr>
        <w:t xml:space="preserve">As shown in </w:t>
      </w:r>
      <w:r w:rsidR="00EC0F55" w:rsidRPr="00EC0F55">
        <w:rPr>
          <w:rFonts w:ascii="Arial" w:eastAsia="Times New Roman" w:hAnsi="Arial" w:cs="Arial"/>
          <w:b/>
          <w:color w:val="000000"/>
          <w:sz w:val="22"/>
          <w:szCs w:val="22"/>
        </w:rPr>
        <w:t>Table 4</w:t>
      </w:r>
      <w:r w:rsidR="00EC0F55">
        <w:rPr>
          <w:rFonts w:ascii="Arial" w:eastAsia="Times New Roman" w:hAnsi="Arial" w:cs="Arial"/>
          <w:color w:val="000000"/>
          <w:sz w:val="22"/>
          <w:szCs w:val="22"/>
        </w:rPr>
        <w:t xml:space="preserve">, </w:t>
      </w:r>
      <w:proofErr w:type="gramStart"/>
      <w:r w:rsidRPr="00E2721F">
        <w:rPr>
          <w:rFonts w:ascii="Arial" w:eastAsia="Times New Roman" w:hAnsi="Arial" w:cs="Arial"/>
          <w:color w:val="000000"/>
          <w:sz w:val="22"/>
          <w:szCs w:val="22"/>
        </w:rPr>
        <w:t>similar</w:t>
      </w:r>
      <w:r w:rsidR="001A7E99">
        <w:rPr>
          <w:rFonts w:ascii="Arial" w:eastAsia="Times New Roman" w:hAnsi="Arial" w:cs="Arial"/>
          <w:color w:val="000000"/>
          <w:sz w:val="22"/>
          <w:szCs w:val="22"/>
        </w:rPr>
        <w:t xml:space="preserve"> to</w:t>
      </w:r>
      <w:proofErr w:type="gramEnd"/>
      <w:r w:rsidR="001A7E99">
        <w:rPr>
          <w:rFonts w:ascii="Arial" w:eastAsia="Times New Roman" w:hAnsi="Arial" w:cs="Arial"/>
          <w:color w:val="000000"/>
          <w:sz w:val="22"/>
          <w:szCs w:val="22"/>
        </w:rPr>
        <w:t xml:space="preserve"> rural and urban YAs overall, </w:t>
      </w:r>
      <w:commentRangeStart w:id="46"/>
      <w:r w:rsidR="001A7E99">
        <w:rPr>
          <w:rFonts w:ascii="Arial" w:eastAsia="Times New Roman" w:hAnsi="Arial" w:cs="Arial"/>
          <w:color w:val="000000"/>
          <w:sz w:val="22"/>
          <w:szCs w:val="22"/>
        </w:rPr>
        <w:t>we observed</w:t>
      </w:r>
      <w:r w:rsidR="001A7E99" w:rsidRPr="00E2721F">
        <w:rPr>
          <w:rFonts w:ascii="Arial" w:eastAsia="Times New Roman" w:hAnsi="Arial" w:cs="Arial"/>
          <w:color w:val="000000"/>
          <w:sz w:val="22"/>
          <w:szCs w:val="22"/>
        </w:rPr>
        <w:t xml:space="preserve"> a </w:t>
      </w:r>
      <w:r w:rsidR="001A7E99">
        <w:rPr>
          <w:rFonts w:ascii="Arial" w:eastAsia="Times New Roman" w:hAnsi="Arial" w:cs="Arial"/>
          <w:color w:val="000000"/>
          <w:sz w:val="22"/>
          <w:szCs w:val="22"/>
        </w:rPr>
        <w:t xml:space="preserve">difference in vaccine hesitancy that was </w:t>
      </w:r>
      <w:r w:rsidRPr="00E2721F">
        <w:rPr>
          <w:rFonts w:ascii="Arial" w:eastAsia="Times New Roman" w:hAnsi="Arial" w:cs="Arial"/>
          <w:color w:val="000000"/>
          <w:sz w:val="22"/>
          <w:szCs w:val="22"/>
        </w:rPr>
        <w:t xml:space="preserve">more pronounced among </w:t>
      </w:r>
      <w:r w:rsidR="001A7E99">
        <w:rPr>
          <w:rFonts w:ascii="Arial" w:eastAsia="Times New Roman" w:hAnsi="Arial" w:cs="Arial"/>
          <w:color w:val="000000"/>
          <w:sz w:val="22"/>
          <w:szCs w:val="22"/>
        </w:rPr>
        <w:t xml:space="preserve">rural </w:t>
      </w:r>
      <w:r w:rsidRPr="00E2721F">
        <w:rPr>
          <w:rFonts w:ascii="Arial" w:eastAsia="Times New Roman" w:hAnsi="Arial" w:cs="Arial"/>
          <w:color w:val="000000"/>
          <w:sz w:val="22"/>
          <w:szCs w:val="22"/>
        </w:rPr>
        <w:t xml:space="preserve">Hispanic </w:t>
      </w:r>
      <w:r w:rsidR="001A7E99">
        <w:rPr>
          <w:rFonts w:ascii="Arial" w:eastAsia="Times New Roman" w:hAnsi="Arial" w:cs="Arial"/>
          <w:color w:val="000000"/>
          <w:sz w:val="22"/>
          <w:szCs w:val="22"/>
        </w:rPr>
        <w:t>YAs</w:t>
      </w:r>
      <w:commentRangeEnd w:id="46"/>
      <w:r w:rsidR="00177132">
        <w:rPr>
          <w:rStyle w:val="CommentReference"/>
        </w:rPr>
        <w:commentReference w:id="46"/>
      </w:r>
      <w:r w:rsidRPr="00E2721F">
        <w:rPr>
          <w:rFonts w:ascii="Arial" w:eastAsia="Times New Roman" w:hAnsi="Arial" w:cs="Arial"/>
          <w:color w:val="000000"/>
          <w:sz w:val="22"/>
          <w:szCs w:val="22"/>
        </w:rPr>
        <w:t>.</w:t>
      </w:r>
      <w:r w:rsidR="00FD7374" w:rsidRPr="00E2721F">
        <w:rPr>
          <w:rFonts w:ascii="Arial" w:eastAsia="Times New Roman" w:hAnsi="Arial" w:cs="Arial"/>
          <w:color w:val="000000"/>
          <w:sz w:val="22"/>
          <w:szCs w:val="22"/>
        </w:rPr>
        <w:t xml:space="preserve"> </w:t>
      </w:r>
      <w:r w:rsidRPr="00E2721F">
        <w:rPr>
          <w:rFonts w:ascii="Arial" w:eastAsia="Times New Roman" w:hAnsi="Arial" w:cs="Arial"/>
          <w:color w:val="000000"/>
          <w:sz w:val="22"/>
          <w:szCs w:val="22"/>
        </w:rPr>
        <w:t xml:space="preserve">Rural Hispanic </w:t>
      </w:r>
      <w:r w:rsidR="00EB0BF2">
        <w:rPr>
          <w:rFonts w:ascii="Arial" w:eastAsia="Times New Roman" w:hAnsi="Arial" w:cs="Arial"/>
          <w:color w:val="000000"/>
          <w:sz w:val="22"/>
          <w:szCs w:val="22"/>
        </w:rPr>
        <w:t>YAs</w:t>
      </w:r>
      <w:r w:rsidRPr="00E2721F">
        <w:rPr>
          <w:rFonts w:ascii="Arial" w:eastAsia="Times New Roman" w:hAnsi="Arial" w:cs="Arial"/>
          <w:color w:val="000000"/>
          <w:sz w:val="22"/>
          <w:szCs w:val="22"/>
        </w:rPr>
        <w:t xml:space="preserve"> had strong and significantly higher odds of </w:t>
      </w:r>
      <w:r w:rsidR="001A7E99">
        <w:rPr>
          <w:rFonts w:ascii="Arial" w:eastAsia="Times New Roman" w:hAnsi="Arial" w:cs="Arial"/>
          <w:color w:val="000000"/>
          <w:sz w:val="22"/>
          <w:szCs w:val="22"/>
        </w:rPr>
        <w:t xml:space="preserve">vaccine </w:t>
      </w:r>
      <w:r w:rsidRPr="00E2721F">
        <w:rPr>
          <w:rFonts w:ascii="Arial" w:eastAsia="Times New Roman" w:hAnsi="Arial" w:cs="Arial"/>
          <w:color w:val="000000"/>
          <w:sz w:val="22"/>
          <w:szCs w:val="22"/>
        </w:rPr>
        <w:t>hesitancy</w:t>
      </w:r>
      <w:r w:rsidR="001A7E99">
        <w:rPr>
          <w:rFonts w:ascii="Arial" w:eastAsia="Times New Roman" w:hAnsi="Arial" w:cs="Arial"/>
          <w:color w:val="000000"/>
          <w:sz w:val="22"/>
          <w:szCs w:val="22"/>
        </w:rPr>
        <w:t>, compared with their urban counterparts,</w:t>
      </w:r>
      <w:r w:rsidRPr="00E2721F">
        <w:rPr>
          <w:rFonts w:ascii="Arial" w:eastAsia="Times New Roman" w:hAnsi="Arial" w:cs="Arial"/>
          <w:color w:val="000000"/>
          <w:sz w:val="22"/>
          <w:szCs w:val="22"/>
        </w:rPr>
        <w:t xml:space="preserve"> </w:t>
      </w:r>
      <w:r w:rsidR="001A7E99">
        <w:rPr>
          <w:rFonts w:ascii="Arial" w:eastAsia="Times New Roman" w:hAnsi="Arial" w:cs="Arial"/>
          <w:color w:val="000000"/>
          <w:sz w:val="22"/>
          <w:szCs w:val="22"/>
        </w:rPr>
        <w:t>in the</w:t>
      </w:r>
      <w:r w:rsidRPr="00E2721F">
        <w:rPr>
          <w:rFonts w:ascii="Arial" w:eastAsia="Times New Roman" w:hAnsi="Arial" w:cs="Arial"/>
          <w:color w:val="000000"/>
          <w:sz w:val="22"/>
          <w:szCs w:val="22"/>
        </w:rPr>
        <w:t xml:space="preserve"> HPV vaccine confidence</w:t>
      </w:r>
      <w:r w:rsidR="001A7E99">
        <w:rPr>
          <w:rFonts w:ascii="Arial" w:eastAsia="Times New Roman" w:hAnsi="Arial" w:cs="Arial"/>
          <w:color w:val="000000"/>
          <w:sz w:val="22"/>
          <w:szCs w:val="22"/>
        </w:rPr>
        <w:t xml:space="preserve"> dimension</w:t>
      </w:r>
      <w:r w:rsidRPr="00E2721F">
        <w:rPr>
          <w:rFonts w:ascii="Arial" w:eastAsia="Times New Roman" w:hAnsi="Arial" w:cs="Arial"/>
          <w:color w:val="000000"/>
          <w:sz w:val="22"/>
          <w:szCs w:val="22"/>
        </w:rPr>
        <w:t xml:space="preserve"> </w:t>
      </w:r>
      <w:r w:rsidRPr="00E2721F">
        <w:rPr>
          <w:rFonts w:ascii="Arial" w:hAnsi="Arial" w:cs="Arial"/>
          <w:sz w:val="22"/>
          <w:szCs w:val="22"/>
        </w:rPr>
        <w:t xml:space="preserve">(OR=2.13 [95%CI:1.33-3.49]) and </w:t>
      </w:r>
      <w:r w:rsidR="001A7E99">
        <w:rPr>
          <w:rFonts w:ascii="Arial" w:hAnsi="Arial" w:cs="Arial"/>
          <w:sz w:val="22"/>
          <w:szCs w:val="22"/>
        </w:rPr>
        <w:t xml:space="preserve">in the </w:t>
      </w:r>
      <w:r w:rsidRPr="00E2721F">
        <w:rPr>
          <w:rFonts w:ascii="Arial" w:hAnsi="Arial" w:cs="Arial"/>
          <w:sz w:val="22"/>
          <w:szCs w:val="22"/>
        </w:rPr>
        <w:t xml:space="preserve">HPV </w:t>
      </w:r>
      <w:r w:rsidRPr="005F03F7">
        <w:rPr>
          <w:rFonts w:ascii="Arial" w:hAnsi="Arial"/>
          <w:sz w:val="22"/>
        </w:rPr>
        <w:t>vaccine</w:t>
      </w:r>
      <w:r w:rsidRPr="00E2721F">
        <w:rPr>
          <w:rFonts w:ascii="Arial" w:hAnsi="Arial" w:cs="Arial"/>
          <w:sz w:val="22"/>
          <w:szCs w:val="22"/>
        </w:rPr>
        <w:t xml:space="preserve"> complacency</w:t>
      </w:r>
      <w:r w:rsidR="001A7E99">
        <w:rPr>
          <w:rFonts w:ascii="Arial" w:hAnsi="Arial" w:cs="Arial"/>
          <w:sz w:val="22"/>
          <w:szCs w:val="22"/>
        </w:rPr>
        <w:t xml:space="preserve"> dimension</w:t>
      </w:r>
      <w:r w:rsidRPr="00E2721F">
        <w:rPr>
          <w:rFonts w:ascii="Arial" w:eastAsia="Times New Roman" w:hAnsi="Arial" w:cs="Arial"/>
          <w:color w:val="000000"/>
          <w:sz w:val="22"/>
          <w:szCs w:val="22"/>
        </w:rPr>
        <w:t xml:space="preserve"> </w:t>
      </w:r>
      <w:r w:rsidRPr="00E2721F">
        <w:rPr>
          <w:rFonts w:ascii="Arial" w:hAnsi="Arial" w:cs="Arial"/>
          <w:sz w:val="22"/>
          <w:szCs w:val="22"/>
        </w:rPr>
        <w:t>(OR=2.11 [95%CI:1.33-3.40]), but not</w:t>
      </w:r>
      <w:r w:rsidR="001A7E99">
        <w:rPr>
          <w:rFonts w:ascii="Arial" w:hAnsi="Arial" w:cs="Arial"/>
          <w:sz w:val="22"/>
          <w:szCs w:val="22"/>
        </w:rPr>
        <w:t xml:space="preserve"> in the</w:t>
      </w:r>
      <w:r w:rsidRPr="00E2721F">
        <w:rPr>
          <w:rFonts w:ascii="Arial" w:hAnsi="Arial" w:cs="Arial"/>
          <w:sz w:val="22"/>
          <w:szCs w:val="22"/>
        </w:rPr>
        <w:t xml:space="preserve"> </w:t>
      </w:r>
      <w:r w:rsidR="00DE308C">
        <w:rPr>
          <w:rFonts w:ascii="Arial" w:hAnsi="Arial" w:cs="Arial"/>
          <w:sz w:val="22"/>
          <w:szCs w:val="22"/>
        </w:rPr>
        <w:t>HPV infection complacency</w:t>
      </w:r>
      <w:r w:rsidRPr="00E2721F">
        <w:rPr>
          <w:rFonts w:ascii="Arial" w:hAnsi="Arial" w:cs="Arial"/>
          <w:sz w:val="22"/>
          <w:szCs w:val="22"/>
        </w:rPr>
        <w:t xml:space="preserve"> </w:t>
      </w:r>
      <w:r w:rsidR="001A7E99">
        <w:rPr>
          <w:rFonts w:ascii="Arial" w:hAnsi="Arial" w:cs="Arial"/>
          <w:sz w:val="22"/>
          <w:szCs w:val="22"/>
        </w:rPr>
        <w:t xml:space="preserve">dimension </w:t>
      </w:r>
      <w:r w:rsidRPr="00E2721F">
        <w:rPr>
          <w:rFonts w:ascii="Arial" w:hAnsi="Arial" w:cs="Arial"/>
          <w:sz w:val="22"/>
          <w:szCs w:val="22"/>
        </w:rPr>
        <w:t xml:space="preserve">(OR=0.84 [95%CI:0.54-1.32]). </w:t>
      </w:r>
      <w:r w:rsidR="001A7E99" w:rsidRPr="00E2721F">
        <w:rPr>
          <w:rFonts w:ascii="Arial" w:hAnsi="Arial" w:cs="Arial"/>
          <w:sz w:val="22"/>
          <w:szCs w:val="22"/>
        </w:rPr>
        <w:t xml:space="preserve">Rural Hispanic </w:t>
      </w:r>
      <w:r w:rsidR="001A7E99">
        <w:rPr>
          <w:rFonts w:ascii="Arial" w:hAnsi="Arial" w:cs="Arial"/>
          <w:sz w:val="22"/>
          <w:szCs w:val="22"/>
        </w:rPr>
        <w:t>YAs</w:t>
      </w:r>
      <w:r w:rsidR="001A7E99" w:rsidRPr="00E2721F">
        <w:rPr>
          <w:rFonts w:ascii="Arial" w:hAnsi="Arial" w:cs="Arial"/>
          <w:sz w:val="22"/>
          <w:szCs w:val="22"/>
        </w:rPr>
        <w:t xml:space="preserve"> </w:t>
      </w:r>
      <w:r w:rsidR="001A7E99">
        <w:rPr>
          <w:rFonts w:ascii="Arial" w:hAnsi="Arial" w:cs="Arial"/>
          <w:sz w:val="22"/>
          <w:szCs w:val="22"/>
        </w:rPr>
        <w:t>had significantly lower odds of</w:t>
      </w:r>
      <w:r w:rsidR="001A7E99" w:rsidRPr="00E2721F">
        <w:rPr>
          <w:rFonts w:ascii="Arial" w:hAnsi="Arial" w:cs="Arial"/>
          <w:sz w:val="22"/>
          <w:szCs w:val="22"/>
        </w:rPr>
        <w:t xml:space="preserve"> </w:t>
      </w:r>
      <w:r w:rsidR="001A7E99">
        <w:rPr>
          <w:rFonts w:ascii="Arial" w:hAnsi="Arial" w:cs="Arial"/>
          <w:sz w:val="22"/>
          <w:szCs w:val="22"/>
        </w:rPr>
        <w:t>i</w:t>
      </w:r>
      <w:r w:rsidR="001A7E99" w:rsidRPr="00E2721F">
        <w:rPr>
          <w:rFonts w:ascii="Arial" w:hAnsi="Arial" w:cs="Arial"/>
          <w:sz w:val="22"/>
          <w:szCs w:val="22"/>
        </w:rPr>
        <w:t>nten</w:t>
      </w:r>
      <w:r w:rsidR="001A7E99">
        <w:rPr>
          <w:rFonts w:ascii="Arial" w:hAnsi="Arial" w:cs="Arial"/>
          <w:sz w:val="22"/>
          <w:szCs w:val="22"/>
        </w:rPr>
        <w:t>ding</w:t>
      </w:r>
      <w:r w:rsidR="001A7E99" w:rsidRPr="00E2721F">
        <w:rPr>
          <w:rFonts w:ascii="Arial" w:hAnsi="Arial" w:cs="Arial"/>
          <w:sz w:val="22"/>
          <w:szCs w:val="22"/>
        </w:rPr>
        <w:t xml:space="preserve"> to vaccinate against COVID-19 than </w:t>
      </w:r>
      <w:r w:rsidR="00EB0BF2">
        <w:rPr>
          <w:rFonts w:ascii="Arial" w:hAnsi="Arial" w:cs="Arial"/>
          <w:sz w:val="22"/>
          <w:szCs w:val="22"/>
        </w:rPr>
        <w:t>u</w:t>
      </w:r>
      <w:r w:rsidR="001A7E99" w:rsidRPr="00E2721F">
        <w:rPr>
          <w:rFonts w:ascii="Arial" w:hAnsi="Arial" w:cs="Arial"/>
          <w:sz w:val="22"/>
          <w:szCs w:val="22"/>
        </w:rPr>
        <w:t xml:space="preserve">rban Hispanic </w:t>
      </w:r>
      <w:r w:rsidR="00EB0BF2">
        <w:rPr>
          <w:rFonts w:ascii="Arial" w:hAnsi="Arial" w:cs="Arial"/>
          <w:sz w:val="22"/>
          <w:szCs w:val="22"/>
        </w:rPr>
        <w:t>YA</w:t>
      </w:r>
      <w:r w:rsidR="001A7E99" w:rsidRPr="00E2721F">
        <w:rPr>
          <w:rFonts w:ascii="Arial" w:hAnsi="Arial" w:cs="Arial"/>
          <w:sz w:val="22"/>
          <w:szCs w:val="22"/>
        </w:rPr>
        <w:t xml:space="preserve">s (OR=0.57 [95%CI: 0.38, 0.87]). </w:t>
      </w:r>
      <w:r w:rsidR="001A7E99">
        <w:rPr>
          <w:rFonts w:ascii="Arial" w:hAnsi="Arial" w:cs="Arial"/>
          <w:sz w:val="22"/>
          <w:szCs w:val="22"/>
        </w:rPr>
        <w:t xml:space="preserve">We did not observe </w:t>
      </w:r>
      <w:r w:rsidRPr="00E2721F">
        <w:rPr>
          <w:rFonts w:ascii="Arial" w:hAnsi="Arial" w:cs="Arial"/>
          <w:sz w:val="22"/>
          <w:szCs w:val="22"/>
        </w:rPr>
        <w:t xml:space="preserve">significant differences in trust of health authorities </w:t>
      </w:r>
      <w:r w:rsidR="001A7E99">
        <w:rPr>
          <w:rFonts w:ascii="Arial" w:hAnsi="Arial" w:cs="Arial"/>
          <w:sz w:val="22"/>
          <w:szCs w:val="22"/>
        </w:rPr>
        <w:t>in</w:t>
      </w:r>
      <w:r w:rsidRPr="00E2721F">
        <w:rPr>
          <w:rFonts w:ascii="Arial" w:hAnsi="Arial" w:cs="Arial"/>
          <w:sz w:val="22"/>
          <w:szCs w:val="22"/>
        </w:rPr>
        <w:t xml:space="preserve"> comp</w:t>
      </w:r>
      <w:r w:rsidR="001A7E99">
        <w:rPr>
          <w:rFonts w:ascii="Arial" w:hAnsi="Arial" w:cs="Arial"/>
          <w:sz w:val="22"/>
          <w:szCs w:val="22"/>
        </w:rPr>
        <w:t>ing rural and</w:t>
      </w:r>
      <w:r w:rsidRPr="00E2721F">
        <w:rPr>
          <w:rFonts w:ascii="Arial" w:hAnsi="Arial" w:cs="Arial"/>
          <w:sz w:val="22"/>
          <w:szCs w:val="22"/>
        </w:rPr>
        <w:t xml:space="preserve"> urban Hispanic </w:t>
      </w:r>
      <w:r w:rsidR="001A7E99">
        <w:rPr>
          <w:rFonts w:ascii="Arial" w:hAnsi="Arial" w:cs="Arial"/>
          <w:sz w:val="22"/>
          <w:szCs w:val="22"/>
        </w:rPr>
        <w:t>YAs</w:t>
      </w:r>
      <w:r w:rsidRPr="00E2721F">
        <w:rPr>
          <w:rFonts w:ascii="Arial" w:hAnsi="Arial" w:cs="Arial"/>
          <w:sz w:val="22"/>
          <w:szCs w:val="22"/>
        </w:rPr>
        <w:t xml:space="preserve"> (OR=0.76 [95%CI 0.51-1.13])</w:t>
      </w:r>
      <w:r w:rsidR="001A7E99">
        <w:rPr>
          <w:rFonts w:ascii="Arial" w:hAnsi="Arial" w:cs="Arial"/>
          <w:sz w:val="22"/>
          <w:szCs w:val="22"/>
        </w:rPr>
        <w:t>, nor</w:t>
      </w:r>
      <w:r w:rsidR="00FD7374" w:rsidRPr="00E2721F">
        <w:rPr>
          <w:rFonts w:ascii="Arial" w:hAnsi="Arial" w:cs="Arial"/>
          <w:sz w:val="22"/>
          <w:szCs w:val="22"/>
        </w:rPr>
        <w:t xml:space="preserve"> in self-reported HPV vaccination receipt (OR=0.69 [95%CI: 0.44</w:t>
      </w:r>
      <w:r w:rsidR="001C1738">
        <w:rPr>
          <w:rFonts w:ascii="Arial" w:hAnsi="Arial" w:cs="Arial"/>
          <w:sz w:val="22"/>
          <w:szCs w:val="22"/>
        </w:rPr>
        <w:t>-</w:t>
      </w:r>
      <w:r w:rsidR="00FD7374" w:rsidRPr="00E2721F">
        <w:rPr>
          <w:rFonts w:ascii="Arial" w:hAnsi="Arial" w:cs="Arial"/>
          <w:sz w:val="22"/>
          <w:szCs w:val="22"/>
        </w:rPr>
        <w:t xml:space="preserve">1.08]). The proportion of Hispanic rural </w:t>
      </w:r>
      <w:r w:rsidR="001A7E99">
        <w:rPr>
          <w:rFonts w:ascii="Arial" w:hAnsi="Arial" w:cs="Arial"/>
          <w:sz w:val="22"/>
          <w:szCs w:val="22"/>
        </w:rPr>
        <w:t>YAs</w:t>
      </w:r>
      <w:r w:rsidR="00FD7374" w:rsidRPr="00E2721F">
        <w:rPr>
          <w:rFonts w:ascii="Arial" w:hAnsi="Arial" w:cs="Arial"/>
          <w:sz w:val="22"/>
          <w:szCs w:val="22"/>
        </w:rPr>
        <w:t xml:space="preserve"> that self-reported receipt of at any number of doses of the HPV vaccine was 52%</w:t>
      </w:r>
      <w:r w:rsidR="001A7E99">
        <w:rPr>
          <w:rFonts w:ascii="Arial" w:hAnsi="Arial" w:cs="Arial"/>
          <w:sz w:val="22"/>
          <w:szCs w:val="22"/>
        </w:rPr>
        <w:t>,</w:t>
      </w:r>
      <w:r w:rsidR="00FD7374" w:rsidRPr="00E2721F">
        <w:rPr>
          <w:rFonts w:ascii="Arial" w:hAnsi="Arial" w:cs="Arial"/>
          <w:sz w:val="22"/>
          <w:szCs w:val="22"/>
        </w:rPr>
        <w:t xml:space="preserve"> similar</w:t>
      </w:r>
      <w:r w:rsidR="001A7E99">
        <w:rPr>
          <w:rFonts w:ascii="Arial" w:hAnsi="Arial" w:cs="Arial"/>
          <w:sz w:val="22"/>
          <w:szCs w:val="22"/>
        </w:rPr>
        <w:t>ly</w:t>
      </w:r>
      <w:r w:rsidR="00FD7374" w:rsidRPr="00E2721F">
        <w:rPr>
          <w:rFonts w:ascii="Arial" w:hAnsi="Arial" w:cs="Arial"/>
          <w:sz w:val="22"/>
          <w:szCs w:val="22"/>
        </w:rPr>
        <w:t xml:space="preserve"> to the rural </w:t>
      </w:r>
      <w:r w:rsidR="001A7E99">
        <w:rPr>
          <w:rFonts w:ascii="Arial" w:hAnsi="Arial" w:cs="Arial"/>
          <w:sz w:val="22"/>
          <w:szCs w:val="22"/>
        </w:rPr>
        <w:t>YA sample population overall (</w:t>
      </w:r>
      <w:r w:rsidR="001A7E99" w:rsidRPr="00E2721F">
        <w:rPr>
          <w:rFonts w:ascii="Arial" w:hAnsi="Arial" w:cs="Arial"/>
          <w:sz w:val="22"/>
          <w:szCs w:val="22"/>
        </w:rPr>
        <w:t>51%</w:t>
      </w:r>
      <w:r w:rsidR="001A7E99">
        <w:rPr>
          <w:rFonts w:ascii="Arial" w:hAnsi="Arial" w:cs="Arial"/>
          <w:sz w:val="22"/>
          <w:szCs w:val="22"/>
        </w:rPr>
        <w:t>)</w:t>
      </w:r>
      <w:r w:rsidR="00FD7374" w:rsidRPr="00E2721F">
        <w:rPr>
          <w:rFonts w:ascii="Arial" w:hAnsi="Arial" w:cs="Arial"/>
          <w:sz w:val="22"/>
          <w:szCs w:val="22"/>
        </w:rPr>
        <w:t xml:space="preserve">. </w:t>
      </w:r>
    </w:p>
    <w:p w14:paraId="202EDA39" w14:textId="77777777" w:rsidR="00B676C5" w:rsidRDefault="00B676C5" w:rsidP="00AC5D85"/>
    <w:p w14:paraId="4974B20D" w14:textId="106BFE73" w:rsidR="00930A10" w:rsidRPr="00E2721F" w:rsidRDefault="00445D35" w:rsidP="00930A10">
      <w:pPr>
        <w:pStyle w:val="Heading2"/>
      </w:pPr>
      <w:r>
        <w:t xml:space="preserve">4.6 </w:t>
      </w:r>
      <w:r w:rsidR="00930A10" w:rsidRPr="00E2721F">
        <w:t xml:space="preserve">Rurality and </w:t>
      </w:r>
      <w:r w:rsidR="00930A10">
        <w:t>Gender</w:t>
      </w:r>
      <w:r w:rsidR="00930A10" w:rsidRPr="00E2721F">
        <w:t>:</w:t>
      </w:r>
    </w:p>
    <w:p w14:paraId="0ACEE69E" w14:textId="117DA7EF" w:rsidR="004D3DE5" w:rsidRDefault="001C1738" w:rsidP="00E2721F">
      <w:pPr>
        <w:spacing w:line="480" w:lineRule="auto"/>
        <w:rPr>
          <w:rFonts w:ascii="Arial" w:hAnsi="Arial" w:cs="Arial"/>
          <w:sz w:val="22"/>
          <w:szCs w:val="22"/>
        </w:rPr>
      </w:pPr>
      <w:r>
        <w:rPr>
          <w:rFonts w:ascii="Arial" w:hAnsi="Arial" w:cs="Arial"/>
          <w:sz w:val="22"/>
          <w:szCs w:val="22"/>
        </w:rPr>
        <w:lastRenderedPageBreak/>
        <w:t>Similarly,</w:t>
      </w:r>
      <w:r w:rsidR="004B5E8F">
        <w:rPr>
          <w:rFonts w:ascii="Arial" w:hAnsi="Arial" w:cs="Arial"/>
          <w:sz w:val="22"/>
          <w:szCs w:val="22"/>
        </w:rPr>
        <w:t xml:space="preserve"> to rural YAs</w:t>
      </w:r>
      <w:r>
        <w:rPr>
          <w:rFonts w:ascii="Arial" w:hAnsi="Arial" w:cs="Arial"/>
          <w:sz w:val="22"/>
          <w:szCs w:val="22"/>
        </w:rPr>
        <w:t xml:space="preserve"> and Hispanic YAs, HPV vaccine hesitancy was more prevalent among rural female and rural male YAs, compared with their urban counterparts (</w:t>
      </w:r>
      <w:r w:rsidRPr="001C1738">
        <w:rPr>
          <w:rFonts w:ascii="Arial" w:hAnsi="Arial" w:cs="Arial"/>
          <w:b/>
          <w:sz w:val="22"/>
          <w:szCs w:val="22"/>
        </w:rPr>
        <w:t>Table 4</w:t>
      </w:r>
      <w:r>
        <w:rPr>
          <w:rFonts w:ascii="Arial" w:hAnsi="Arial" w:cs="Arial"/>
          <w:sz w:val="22"/>
          <w:szCs w:val="22"/>
        </w:rPr>
        <w:t>). We observed significantly lower trust in health healthcare authorities among rural female (OR=</w:t>
      </w:r>
      <w:r w:rsidRPr="001C1738">
        <w:rPr>
          <w:rFonts w:ascii="Arial" w:hAnsi="Arial" w:cs="Arial"/>
          <w:sz w:val="22"/>
          <w:szCs w:val="22"/>
        </w:rPr>
        <w:t>0.52</w:t>
      </w:r>
      <w:r>
        <w:rPr>
          <w:rFonts w:ascii="Arial" w:hAnsi="Arial" w:cs="Arial"/>
          <w:sz w:val="22"/>
          <w:szCs w:val="22"/>
        </w:rPr>
        <w:t xml:space="preserve"> [95%CI: </w:t>
      </w:r>
      <w:r w:rsidRPr="001C1738">
        <w:rPr>
          <w:rFonts w:ascii="Arial" w:hAnsi="Arial" w:cs="Arial"/>
          <w:sz w:val="22"/>
          <w:szCs w:val="22"/>
        </w:rPr>
        <w:t>0.42</w:t>
      </w:r>
      <w:r>
        <w:rPr>
          <w:rFonts w:ascii="Arial" w:hAnsi="Arial" w:cs="Arial"/>
          <w:sz w:val="22"/>
          <w:szCs w:val="22"/>
        </w:rPr>
        <w:t>-</w:t>
      </w:r>
      <w:r w:rsidRPr="001C1738">
        <w:rPr>
          <w:rFonts w:ascii="Arial" w:hAnsi="Arial" w:cs="Arial"/>
          <w:sz w:val="22"/>
          <w:szCs w:val="22"/>
        </w:rPr>
        <w:t>0.65</w:t>
      </w:r>
      <w:r>
        <w:rPr>
          <w:rFonts w:ascii="Arial" w:hAnsi="Arial" w:cs="Arial"/>
          <w:sz w:val="22"/>
          <w:szCs w:val="22"/>
        </w:rPr>
        <w:t>]) and male (</w:t>
      </w:r>
      <w:r w:rsidR="008B0E22">
        <w:rPr>
          <w:rFonts w:ascii="Arial" w:hAnsi="Arial" w:cs="Arial"/>
          <w:sz w:val="22"/>
          <w:szCs w:val="22"/>
        </w:rPr>
        <w:t>OR=</w:t>
      </w:r>
      <w:r w:rsidR="008B0E22" w:rsidRPr="008B0E22">
        <w:rPr>
          <w:rFonts w:ascii="Arial" w:hAnsi="Arial" w:cs="Arial"/>
          <w:sz w:val="22"/>
          <w:szCs w:val="22"/>
        </w:rPr>
        <w:t xml:space="preserve">0.61 </w:t>
      </w:r>
      <w:r w:rsidR="008B0E22">
        <w:rPr>
          <w:rFonts w:ascii="Arial" w:hAnsi="Arial" w:cs="Arial"/>
          <w:sz w:val="22"/>
          <w:szCs w:val="22"/>
        </w:rPr>
        <w:t xml:space="preserve">[95%CI: </w:t>
      </w:r>
      <w:r w:rsidR="008B0E22" w:rsidRPr="008B0E22">
        <w:rPr>
          <w:rFonts w:ascii="Arial" w:hAnsi="Arial" w:cs="Arial"/>
          <w:sz w:val="22"/>
          <w:szCs w:val="22"/>
        </w:rPr>
        <w:t>0.45</w:t>
      </w:r>
      <w:r w:rsidR="008B0E22">
        <w:rPr>
          <w:rFonts w:ascii="Arial" w:hAnsi="Arial" w:cs="Arial"/>
          <w:sz w:val="22"/>
          <w:szCs w:val="22"/>
        </w:rPr>
        <w:t>-</w:t>
      </w:r>
      <w:r w:rsidR="008B0E22" w:rsidRPr="008B0E22">
        <w:rPr>
          <w:rFonts w:ascii="Arial" w:hAnsi="Arial" w:cs="Arial"/>
          <w:sz w:val="22"/>
          <w:szCs w:val="22"/>
        </w:rPr>
        <w:t>0.84</w:t>
      </w:r>
      <w:r w:rsidR="008B0E22">
        <w:rPr>
          <w:rFonts w:ascii="Arial" w:hAnsi="Arial" w:cs="Arial"/>
          <w:sz w:val="22"/>
          <w:szCs w:val="22"/>
        </w:rPr>
        <w:t>]</w:t>
      </w:r>
      <w:r>
        <w:rPr>
          <w:rFonts w:ascii="Arial" w:hAnsi="Arial" w:cs="Arial"/>
          <w:sz w:val="22"/>
          <w:szCs w:val="22"/>
        </w:rPr>
        <w:t xml:space="preserve">) YAs, </w:t>
      </w:r>
      <w:r w:rsidR="006D4735">
        <w:rPr>
          <w:rFonts w:ascii="Arial" w:hAnsi="Arial" w:cs="Arial"/>
          <w:sz w:val="22"/>
          <w:szCs w:val="22"/>
        </w:rPr>
        <w:t xml:space="preserve">and </w:t>
      </w:r>
      <w:r w:rsidR="00935C52">
        <w:rPr>
          <w:rFonts w:ascii="Arial" w:hAnsi="Arial" w:cs="Arial"/>
          <w:sz w:val="22"/>
          <w:szCs w:val="22"/>
        </w:rPr>
        <w:t xml:space="preserve">lower odds of intent to vaccinate against COVID-19 among rural female </w:t>
      </w:r>
      <w:r w:rsidR="002E0E7D">
        <w:rPr>
          <w:rFonts w:ascii="Arial" w:hAnsi="Arial" w:cs="Arial"/>
          <w:sz w:val="22"/>
          <w:szCs w:val="22"/>
        </w:rPr>
        <w:t>(OR=</w:t>
      </w:r>
      <w:r w:rsidR="002E0E7D" w:rsidRPr="002E0E7D">
        <w:rPr>
          <w:rFonts w:ascii="Arial" w:hAnsi="Arial" w:cs="Arial"/>
          <w:sz w:val="22"/>
          <w:szCs w:val="22"/>
        </w:rPr>
        <w:t xml:space="preserve">0.44 </w:t>
      </w:r>
      <w:r w:rsidR="002E0E7D">
        <w:rPr>
          <w:rFonts w:ascii="Arial" w:hAnsi="Arial" w:cs="Arial"/>
          <w:sz w:val="22"/>
          <w:szCs w:val="22"/>
        </w:rPr>
        <w:t xml:space="preserve">[95%CI: </w:t>
      </w:r>
      <w:r w:rsidR="002E0E7D" w:rsidRPr="002E0E7D">
        <w:rPr>
          <w:rFonts w:ascii="Arial" w:hAnsi="Arial" w:cs="Arial"/>
          <w:sz w:val="22"/>
          <w:szCs w:val="22"/>
        </w:rPr>
        <w:t>0.35</w:t>
      </w:r>
      <w:r w:rsidR="002E0E7D">
        <w:rPr>
          <w:rFonts w:ascii="Arial" w:hAnsi="Arial" w:cs="Arial"/>
          <w:sz w:val="22"/>
          <w:szCs w:val="22"/>
        </w:rPr>
        <w:t>-</w:t>
      </w:r>
      <w:r w:rsidR="002E0E7D" w:rsidRPr="002E0E7D">
        <w:rPr>
          <w:rFonts w:ascii="Arial" w:hAnsi="Arial" w:cs="Arial"/>
          <w:sz w:val="22"/>
          <w:szCs w:val="22"/>
        </w:rPr>
        <w:t>0.54</w:t>
      </w:r>
      <w:r w:rsidR="002E0E7D">
        <w:rPr>
          <w:rFonts w:ascii="Arial" w:hAnsi="Arial" w:cs="Arial"/>
          <w:sz w:val="22"/>
          <w:szCs w:val="22"/>
        </w:rPr>
        <w:t>]</w:t>
      </w:r>
      <w:r w:rsidR="002E0E7D" w:rsidRPr="002E0E7D">
        <w:rPr>
          <w:rFonts w:ascii="Arial" w:hAnsi="Arial" w:cs="Arial"/>
          <w:sz w:val="22"/>
          <w:szCs w:val="22"/>
        </w:rPr>
        <w:t>)</w:t>
      </w:r>
      <w:r w:rsidR="00935C52">
        <w:rPr>
          <w:rFonts w:ascii="Arial" w:hAnsi="Arial" w:cs="Arial"/>
          <w:sz w:val="22"/>
          <w:szCs w:val="22"/>
        </w:rPr>
        <w:t xml:space="preserve"> and male YAs (</w:t>
      </w:r>
      <w:r w:rsidR="00B446A2">
        <w:rPr>
          <w:rFonts w:ascii="Arial" w:hAnsi="Arial" w:cs="Arial"/>
          <w:sz w:val="22"/>
          <w:szCs w:val="22"/>
        </w:rPr>
        <w:t>OR=</w:t>
      </w:r>
      <w:r w:rsidR="00B446A2" w:rsidRPr="00B446A2">
        <w:rPr>
          <w:rFonts w:ascii="Arial" w:hAnsi="Arial" w:cs="Arial"/>
          <w:sz w:val="22"/>
          <w:szCs w:val="22"/>
        </w:rPr>
        <w:t xml:space="preserve">0.45 </w:t>
      </w:r>
      <w:r w:rsidR="00B446A2">
        <w:rPr>
          <w:rFonts w:ascii="Arial" w:hAnsi="Arial" w:cs="Arial"/>
          <w:sz w:val="22"/>
          <w:szCs w:val="22"/>
        </w:rPr>
        <w:t xml:space="preserve">[95%CI: </w:t>
      </w:r>
      <w:r w:rsidR="00B446A2" w:rsidRPr="00B446A2">
        <w:rPr>
          <w:rFonts w:ascii="Arial" w:hAnsi="Arial" w:cs="Arial"/>
          <w:sz w:val="22"/>
          <w:szCs w:val="22"/>
        </w:rPr>
        <w:t>0.33, 0.63</w:t>
      </w:r>
      <w:r w:rsidR="00B446A2">
        <w:rPr>
          <w:rFonts w:ascii="Arial" w:hAnsi="Arial" w:cs="Arial"/>
          <w:sz w:val="22"/>
          <w:szCs w:val="22"/>
        </w:rPr>
        <w:t>]</w:t>
      </w:r>
      <w:r w:rsidR="00935C52">
        <w:rPr>
          <w:rFonts w:ascii="Arial" w:hAnsi="Arial" w:cs="Arial"/>
          <w:sz w:val="22"/>
          <w:szCs w:val="22"/>
        </w:rPr>
        <w:t xml:space="preserve">), </w:t>
      </w:r>
      <w:r w:rsidR="006D4735">
        <w:rPr>
          <w:rFonts w:ascii="Arial" w:hAnsi="Arial" w:cs="Arial"/>
          <w:sz w:val="22"/>
          <w:szCs w:val="22"/>
        </w:rPr>
        <w:t xml:space="preserve">compared with their urban counterparts. </w:t>
      </w:r>
      <w:r w:rsidR="006E5A83">
        <w:rPr>
          <w:rFonts w:ascii="Arial" w:hAnsi="Arial" w:cs="Arial"/>
          <w:sz w:val="22"/>
          <w:szCs w:val="22"/>
        </w:rPr>
        <w:t>For rural male YAs, w</w:t>
      </w:r>
      <w:r w:rsidR="006D4735">
        <w:rPr>
          <w:rFonts w:ascii="Arial" w:hAnsi="Arial" w:cs="Arial"/>
          <w:sz w:val="22"/>
          <w:szCs w:val="22"/>
        </w:rPr>
        <w:t xml:space="preserve">e observed </w:t>
      </w:r>
      <w:r>
        <w:rPr>
          <w:rFonts w:ascii="Arial" w:hAnsi="Arial" w:cs="Arial"/>
          <w:sz w:val="22"/>
          <w:szCs w:val="22"/>
        </w:rPr>
        <w:t xml:space="preserve">higher odds </w:t>
      </w:r>
      <w:r w:rsidR="006D4735">
        <w:rPr>
          <w:rFonts w:ascii="Arial" w:hAnsi="Arial" w:cs="Arial"/>
          <w:sz w:val="22"/>
          <w:szCs w:val="22"/>
        </w:rPr>
        <w:t>of vaccine hesitancy</w:t>
      </w:r>
      <w:r w:rsidR="006E5A83">
        <w:rPr>
          <w:rFonts w:ascii="Arial" w:hAnsi="Arial" w:cs="Arial"/>
          <w:sz w:val="22"/>
          <w:szCs w:val="22"/>
        </w:rPr>
        <w:t xml:space="preserve"> that was most pronounced in the HPV vaccine confidence dimension (OR=</w:t>
      </w:r>
      <w:r w:rsidR="006E5A83" w:rsidRPr="006E5A83">
        <w:rPr>
          <w:rFonts w:ascii="Arial" w:hAnsi="Arial" w:cs="Arial"/>
          <w:sz w:val="22"/>
          <w:szCs w:val="22"/>
        </w:rPr>
        <w:t xml:space="preserve">1.74 </w:t>
      </w:r>
      <w:r w:rsidR="006E5A83">
        <w:rPr>
          <w:rFonts w:ascii="Arial" w:hAnsi="Arial" w:cs="Arial"/>
          <w:sz w:val="22"/>
          <w:szCs w:val="22"/>
        </w:rPr>
        <w:t xml:space="preserve">[95%CI: </w:t>
      </w:r>
      <w:r w:rsidR="006E5A83" w:rsidRPr="006E5A83">
        <w:rPr>
          <w:rFonts w:ascii="Arial" w:hAnsi="Arial" w:cs="Arial"/>
          <w:sz w:val="22"/>
          <w:szCs w:val="22"/>
        </w:rPr>
        <w:t>1.19</w:t>
      </w:r>
      <w:r w:rsidR="006E5A83">
        <w:rPr>
          <w:rFonts w:ascii="Arial" w:hAnsi="Arial" w:cs="Arial"/>
          <w:sz w:val="22"/>
          <w:szCs w:val="22"/>
        </w:rPr>
        <w:t>-</w:t>
      </w:r>
      <w:r w:rsidR="006E5A83" w:rsidRPr="006E5A83">
        <w:rPr>
          <w:rFonts w:ascii="Arial" w:hAnsi="Arial" w:cs="Arial"/>
          <w:sz w:val="22"/>
          <w:szCs w:val="22"/>
        </w:rPr>
        <w:t>2.56</w:t>
      </w:r>
      <w:r w:rsidR="006E5A83">
        <w:rPr>
          <w:rFonts w:ascii="Arial" w:hAnsi="Arial" w:cs="Arial"/>
          <w:sz w:val="22"/>
          <w:szCs w:val="22"/>
        </w:rPr>
        <w:t>]), while vaccine hesitancy among female YAs was most pronounced in the HPV vaccine complacency dimension (OR=</w:t>
      </w:r>
      <w:r w:rsidR="006E5A83" w:rsidRPr="006E5A83">
        <w:rPr>
          <w:rFonts w:ascii="Arial" w:hAnsi="Arial" w:cs="Arial"/>
          <w:sz w:val="22"/>
          <w:szCs w:val="22"/>
        </w:rPr>
        <w:t xml:space="preserve">1.80 </w:t>
      </w:r>
      <w:r w:rsidR="006E5A83">
        <w:rPr>
          <w:rFonts w:ascii="Arial" w:hAnsi="Arial" w:cs="Arial"/>
          <w:sz w:val="22"/>
          <w:szCs w:val="22"/>
        </w:rPr>
        <w:t xml:space="preserve">[95%CI: </w:t>
      </w:r>
      <w:r w:rsidR="006E5A83" w:rsidRPr="006E5A83">
        <w:rPr>
          <w:rFonts w:ascii="Arial" w:hAnsi="Arial" w:cs="Arial"/>
          <w:sz w:val="22"/>
          <w:szCs w:val="22"/>
        </w:rPr>
        <w:t>1.43</w:t>
      </w:r>
      <w:r w:rsidR="006E5A83">
        <w:rPr>
          <w:rFonts w:ascii="Arial" w:hAnsi="Arial" w:cs="Arial"/>
          <w:sz w:val="22"/>
          <w:szCs w:val="22"/>
        </w:rPr>
        <w:t>-</w:t>
      </w:r>
      <w:r w:rsidR="006E5A83" w:rsidRPr="006E5A83">
        <w:rPr>
          <w:rFonts w:ascii="Arial" w:hAnsi="Arial" w:cs="Arial"/>
          <w:sz w:val="22"/>
          <w:szCs w:val="22"/>
        </w:rPr>
        <w:t>2.27</w:t>
      </w:r>
      <w:r w:rsidR="006E5A83">
        <w:rPr>
          <w:rFonts w:ascii="Arial" w:hAnsi="Arial" w:cs="Arial"/>
          <w:sz w:val="22"/>
          <w:szCs w:val="22"/>
        </w:rPr>
        <w:t>]</w:t>
      </w:r>
      <w:r w:rsidR="006E5A83" w:rsidRPr="006E5A83">
        <w:rPr>
          <w:rFonts w:ascii="Arial" w:hAnsi="Arial" w:cs="Arial"/>
          <w:sz w:val="22"/>
          <w:szCs w:val="22"/>
        </w:rPr>
        <w:t>)</w:t>
      </w:r>
      <w:r w:rsidR="006E5A83">
        <w:rPr>
          <w:rFonts w:ascii="Arial" w:hAnsi="Arial" w:cs="Arial"/>
          <w:sz w:val="22"/>
          <w:szCs w:val="22"/>
        </w:rPr>
        <w:t>, compared with their urban counterparts.</w:t>
      </w:r>
    </w:p>
    <w:p w14:paraId="2AD45D1E" w14:textId="77777777" w:rsidR="00930A10" w:rsidRPr="00E2721F" w:rsidRDefault="00930A10" w:rsidP="00E2721F">
      <w:pPr>
        <w:spacing w:line="480" w:lineRule="auto"/>
        <w:rPr>
          <w:rFonts w:ascii="Arial" w:hAnsi="Arial" w:cs="Arial"/>
          <w:sz w:val="22"/>
          <w:szCs w:val="22"/>
        </w:rPr>
      </w:pPr>
    </w:p>
    <w:p w14:paraId="0B6B4868" w14:textId="336F80CD" w:rsidR="00E70741" w:rsidRPr="00E2721F" w:rsidRDefault="00E70741" w:rsidP="00A378D9">
      <w:pPr>
        <w:pStyle w:val="Heading1"/>
        <w:numPr>
          <w:ilvl w:val="0"/>
          <w:numId w:val="3"/>
        </w:numPr>
      </w:pPr>
      <w:r w:rsidRPr="00E2721F">
        <w:t xml:space="preserve">DISCUSSION: </w:t>
      </w:r>
    </w:p>
    <w:p w14:paraId="0BD5D44C" w14:textId="53937FB5" w:rsidR="00E70741" w:rsidRPr="00E2721F" w:rsidRDefault="00E70741" w:rsidP="00E2721F">
      <w:pPr>
        <w:spacing w:line="480" w:lineRule="auto"/>
        <w:rPr>
          <w:rFonts w:ascii="Arial" w:hAnsi="Arial" w:cs="Arial"/>
          <w:b/>
          <w:bCs/>
          <w:sz w:val="22"/>
          <w:szCs w:val="22"/>
        </w:rPr>
      </w:pPr>
    </w:p>
    <w:p w14:paraId="4D09213E" w14:textId="548F0337" w:rsidR="003E653B" w:rsidRPr="00E2721F" w:rsidRDefault="00A378D9" w:rsidP="00D9190F">
      <w:pPr>
        <w:pStyle w:val="Heading2"/>
      </w:pPr>
      <w:r>
        <w:t xml:space="preserve">5.1 </w:t>
      </w:r>
      <w:r w:rsidR="003E653B" w:rsidRPr="00E2721F">
        <w:t>Rurality</w:t>
      </w:r>
    </w:p>
    <w:p w14:paraId="3588B3C2" w14:textId="11396FF6" w:rsidR="00543E8D" w:rsidRPr="00E2721F" w:rsidRDefault="0053144C" w:rsidP="00E2721F">
      <w:pPr>
        <w:spacing w:line="480" w:lineRule="auto"/>
        <w:rPr>
          <w:rFonts w:ascii="Arial" w:hAnsi="Arial" w:cs="Arial"/>
          <w:sz w:val="22"/>
          <w:szCs w:val="22"/>
        </w:rPr>
      </w:pPr>
      <w:r>
        <w:rPr>
          <w:rFonts w:ascii="Arial" w:hAnsi="Arial" w:cs="Arial"/>
          <w:sz w:val="22"/>
          <w:szCs w:val="22"/>
        </w:rPr>
        <w:t>This study found that</w:t>
      </w:r>
      <w:r w:rsidR="00543E8D" w:rsidRPr="00E2721F">
        <w:rPr>
          <w:rFonts w:ascii="Arial" w:hAnsi="Arial" w:cs="Arial"/>
          <w:sz w:val="22"/>
          <w:szCs w:val="22"/>
        </w:rPr>
        <w:t xml:space="preserve"> rural </w:t>
      </w:r>
      <w:r w:rsidR="001370C6">
        <w:rPr>
          <w:rFonts w:ascii="Arial" w:hAnsi="Arial" w:cs="Arial"/>
          <w:sz w:val="22"/>
          <w:szCs w:val="22"/>
        </w:rPr>
        <w:t>YA</w:t>
      </w:r>
      <w:r w:rsidR="00804DC1">
        <w:rPr>
          <w:rFonts w:ascii="Arial" w:hAnsi="Arial" w:cs="Arial"/>
          <w:sz w:val="22"/>
          <w:szCs w:val="22"/>
        </w:rPr>
        <w:t>s</w:t>
      </w:r>
      <w:r w:rsidR="001370C6">
        <w:rPr>
          <w:rFonts w:ascii="Arial" w:hAnsi="Arial" w:cs="Arial"/>
          <w:sz w:val="22"/>
          <w:szCs w:val="22"/>
        </w:rPr>
        <w:t xml:space="preserve"> </w:t>
      </w:r>
      <w:r w:rsidR="003E653B" w:rsidRPr="00E2721F">
        <w:rPr>
          <w:rFonts w:ascii="Arial" w:hAnsi="Arial" w:cs="Arial"/>
          <w:sz w:val="22"/>
          <w:szCs w:val="22"/>
        </w:rPr>
        <w:t xml:space="preserve">of all ethnicities were more likely to be vaccine hesitant in the domains of HPV Vaccine Confidence and HPV </w:t>
      </w:r>
      <w:commentRangeStart w:id="47"/>
      <w:r w:rsidR="003E653B" w:rsidRPr="00E2721F">
        <w:rPr>
          <w:rFonts w:ascii="Arial" w:hAnsi="Arial" w:cs="Arial"/>
          <w:sz w:val="22"/>
          <w:szCs w:val="22"/>
        </w:rPr>
        <w:t xml:space="preserve">Vaccine </w:t>
      </w:r>
      <w:commentRangeEnd w:id="47"/>
      <w:r w:rsidR="007B7F08">
        <w:rPr>
          <w:rStyle w:val="CommentReference"/>
        </w:rPr>
        <w:commentReference w:id="47"/>
      </w:r>
      <w:r w:rsidR="003E653B" w:rsidRPr="00E2721F">
        <w:rPr>
          <w:rFonts w:ascii="Arial" w:hAnsi="Arial" w:cs="Arial"/>
          <w:sz w:val="22"/>
          <w:szCs w:val="22"/>
        </w:rPr>
        <w:t xml:space="preserve">Complacency. Interestingly, differences were not observed in the domain of HPV </w:t>
      </w:r>
      <w:r w:rsidR="00116AD8">
        <w:rPr>
          <w:rFonts w:ascii="Arial" w:hAnsi="Arial" w:cs="Arial"/>
          <w:sz w:val="22"/>
          <w:szCs w:val="22"/>
        </w:rPr>
        <w:t>Infection C</w:t>
      </w:r>
      <w:r w:rsidR="003E653B" w:rsidRPr="00E2721F">
        <w:rPr>
          <w:rFonts w:ascii="Arial" w:hAnsi="Arial" w:cs="Arial"/>
          <w:sz w:val="22"/>
          <w:szCs w:val="22"/>
        </w:rPr>
        <w:t xml:space="preserve">omplacency, which </w:t>
      </w:r>
      <w:r w:rsidR="001552F8">
        <w:rPr>
          <w:rFonts w:ascii="Arial" w:hAnsi="Arial" w:cs="Arial"/>
          <w:sz w:val="22"/>
          <w:szCs w:val="22"/>
        </w:rPr>
        <w:t>assesse</w:t>
      </w:r>
      <w:r w:rsidR="003F21A6">
        <w:rPr>
          <w:rFonts w:ascii="Arial" w:hAnsi="Arial" w:cs="Arial"/>
          <w:sz w:val="22"/>
          <w:szCs w:val="22"/>
        </w:rPr>
        <w:t xml:space="preserve">d the </w:t>
      </w:r>
      <w:r w:rsidR="00E747DF">
        <w:rPr>
          <w:rFonts w:ascii="Arial" w:hAnsi="Arial" w:cs="Arial"/>
          <w:sz w:val="22"/>
          <w:szCs w:val="22"/>
        </w:rPr>
        <w:t xml:space="preserve">perception </w:t>
      </w:r>
      <w:r w:rsidR="009E60E2">
        <w:rPr>
          <w:rFonts w:ascii="Arial" w:hAnsi="Arial" w:cs="Arial"/>
          <w:sz w:val="22"/>
          <w:szCs w:val="22"/>
        </w:rPr>
        <w:t>of</w:t>
      </w:r>
      <w:r w:rsidR="00116AD8">
        <w:rPr>
          <w:rFonts w:ascii="Arial" w:hAnsi="Arial" w:cs="Arial"/>
          <w:sz w:val="22"/>
          <w:szCs w:val="22"/>
        </w:rPr>
        <w:t xml:space="preserve"> HPV infection </w:t>
      </w:r>
      <w:r w:rsidR="003F21A6">
        <w:rPr>
          <w:rFonts w:ascii="Arial" w:hAnsi="Arial" w:cs="Arial"/>
          <w:sz w:val="22"/>
          <w:szCs w:val="22"/>
        </w:rPr>
        <w:t xml:space="preserve">prevalence </w:t>
      </w:r>
      <w:r w:rsidR="00116AD8">
        <w:rPr>
          <w:rFonts w:ascii="Arial" w:hAnsi="Arial" w:cs="Arial"/>
          <w:sz w:val="22"/>
          <w:szCs w:val="22"/>
        </w:rPr>
        <w:t>and</w:t>
      </w:r>
      <w:r w:rsidR="003F21A6">
        <w:rPr>
          <w:rFonts w:ascii="Arial" w:hAnsi="Arial" w:cs="Arial"/>
          <w:sz w:val="22"/>
          <w:szCs w:val="22"/>
        </w:rPr>
        <w:t xml:space="preserve"> its role in</w:t>
      </w:r>
      <w:r w:rsidR="00116AD8">
        <w:rPr>
          <w:rFonts w:ascii="Arial" w:hAnsi="Arial" w:cs="Arial"/>
          <w:sz w:val="22"/>
          <w:szCs w:val="22"/>
        </w:rPr>
        <w:t xml:space="preserve"> causing cancer and genital warts.</w:t>
      </w:r>
      <w:r w:rsidR="003E653B" w:rsidRPr="003F21A6">
        <w:rPr>
          <w:rFonts w:ascii="Arial" w:hAnsi="Arial" w:cs="Arial"/>
          <w:color w:val="FF0000"/>
          <w:sz w:val="22"/>
          <w:szCs w:val="22"/>
        </w:rPr>
        <w:t xml:space="preserve"> </w:t>
      </w:r>
      <w:r w:rsidR="003E653B" w:rsidRPr="00E2721F">
        <w:rPr>
          <w:rFonts w:ascii="Arial" w:hAnsi="Arial" w:cs="Arial"/>
          <w:sz w:val="22"/>
          <w:szCs w:val="22"/>
        </w:rPr>
        <w:t xml:space="preserve">Rural </w:t>
      </w:r>
      <w:r>
        <w:rPr>
          <w:rFonts w:ascii="Arial" w:hAnsi="Arial" w:cs="Arial"/>
          <w:sz w:val="22"/>
          <w:szCs w:val="22"/>
        </w:rPr>
        <w:t>YAs</w:t>
      </w:r>
      <w:r w:rsidR="003E653B" w:rsidRPr="00E2721F">
        <w:rPr>
          <w:rFonts w:ascii="Arial" w:hAnsi="Arial" w:cs="Arial"/>
          <w:sz w:val="22"/>
          <w:szCs w:val="22"/>
        </w:rPr>
        <w:t xml:space="preserve"> were less likely to have high trust in health authorities. This is consistent with previous literature that demonstrates that rurality is associated with increased vaccine hesitancy</w:t>
      </w:r>
      <w:r w:rsidR="00436744">
        <w:rPr>
          <w:rFonts w:ascii="Arial" w:hAnsi="Arial" w:cs="Arial"/>
          <w:sz w:val="22"/>
          <w:szCs w:val="22"/>
        </w:rPr>
        <w:t xml:space="preserve"> </w:t>
      </w:r>
      <w:r w:rsidR="00A817DD" w:rsidRPr="00124261">
        <w:rPr>
          <w:rFonts w:ascii="Arial" w:hAnsi="Arial" w:cs="Arial"/>
          <w:sz w:val="22"/>
          <w:szCs w:val="22"/>
        </w:rPr>
        <w:fldChar w:fldCharType="begin">
          <w:fldData xml:space="preserve">PEVuZE5vdGU+PENpdGU+PEF1dGhvcj5MZWU8L0F1dGhvcj48WWVhcj4yMDIxPC9ZZWFyPjxSZWNO
dW0+MTA8L1JlY051bT48RGlzcGxheVRleHQ+KEJsYWNrICZhbXA7IEJvZXJzbWEsIDIwMjE7IEJv
ZXJzbWEgJmFtcDsgQmxhY2ssIDIwMjA7IExlZSBldCBhbC4sIDIwMjEpPC9EaXNwbGF5VGV4dD48
cmVjb3JkPjxyZWMtbnVtYmVyPjEwPC9yZWMtbnVtYmVyPjxmb3JlaWduLWtleXM+PGtleSBhcHA9
IkVOIiBkYi1pZD0iMnc1MDJ0enZ3ZmF2ZDRlZjJ3N3B4ZnM4MGYwcHNwNXg1end4IiB0aW1lc3Rh
bXA9IjE2OTIxMjE0NjgiPjEwPC9rZXk+PC9mb3JlaWduLWtleXM+PHJlZi10eXBlIG5hbWU9Ikpv
dXJuYWwgQXJ0aWNsZSI+MTc8L3JlZi10eXBlPjxjb250cmlidXRvcnM+PGF1dGhvcnM+PGF1dGhv
cj5MZWUsIE0uPC9hdXRob3I+PGF1dGhvcj5HZXJlbmQsIE0uIEEuPC9hdXRob3I+PGF1dGhvcj5B
ZGplaSBCb2FreWUsIEUuPC9hdXRob3I+PC9hdXRob3JzPjwvY29udHJpYnV0b3JzPjxhdXRoLWFk
ZHJlc3M+RGVwYXJ0bWVudCBvZiBQb3B1bGF0aW9uIFNjaWVuY2UgYW5kIFBvbGljeSwgU291dGhl
cm4gSWxsaW5vaXMgVW5pdmVyc2l0eSBTY2hvb2wgb2YgTWVkaWNpbmUsIFNwcmluZ2ZpZWxkLCBJ
bGxpbm9pczsgU2ltb25zIENhbmNlciBJbnN0aXR1dGUsIFNvdXRoZXJuIElsbGlub2lzIFVuaXZl
cnNpdHkgU2Nob29sIG9mIE1lZGljaW5lLCBTcHJpbmdmaWVsZCwgSWxsaW5vaXMuIEVsZWN0cm9u
aWMgYWRkcmVzczogbWxlZTg4QHNpdW1lZC5lZHUuJiN4RDtEZXBhcnRtZW50IG9mIEJlaGF2aW9y
YWwgU2NpZW5jZXMgYW5kIFNvY2lhbCBNZWRpY2luZSwgRmxvcmlkYSBTdGF0ZSBVbml2ZXJzaXR5
IENvbGxlZ2Ugb2YgTWVkaWNpbmUsIFRhbGxhaGFzc2VlLCBGbG9yaWRhLiYjeEQ7RGVwYXJ0bWVu
dCBvZiBQb3B1bGF0aW9uIFNjaWVuY2UgYW5kIFBvbGljeSwgU291dGhlcm4gSWxsaW5vaXMgVW5p
dmVyc2l0eSBTY2hvb2wgb2YgTWVkaWNpbmUsIFNwcmluZ2ZpZWxkLCBJbGxpbm9pczsgU2ltb25z
IENhbmNlciBJbnN0aXR1dGUsIFNvdXRoZXJuIElsbGlub2lzIFVuaXZlcnNpdHkgU2Nob29sIG9m
IE1lZGljaW5lLCBTcHJpbmdmaWVsZCwgSWxsaW5vaXMuPC9hdXRoLWFkZHJlc3M+PHRpdGxlcz48
dGl0bGU+UnVyYWwtVXJiYW4gRGlmZmVyZW5jZXMgaW4gSHVtYW4gUGFwaWxsb21hdmlydXMgVmFj
Y2luYXRpb24gQW1vbmcgWW91bmcgQWR1bHRzIGluIDggVS5TLiBTdGF0ZXM8L3RpdGxlPjxzZWNv
bmRhcnktdGl0bGU+QW0gSiBQcmV2IE1lZDwvc2Vjb25kYXJ5LXRpdGxlPjwvdGl0bGVzPjxwZXJp
b2RpY2FsPjxmdWxsLXRpdGxlPkFtIEogUHJldiBNZWQ8L2Z1bGwtdGl0bGU+PC9wZXJpb2RpY2Fs
PjxwYWdlcz4yOTgtMjk5PC9wYWdlcz48dm9sdW1lPjYwPC92b2x1bWU+PG51bWJlcj4yPC9udW1i
ZXI+PGVkaXRpb24+MjAyMDEwMTQ8L2VkaXRpb24+PGtleXdvcmRzPjxrZXl3b3JkPipBbHBoYXBh
cGlsbG9tYXZpcnVzPC9rZXl3b3JkPjxrZXl3b3JkPkh1bWFuczwva2V5d29yZD48a2V5d29yZD4q
UGFwaWxsb21hdmlydXMgSW5mZWN0aW9ucy9lcGlkZW1pb2xvZ3kvcHJldmVudGlvbiAmYW1wOyBj
b250cm9sPC9rZXl3b3JkPjxrZXl3b3JkPipQYXBpbGxvbWF2aXJ1cyBWYWNjaW5lczwva2V5d29y
ZD48a2V5d29yZD5SdXJhbCBQb3B1bGF0aW9uPC9rZXl3b3JkPjxrZXl3b3JkPlVuaXRlZCBTdGF0
ZXM8L2tleXdvcmQ+PGtleXdvcmQ+VXJiYW4gUG9wdWxhdGlvbjwva2V5d29yZD48a2V5d29yZD5W
YWNjaW5hdGlvbjwva2V5d29yZD48a2V5d29yZD5Zb3VuZyBBZHVsdDwva2V5d29yZD48L2tleXdv
cmRzPjxkYXRlcz48eWVhcj4yMDIxPC95ZWFyPjxwdWItZGF0ZXM+PGRhdGU+RmViPC9kYXRlPjwv
cHViLWRhdGVzPjwvZGF0ZXM+PGlzYm4+MDc0OS0zNzk3PC9pc2JuPjxhY2Nlc3Npb24tbnVtPjMz
MDY3MDY5PC9hY2Nlc3Npb24tbnVtPjx1cmxzPjwvdXJscz48ZWxlY3Ryb25pYy1yZXNvdXJjZS1u
dW0+MTAuMTAxNi9qLmFtZXByZS4yMDIwLjA3LjAyMzwvZWxlY3Ryb25pYy1yZXNvdXJjZS1udW0+
PHJlbW90ZS1kYXRhYmFzZS1wcm92aWRlcj5OTE08L3JlbW90ZS1kYXRhYmFzZS1wcm92aWRlcj48
bGFuZ3VhZ2U+ZW5nPC9sYW5ndWFnZT48L3JlY29yZD48L0NpdGU+PENpdGU+PEF1dGhvcj5CbGFj
azwvQXV0aG9yPjxZZWFyPjIwMjE8L1llYXI+PFJlY051bT4zODwvUmVjTnVtPjxyZWNvcmQ+PHJl
Yy1udW1iZXI+Mzg8L3JlYy1udW1iZXI+PGZvcmVpZ24ta2V5cz48a2V5IGFwcD0iRU4iIGRiLWlk
PSIydzUwMnR6dndmYXZkNGVmMnc3cHhmczgwZjBwc3A1eDV6d3giIHRpbWVzdGFtcD0iMTY5Mjc0
MzQ0NiI+Mzg8L2tleT48L2ZvcmVpZ24ta2V5cz48cmVmLXR5cGUgbmFtZT0iSm91cm5hbCBBcnRp
Y2xlIj4xNzwvcmVmLXR5cGU+PGNvbnRyaWJ1dG9ycz48YXV0aG9ycz48YXV0aG9yPkJsYWNrLCBM
aW5kc2F5PC9hdXRob3I+PGF1dGhvcj5Cb2Vyc21hLCBQZXRlcjwvYXV0aG9yPjwvYXV0aG9ycz48
L2NvbnRyaWJ1dG9ycz48dGl0bGVzPjx0aXRsZT5RdWlja1N0YXRzOiBQZXJjZW50YWdlKiBvZiBB
ZHVsdHMgQWdlZCAxOC0yNiBZZWFycyBXaG8gRXZlciBSZWNlaXZlZCBhIEh1bWFuIFBhcGlsbG9t
YXZpcnVzIFZhY2NpbmUsKOKAoCkgYnkgUmFjZSBhbmQgSGlzcGFuaWMgT3JpZ2luKMKnKSBhbmQg
U2V4IC0gTmF0aW9uYWwgSGVhbHRoIEludGVydmlldyBTdXJ2ZXksIFVuaXRlZCBTdGF0ZXMsIDIw
MTkowrYpPC90aXRsZT48c2Vjb25kYXJ5LXRpdGxlPk1NV1IgTW9yYiBNb3J0YWwgV2tseSBSZXA8
L3NlY29uZGFyeS10aXRsZT48L3RpdGxlcz48cGVyaW9kaWNhbD48ZnVsbC10aXRsZT5NTVdSIE1v
cmIgTW9ydGFsIFdrbHkgUmVwPC9mdWxsLXRpdGxlPjwvcGVyaW9kaWNhbD48cGFnZXM+Nzk3PC9w
YWdlcz48dm9sdW1lPjcwPC92b2x1bWU+PG51bWJlcj4yMTwvbnVtYmVyPjxlZGl0aW9uPjIwMjEw
NTI4PC9lZGl0aW9uPjxkYXRlcz48eWVhcj4yMDIxPC95ZWFyPjxwdWItZGF0ZXM+PGRhdGU+TWF5
IDI4PC9kYXRlPjwvcHViLWRhdGVzPjwvZGF0ZXM+PGlzYm4+MDE0OS0yMTk1IChQcmludCkmI3hE
OzAxNDktMjE5NTwvaXNibj48YWNjZXNzaW9uLW51bT4zNDA0MzYwODwvYWNjZXNzaW9uLW51bT48
dXJscz48L3VybHM+PGN1c3RvbTI+UE1DODE1ODg5MDwvY3VzdG9tMj48ZWxlY3Ryb25pYy1yZXNv
dXJjZS1udW0+MTAuMTU1ODUvbW13ci5tbTcwMjFhNTwvZWxlY3Ryb25pYy1yZXNvdXJjZS1udW0+
PHJlbW90ZS1kYXRhYmFzZS1wcm92aWRlcj5OTE08L3JlbW90ZS1kYXRhYmFzZS1wcm92aWRlcj48
bGFuZ3VhZ2U+ZW5nPC9sYW5ndWFnZT48L3JlY29yZD48L0NpdGU+PENpdGU+PEF1dGhvcj5Cb2Vy
c21hPC9BdXRob3I+PFllYXI+MjAyMDwvWWVhcj48UmVjTnVtPjQ5PC9SZWNOdW0+PHJlY29yZD48
cmVjLW51bWJlcj40OTwvcmVjLW51bWJlcj48Zm9yZWlnbi1rZXlzPjxrZXkgYXBwPSJFTiIgZGIt
aWQ9IjJ3NTAydHp2d2ZhdmQ0ZWYydzdweGZzODBmMHBzcDV4NXp3eCIgdGltZXN0YW1wPSIxNjkz
MzIyNjE5Ij40OTwva2V5PjwvZm9yZWlnbi1rZXlzPjxyZWYtdHlwZSBuYW1lPSJXZWIgUGFnZSI+
MTI8L3JlZi10eXBlPjxjb250cmlidXRvcnM+PGF1dGhvcnM+PGF1dGhvcj5Cb2Vyc21hLCBQZXRl
cjwvYXV0aG9yPjxhdXRob3I+QmxhY2ssIExpbmRzZXkgSS48L2F1dGhvcj48L2F1dGhvcnM+PC9j
b250cmlidXRvcnM+PHRpdGxlcz48dGl0bGU+PHN0eWxlIGZhY2U9Im5vcm1hbCIgZm9udD0iZGVm
YXVsdCIgc2l6ZT0iMTAwJSI+SHVtYW4gcGFwaWxsb21hdmlydXMgdmFjY2luYXRpb24gYW1vbmcg
YWR1bHRzIGFnZWQgMTg8L3N0eWxlPjxzdHlsZSBmYWNlPSJub3JtYWwiIGZvbnQ9ImRlZmF1bHQi
IGNoYXJzZXQ9IjEiIHNpemU9IjEwMCUiPuKIkjwvc3R5bGU+PHN0eWxlIGZhY2U9Im5vcm1hbCIg
Zm9udD0iZGVmYXVsdCIgc2l6ZT0iMTAwJSI+MjYsIDIwMTM8L3N0eWxlPjxzdHlsZSBmYWNlPSJu
b3JtYWwiIGZvbnQ9ImRlZmF1bHQiIGNoYXJzZXQ9IjEiIHNpemU9IjEwMCUiPuKIkjwvc3R5bGU+
PHN0eWxlIGZhY2U9Im5vcm1hbCIgZm9udD0iZGVmYXVsdCIgc2l6ZT0iMTAwJSI+MjAxODwvc3R5
bGU+PC90aXRsZT48c2Vjb25kYXJ5LXRpdGxlPk5DSFMgRGF0YSBCcmllZjwvc2Vjb25kYXJ5LXRp
dGxlPjwvdGl0bGVzPjxlZGl0aW9uPm5vIDM1NDwvZWRpdGlvbj48ZGF0ZXM+PHllYXI+MjAyMDwv
eWVhcj48L2RhdGVzPjxwdWItbG9jYXRpb24+SHlhdHRzdmlsbGUsIE1EOiBOYXRpb25hbCBDZW50
ZXIgZm9yIEhlYWx0aCBTdGF0aXN0aWNzPC9wdWItbG9jYXRpb24+PHVybHM+PHJlbGF0ZWQtdXJs
cz48dXJsPmh0dHBzOi8vd3d3LmNkYy5nb3YvbmNocy9wcm9kdWN0cy9kYXRhYnJpZWZzL2RiMzU0
Lmh0bTwvdXJsPjwvcmVsYXRlZC11cmxzPjwvdXJscz48L3JlY29yZD48L0NpdGU+PC9FbmROb3Rl
PgB=
</w:fldData>
        </w:fldChar>
      </w:r>
      <w:r w:rsidR="00202627">
        <w:rPr>
          <w:rFonts w:ascii="Arial" w:hAnsi="Arial" w:cs="Arial"/>
          <w:sz w:val="22"/>
          <w:szCs w:val="22"/>
        </w:rPr>
        <w:instrText xml:space="preserve"> ADDIN EN.CITE </w:instrText>
      </w:r>
      <w:r w:rsidR="00202627">
        <w:rPr>
          <w:rFonts w:ascii="Arial" w:hAnsi="Arial" w:cs="Arial"/>
          <w:sz w:val="22"/>
          <w:szCs w:val="22"/>
        </w:rPr>
        <w:fldChar w:fldCharType="begin">
          <w:fldData xml:space="preserve">PEVuZE5vdGU+PENpdGU+PEF1dGhvcj5MZWU8L0F1dGhvcj48WWVhcj4yMDIxPC9ZZWFyPjxSZWNO
dW0+MTA8L1JlY051bT48RGlzcGxheVRleHQ+KEJsYWNrICZhbXA7IEJvZXJzbWEsIDIwMjE7IEJv
ZXJzbWEgJmFtcDsgQmxhY2ssIDIwMjA7IExlZSBldCBhbC4sIDIwMjEpPC9EaXNwbGF5VGV4dD48
cmVjb3JkPjxyZWMtbnVtYmVyPjEwPC9yZWMtbnVtYmVyPjxmb3JlaWduLWtleXM+PGtleSBhcHA9
IkVOIiBkYi1pZD0iMnc1MDJ0enZ3ZmF2ZDRlZjJ3N3B4ZnM4MGYwcHNwNXg1end4IiB0aW1lc3Rh
bXA9IjE2OTIxMjE0NjgiPjEwPC9rZXk+PC9mb3JlaWduLWtleXM+PHJlZi10eXBlIG5hbWU9Ikpv
dXJuYWwgQXJ0aWNsZSI+MTc8L3JlZi10eXBlPjxjb250cmlidXRvcnM+PGF1dGhvcnM+PGF1dGhv
cj5MZWUsIE0uPC9hdXRob3I+PGF1dGhvcj5HZXJlbmQsIE0uIEEuPC9hdXRob3I+PGF1dGhvcj5B
ZGplaSBCb2FreWUsIEUuPC9hdXRob3I+PC9hdXRob3JzPjwvY29udHJpYnV0b3JzPjxhdXRoLWFk
ZHJlc3M+RGVwYXJ0bWVudCBvZiBQb3B1bGF0aW9uIFNjaWVuY2UgYW5kIFBvbGljeSwgU291dGhl
cm4gSWxsaW5vaXMgVW5pdmVyc2l0eSBTY2hvb2wgb2YgTWVkaWNpbmUsIFNwcmluZ2ZpZWxkLCBJ
bGxpbm9pczsgU2ltb25zIENhbmNlciBJbnN0aXR1dGUsIFNvdXRoZXJuIElsbGlub2lzIFVuaXZl
cnNpdHkgU2Nob29sIG9mIE1lZGljaW5lLCBTcHJpbmdmaWVsZCwgSWxsaW5vaXMuIEVsZWN0cm9u
aWMgYWRkcmVzczogbWxlZTg4QHNpdW1lZC5lZHUuJiN4RDtEZXBhcnRtZW50IG9mIEJlaGF2aW9y
YWwgU2NpZW5jZXMgYW5kIFNvY2lhbCBNZWRpY2luZSwgRmxvcmlkYSBTdGF0ZSBVbml2ZXJzaXR5
IENvbGxlZ2Ugb2YgTWVkaWNpbmUsIFRhbGxhaGFzc2VlLCBGbG9yaWRhLiYjeEQ7RGVwYXJ0bWVu
dCBvZiBQb3B1bGF0aW9uIFNjaWVuY2UgYW5kIFBvbGljeSwgU291dGhlcm4gSWxsaW5vaXMgVW5p
dmVyc2l0eSBTY2hvb2wgb2YgTWVkaWNpbmUsIFNwcmluZ2ZpZWxkLCBJbGxpbm9pczsgU2ltb25z
IENhbmNlciBJbnN0aXR1dGUsIFNvdXRoZXJuIElsbGlub2lzIFVuaXZlcnNpdHkgU2Nob29sIG9m
IE1lZGljaW5lLCBTcHJpbmdmaWVsZCwgSWxsaW5vaXMuPC9hdXRoLWFkZHJlc3M+PHRpdGxlcz48
dGl0bGU+UnVyYWwtVXJiYW4gRGlmZmVyZW5jZXMgaW4gSHVtYW4gUGFwaWxsb21hdmlydXMgVmFj
Y2luYXRpb24gQW1vbmcgWW91bmcgQWR1bHRzIGluIDggVS5TLiBTdGF0ZXM8L3RpdGxlPjxzZWNv
bmRhcnktdGl0bGU+QW0gSiBQcmV2IE1lZDwvc2Vjb25kYXJ5LXRpdGxlPjwvdGl0bGVzPjxwZXJp
b2RpY2FsPjxmdWxsLXRpdGxlPkFtIEogUHJldiBNZWQ8L2Z1bGwtdGl0bGU+PC9wZXJpb2RpY2Fs
PjxwYWdlcz4yOTgtMjk5PC9wYWdlcz48dm9sdW1lPjYwPC92b2x1bWU+PG51bWJlcj4yPC9udW1i
ZXI+PGVkaXRpb24+MjAyMDEwMTQ8L2VkaXRpb24+PGtleXdvcmRzPjxrZXl3b3JkPipBbHBoYXBh
cGlsbG9tYXZpcnVzPC9rZXl3b3JkPjxrZXl3b3JkPkh1bWFuczwva2V5d29yZD48a2V5d29yZD4q
UGFwaWxsb21hdmlydXMgSW5mZWN0aW9ucy9lcGlkZW1pb2xvZ3kvcHJldmVudGlvbiAmYW1wOyBj
b250cm9sPC9rZXl3b3JkPjxrZXl3b3JkPipQYXBpbGxvbWF2aXJ1cyBWYWNjaW5lczwva2V5d29y
ZD48a2V5d29yZD5SdXJhbCBQb3B1bGF0aW9uPC9rZXl3b3JkPjxrZXl3b3JkPlVuaXRlZCBTdGF0
ZXM8L2tleXdvcmQ+PGtleXdvcmQ+VXJiYW4gUG9wdWxhdGlvbjwva2V5d29yZD48a2V5d29yZD5W
YWNjaW5hdGlvbjwva2V5d29yZD48a2V5d29yZD5Zb3VuZyBBZHVsdDwva2V5d29yZD48L2tleXdv
cmRzPjxkYXRlcz48eWVhcj4yMDIxPC95ZWFyPjxwdWItZGF0ZXM+PGRhdGU+RmViPC9kYXRlPjwv
cHViLWRhdGVzPjwvZGF0ZXM+PGlzYm4+MDc0OS0zNzk3PC9pc2JuPjxhY2Nlc3Npb24tbnVtPjMz
MDY3MDY5PC9hY2Nlc3Npb24tbnVtPjx1cmxzPjwvdXJscz48ZWxlY3Ryb25pYy1yZXNvdXJjZS1u
dW0+MTAuMTAxNi9qLmFtZXByZS4yMDIwLjA3LjAyMzwvZWxlY3Ryb25pYy1yZXNvdXJjZS1udW0+
PHJlbW90ZS1kYXRhYmFzZS1wcm92aWRlcj5OTE08L3JlbW90ZS1kYXRhYmFzZS1wcm92aWRlcj48
bGFuZ3VhZ2U+ZW5nPC9sYW5ndWFnZT48L3JlY29yZD48L0NpdGU+PENpdGU+PEF1dGhvcj5CbGFj
azwvQXV0aG9yPjxZZWFyPjIwMjE8L1llYXI+PFJlY051bT4zODwvUmVjTnVtPjxyZWNvcmQ+PHJl
Yy1udW1iZXI+Mzg8L3JlYy1udW1iZXI+PGZvcmVpZ24ta2V5cz48a2V5IGFwcD0iRU4iIGRiLWlk
PSIydzUwMnR6dndmYXZkNGVmMnc3cHhmczgwZjBwc3A1eDV6d3giIHRpbWVzdGFtcD0iMTY5Mjc0
MzQ0NiI+Mzg8L2tleT48L2ZvcmVpZ24ta2V5cz48cmVmLXR5cGUgbmFtZT0iSm91cm5hbCBBcnRp
Y2xlIj4xNzwvcmVmLXR5cGU+PGNvbnRyaWJ1dG9ycz48YXV0aG9ycz48YXV0aG9yPkJsYWNrLCBM
aW5kc2F5PC9hdXRob3I+PGF1dGhvcj5Cb2Vyc21hLCBQZXRlcjwvYXV0aG9yPjwvYXV0aG9ycz48
L2NvbnRyaWJ1dG9ycz48dGl0bGVzPjx0aXRsZT5RdWlja1N0YXRzOiBQZXJjZW50YWdlKiBvZiBB
ZHVsdHMgQWdlZCAxOC0yNiBZZWFycyBXaG8gRXZlciBSZWNlaXZlZCBhIEh1bWFuIFBhcGlsbG9t
YXZpcnVzIFZhY2NpbmUsKOKAoCkgYnkgUmFjZSBhbmQgSGlzcGFuaWMgT3JpZ2luKMKnKSBhbmQg
U2V4IC0gTmF0aW9uYWwgSGVhbHRoIEludGVydmlldyBTdXJ2ZXksIFVuaXRlZCBTdGF0ZXMsIDIw
MTkowrYpPC90aXRsZT48c2Vjb25kYXJ5LXRpdGxlPk1NV1IgTW9yYiBNb3J0YWwgV2tseSBSZXA8
L3NlY29uZGFyeS10aXRsZT48L3RpdGxlcz48cGVyaW9kaWNhbD48ZnVsbC10aXRsZT5NTVdSIE1v
cmIgTW9ydGFsIFdrbHkgUmVwPC9mdWxsLXRpdGxlPjwvcGVyaW9kaWNhbD48cGFnZXM+Nzk3PC9w
YWdlcz48dm9sdW1lPjcwPC92b2x1bWU+PG51bWJlcj4yMTwvbnVtYmVyPjxlZGl0aW9uPjIwMjEw
NTI4PC9lZGl0aW9uPjxkYXRlcz48eWVhcj4yMDIxPC95ZWFyPjxwdWItZGF0ZXM+PGRhdGU+TWF5
IDI4PC9kYXRlPjwvcHViLWRhdGVzPjwvZGF0ZXM+PGlzYm4+MDE0OS0yMTk1IChQcmludCkmI3hE
OzAxNDktMjE5NTwvaXNibj48YWNjZXNzaW9uLW51bT4zNDA0MzYwODwvYWNjZXNzaW9uLW51bT48
dXJscz48L3VybHM+PGN1c3RvbTI+UE1DODE1ODg5MDwvY3VzdG9tMj48ZWxlY3Ryb25pYy1yZXNv
dXJjZS1udW0+MTAuMTU1ODUvbW13ci5tbTcwMjFhNTwvZWxlY3Ryb25pYy1yZXNvdXJjZS1udW0+
PHJlbW90ZS1kYXRhYmFzZS1wcm92aWRlcj5OTE08L3JlbW90ZS1kYXRhYmFzZS1wcm92aWRlcj48
bGFuZ3VhZ2U+ZW5nPC9sYW5ndWFnZT48L3JlY29yZD48L0NpdGU+PENpdGU+PEF1dGhvcj5Cb2Vy
c21hPC9BdXRob3I+PFllYXI+MjAyMDwvWWVhcj48UmVjTnVtPjQ5PC9SZWNOdW0+PHJlY29yZD48
cmVjLW51bWJlcj40OTwvcmVjLW51bWJlcj48Zm9yZWlnbi1rZXlzPjxrZXkgYXBwPSJFTiIgZGIt
aWQ9IjJ3NTAydHp2d2ZhdmQ0ZWYydzdweGZzODBmMHBzcDV4NXp3eCIgdGltZXN0YW1wPSIxNjkz
MzIyNjE5Ij40OTwva2V5PjwvZm9yZWlnbi1rZXlzPjxyZWYtdHlwZSBuYW1lPSJXZWIgUGFnZSI+
MTI8L3JlZi10eXBlPjxjb250cmlidXRvcnM+PGF1dGhvcnM+PGF1dGhvcj5Cb2Vyc21hLCBQZXRl
cjwvYXV0aG9yPjxhdXRob3I+QmxhY2ssIExpbmRzZXkgSS48L2F1dGhvcj48L2F1dGhvcnM+PC9j
b250cmlidXRvcnM+PHRpdGxlcz48dGl0bGU+PHN0eWxlIGZhY2U9Im5vcm1hbCIgZm9udD0iZGVm
YXVsdCIgc2l6ZT0iMTAwJSI+SHVtYW4gcGFwaWxsb21hdmlydXMgdmFjY2luYXRpb24gYW1vbmcg
YWR1bHRzIGFnZWQgMTg8L3N0eWxlPjxzdHlsZSBmYWNlPSJub3JtYWwiIGZvbnQ9ImRlZmF1bHQi
IGNoYXJzZXQ9IjEiIHNpemU9IjEwMCUiPuKIkjwvc3R5bGU+PHN0eWxlIGZhY2U9Im5vcm1hbCIg
Zm9udD0iZGVmYXVsdCIgc2l6ZT0iMTAwJSI+MjYsIDIwMTM8L3N0eWxlPjxzdHlsZSBmYWNlPSJu
b3JtYWwiIGZvbnQ9ImRlZmF1bHQiIGNoYXJzZXQ9IjEiIHNpemU9IjEwMCUiPuKIkjwvc3R5bGU+
PHN0eWxlIGZhY2U9Im5vcm1hbCIgZm9udD0iZGVmYXVsdCIgc2l6ZT0iMTAwJSI+MjAxODwvc3R5
bGU+PC90aXRsZT48c2Vjb25kYXJ5LXRpdGxlPk5DSFMgRGF0YSBCcmllZjwvc2Vjb25kYXJ5LXRp
dGxlPjwvdGl0bGVzPjxlZGl0aW9uPm5vIDM1NDwvZWRpdGlvbj48ZGF0ZXM+PHllYXI+MjAyMDwv
eWVhcj48L2RhdGVzPjxwdWItbG9jYXRpb24+SHlhdHRzdmlsbGUsIE1EOiBOYXRpb25hbCBDZW50
ZXIgZm9yIEhlYWx0aCBTdGF0aXN0aWNzPC9wdWItbG9jYXRpb24+PHVybHM+PHJlbGF0ZWQtdXJs
cz48dXJsPmh0dHBzOi8vd3d3LmNkYy5nb3YvbmNocy9wcm9kdWN0cy9kYXRhYnJpZWZzL2RiMzU0
Lmh0bTwvdXJsPjwvcmVsYXRlZC11cmxzPjwvdXJscz48L3JlY29yZD48L0NpdGU+PC9FbmROb3Rl
PgB=
</w:fldData>
        </w:fldChar>
      </w:r>
      <w:r w:rsidR="00202627">
        <w:rPr>
          <w:rFonts w:ascii="Arial" w:hAnsi="Arial" w:cs="Arial"/>
          <w:sz w:val="22"/>
          <w:szCs w:val="22"/>
        </w:rPr>
        <w:instrText xml:space="preserve"> ADDIN EN.CITE.DATA </w:instrText>
      </w:r>
      <w:r w:rsidR="00202627">
        <w:rPr>
          <w:rFonts w:ascii="Arial" w:hAnsi="Arial" w:cs="Arial"/>
          <w:sz w:val="22"/>
          <w:szCs w:val="22"/>
        </w:rPr>
      </w:r>
      <w:r w:rsidR="00202627">
        <w:rPr>
          <w:rFonts w:ascii="Arial" w:hAnsi="Arial" w:cs="Arial"/>
          <w:sz w:val="22"/>
          <w:szCs w:val="22"/>
        </w:rPr>
        <w:fldChar w:fldCharType="end"/>
      </w:r>
      <w:r w:rsidR="00A817DD" w:rsidRPr="00124261">
        <w:rPr>
          <w:rFonts w:ascii="Arial" w:hAnsi="Arial" w:cs="Arial"/>
          <w:sz w:val="22"/>
          <w:szCs w:val="22"/>
        </w:rPr>
      </w:r>
      <w:r w:rsidR="00A817DD" w:rsidRPr="00124261">
        <w:rPr>
          <w:rFonts w:ascii="Arial" w:hAnsi="Arial" w:cs="Arial"/>
          <w:sz w:val="22"/>
          <w:szCs w:val="22"/>
        </w:rPr>
        <w:fldChar w:fldCharType="separate"/>
      </w:r>
      <w:r w:rsidR="00870E1C">
        <w:rPr>
          <w:rFonts w:ascii="Arial" w:hAnsi="Arial" w:cs="Arial"/>
          <w:noProof/>
          <w:sz w:val="22"/>
          <w:szCs w:val="22"/>
        </w:rPr>
        <w:t>(Black &amp; Boersma, 2021; Boersma &amp; Black, 2020; Lee et al., 2021)</w:t>
      </w:r>
      <w:r w:rsidR="00A817DD" w:rsidRPr="00124261">
        <w:rPr>
          <w:rFonts w:ascii="Arial" w:hAnsi="Arial" w:cs="Arial"/>
          <w:sz w:val="22"/>
          <w:szCs w:val="22"/>
        </w:rPr>
        <w:fldChar w:fldCharType="end"/>
      </w:r>
      <w:r w:rsidR="00A817DD" w:rsidRPr="00124261">
        <w:rPr>
          <w:rFonts w:ascii="Arial" w:hAnsi="Arial" w:cs="Arial"/>
          <w:sz w:val="22"/>
          <w:szCs w:val="22"/>
        </w:rPr>
        <w:t>.</w:t>
      </w:r>
    </w:p>
    <w:p w14:paraId="176F13E7" w14:textId="77777777" w:rsidR="00150C64" w:rsidRPr="00E2721F" w:rsidRDefault="00150C64" w:rsidP="00E2721F">
      <w:pPr>
        <w:spacing w:line="480" w:lineRule="auto"/>
        <w:rPr>
          <w:rFonts w:ascii="Arial" w:hAnsi="Arial" w:cs="Arial"/>
          <w:sz w:val="22"/>
          <w:szCs w:val="22"/>
        </w:rPr>
      </w:pPr>
    </w:p>
    <w:p w14:paraId="1C8483C7" w14:textId="4FDA97C8" w:rsidR="00150C64" w:rsidRPr="00E2721F" w:rsidRDefault="003E653B" w:rsidP="00E2721F">
      <w:pPr>
        <w:spacing w:line="480" w:lineRule="auto"/>
        <w:rPr>
          <w:rFonts w:ascii="Arial" w:hAnsi="Arial" w:cs="Arial"/>
          <w:sz w:val="22"/>
          <w:szCs w:val="22"/>
        </w:rPr>
      </w:pPr>
      <w:r w:rsidRPr="00E2721F">
        <w:rPr>
          <w:rFonts w:ascii="Arial" w:hAnsi="Arial" w:cs="Arial"/>
          <w:sz w:val="22"/>
          <w:szCs w:val="22"/>
        </w:rPr>
        <w:t xml:space="preserve">Similar trends </w:t>
      </w:r>
      <w:r w:rsidR="00B8639A" w:rsidRPr="00E2721F">
        <w:rPr>
          <w:rFonts w:ascii="Arial" w:hAnsi="Arial" w:cs="Arial"/>
          <w:sz w:val="22"/>
          <w:szCs w:val="22"/>
        </w:rPr>
        <w:t xml:space="preserve">in vaccine hesitancy and receipt </w:t>
      </w:r>
      <w:r w:rsidRPr="00E2721F">
        <w:rPr>
          <w:rFonts w:ascii="Arial" w:hAnsi="Arial" w:cs="Arial"/>
          <w:sz w:val="22"/>
          <w:szCs w:val="22"/>
        </w:rPr>
        <w:t xml:space="preserve">are also observed in rural populations across all age groups. The percentage of teens in rural areas that are fully vaccinated against HPV is 10 percentage points lower than teens in urban </w:t>
      </w:r>
      <w:r w:rsidRPr="00124261">
        <w:rPr>
          <w:rFonts w:ascii="Arial" w:hAnsi="Arial" w:cs="Arial"/>
          <w:sz w:val="22"/>
          <w:szCs w:val="22"/>
        </w:rPr>
        <w:t>areas</w:t>
      </w:r>
      <w:r w:rsidR="00D758AC" w:rsidRPr="00124261">
        <w:rPr>
          <w:rFonts w:ascii="Arial" w:hAnsi="Arial" w:cs="Arial"/>
          <w:sz w:val="22"/>
          <w:szCs w:val="22"/>
        </w:rPr>
        <w:t xml:space="preserve"> </w:t>
      </w:r>
      <w:r w:rsidR="00B4755E" w:rsidRPr="00124261">
        <w:rPr>
          <w:rFonts w:ascii="Arial" w:hAnsi="Arial" w:cs="Arial"/>
          <w:sz w:val="22"/>
          <w:szCs w:val="22"/>
        </w:rPr>
        <w:fldChar w:fldCharType="begin">
          <w:fldData xml:space="preserve">PEVuZE5vdGU+PENpdGU+PEF1dGhvcj5MZWU8L0F1dGhvcj48WWVhcj4yMDIxPC9ZZWFyPjxSZWNO
dW0+MTA8L1JlY051bT48RGlzcGxheVRleHQ+KExlZSBldCBhbC4sIDIwMjEpPC9EaXNwbGF5VGV4
dD48cmVjb3JkPjxyZWMtbnVtYmVyPjEwPC9yZWMtbnVtYmVyPjxmb3JlaWduLWtleXM+PGtleSBh
cHA9IkVOIiBkYi1pZD0iMnc1MDJ0enZ3ZmF2ZDRlZjJ3N3B4ZnM4MGYwcHNwNXg1end4IiB0aW1l
c3RhbXA9IjE2OTIxMjE0NjgiPjEwPC9rZXk+PC9mb3JlaWduLWtleXM+PHJlZi10eXBlIG5hbWU9
IkpvdXJuYWwgQXJ0aWNsZSI+MTc8L3JlZi10eXBlPjxjb250cmlidXRvcnM+PGF1dGhvcnM+PGF1
dGhvcj5MZWUsIE0uPC9hdXRob3I+PGF1dGhvcj5HZXJlbmQsIE0uIEEuPC9hdXRob3I+PGF1dGhv
cj5BZGplaSBCb2FreWUsIEUuPC9hdXRob3I+PC9hdXRob3JzPjwvY29udHJpYnV0b3JzPjxhdXRo
LWFkZHJlc3M+RGVwYXJ0bWVudCBvZiBQb3B1bGF0aW9uIFNjaWVuY2UgYW5kIFBvbGljeSwgU291
dGhlcm4gSWxsaW5vaXMgVW5pdmVyc2l0eSBTY2hvb2wgb2YgTWVkaWNpbmUsIFNwcmluZ2ZpZWxk
LCBJbGxpbm9pczsgU2ltb25zIENhbmNlciBJbnN0aXR1dGUsIFNvdXRoZXJuIElsbGlub2lzIFVu
aXZlcnNpdHkgU2Nob29sIG9mIE1lZGljaW5lLCBTcHJpbmdmaWVsZCwgSWxsaW5vaXMuIEVsZWN0
cm9uaWMgYWRkcmVzczogbWxlZTg4QHNpdW1lZC5lZHUuJiN4RDtEZXBhcnRtZW50IG9mIEJlaGF2
aW9yYWwgU2NpZW5jZXMgYW5kIFNvY2lhbCBNZWRpY2luZSwgRmxvcmlkYSBTdGF0ZSBVbml2ZXJz
aXR5IENvbGxlZ2Ugb2YgTWVkaWNpbmUsIFRhbGxhaGFzc2VlLCBGbG9yaWRhLiYjeEQ7RGVwYXJ0
bWVudCBvZiBQb3B1bGF0aW9uIFNjaWVuY2UgYW5kIFBvbGljeSwgU291dGhlcm4gSWxsaW5vaXMg
VW5pdmVyc2l0eSBTY2hvb2wgb2YgTWVkaWNpbmUsIFNwcmluZ2ZpZWxkLCBJbGxpbm9pczsgU2lt
b25zIENhbmNlciBJbnN0aXR1dGUsIFNvdXRoZXJuIElsbGlub2lzIFVuaXZlcnNpdHkgU2Nob29s
IG9mIE1lZGljaW5lLCBTcHJpbmdmaWVsZCwgSWxsaW5vaXMuPC9hdXRoLWFkZHJlc3M+PHRpdGxl
cz48dGl0bGU+UnVyYWwtVXJiYW4gRGlmZmVyZW5jZXMgaW4gSHVtYW4gUGFwaWxsb21hdmlydXMg
VmFjY2luYXRpb24gQW1vbmcgWW91bmcgQWR1bHRzIGluIDggVS5TLiBTdGF0ZXM8L3RpdGxlPjxz
ZWNvbmRhcnktdGl0bGU+QW0gSiBQcmV2IE1lZDwvc2Vjb25kYXJ5LXRpdGxlPjwvdGl0bGVzPjxw
ZXJpb2RpY2FsPjxmdWxsLXRpdGxlPkFtIEogUHJldiBNZWQ8L2Z1bGwtdGl0bGU+PC9wZXJpb2Rp
Y2FsPjxwYWdlcz4yOTgtMjk5PC9wYWdlcz48dm9sdW1lPjYwPC92b2x1bWU+PG51bWJlcj4yPC9u
dW1iZXI+PGVkaXRpb24+MjAyMDEwMTQ8L2VkaXRpb24+PGtleXdvcmRzPjxrZXl3b3JkPipBbHBo
YXBhcGlsbG9tYXZpcnVzPC9rZXl3b3JkPjxrZXl3b3JkPkh1bWFuczwva2V5d29yZD48a2V5d29y
ZD4qUGFwaWxsb21hdmlydXMgSW5mZWN0aW9ucy9lcGlkZW1pb2xvZ3kvcHJldmVudGlvbiAmYW1w
OyBjb250cm9sPC9rZXl3b3JkPjxrZXl3b3JkPipQYXBpbGxvbWF2aXJ1cyBWYWNjaW5lczwva2V5
d29yZD48a2V5d29yZD5SdXJhbCBQb3B1bGF0aW9uPC9rZXl3b3JkPjxrZXl3b3JkPlVuaXRlZCBT
dGF0ZXM8L2tleXdvcmQ+PGtleXdvcmQ+VXJiYW4gUG9wdWxhdGlvbjwva2V5d29yZD48a2V5d29y
ZD5WYWNjaW5hdGlvbjwva2V5d29yZD48a2V5d29yZD5Zb3VuZyBBZHVsdDwva2V5d29yZD48L2tl
eXdvcmRzPjxkYXRlcz48eWVhcj4yMDIxPC95ZWFyPjxwdWItZGF0ZXM+PGRhdGU+RmViPC9kYXRl
PjwvcHViLWRhdGVzPjwvZGF0ZXM+PGlzYm4+MDc0OS0zNzk3PC9pc2JuPjxhY2Nlc3Npb24tbnVt
PjMzMDY3MDY5PC9hY2Nlc3Npb24tbnVtPjx1cmxzPjwvdXJscz48ZWxlY3Ryb25pYy1yZXNvdXJj
ZS1udW0+MTAuMTAxNi9qLmFtZXByZS4yMDIwLjA3LjAyMzwvZWxlY3Ryb25pYy1yZXNvdXJjZS1u
dW0+PHJlbW90ZS1kYXRhYmFzZS1wcm92aWRlcj5OTE08L3JlbW90ZS1kYXRhYmFzZS1wcm92aWRl
cj48bGFuZ3VhZ2U+ZW5nPC9sYW5ndWFnZT48L3JlY29yZD48L0NpdGU+PC9FbmROb3RlPn==
</w:fldData>
        </w:fldChar>
      </w:r>
      <w:r w:rsidR="00B4755E" w:rsidRPr="00124261">
        <w:rPr>
          <w:rFonts w:ascii="Arial" w:hAnsi="Arial" w:cs="Arial"/>
          <w:sz w:val="22"/>
          <w:szCs w:val="22"/>
        </w:rPr>
        <w:instrText xml:space="preserve"> ADDIN EN.CITE </w:instrText>
      </w:r>
      <w:r w:rsidR="00B4755E" w:rsidRPr="00124261">
        <w:rPr>
          <w:rFonts w:ascii="Arial" w:hAnsi="Arial" w:cs="Arial"/>
          <w:sz w:val="22"/>
          <w:szCs w:val="22"/>
        </w:rPr>
        <w:fldChar w:fldCharType="begin">
          <w:fldData xml:space="preserve">PEVuZE5vdGU+PENpdGU+PEF1dGhvcj5MZWU8L0F1dGhvcj48WWVhcj4yMDIxPC9ZZWFyPjxSZWNO
dW0+MTA8L1JlY051bT48RGlzcGxheVRleHQ+KExlZSBldCBhbC4sIDIwMjEpPC9EaXNwbGF5VGV4
dD48cmVjb3JkPjxyZWMtbnVtYmVyPjEwPC9yZWMtbnVtYmVyPjxmb3JlaWduLWtleXM+PGtleSBh
cHA9IkVOIiBkYi1pZD0iMnc1MDJ0enZ3ZmF2ZDRlZjJ3N3B4ZnM4MGYwcHNwNXg1end4IiB0aW1l
c3RhbXA9IjE2OTIxMjE0NjgiPjEwPC9rZXk+PC9mb3JlaWduLWtleXM+PHJlZi10eXBlIG5hbWU9
IkpvdXJuYWwgQXJ0aWNsZSI+MTc8L3JlZi10eXBlPjxjb250cmlidXRvcnM+PGF1dGhvcnM+PGF1
dGhvcj5MZWUsIE0uPC9hdXRob3I+PGF1dGhvcj5HZXJlbmQsIE0uIEEuPC9hdXRob3I+PGF1dGhv
cj5BZGplaSBCb2FreWUsIEUuPC9hdXRob3I+PC9hdXRob3JzPjwvY29udHJpYnV0b3JzPjxhdXRo
LWFkZHJlc3M+RGVwYXJ0bWVudCBvZiBQb3B1bGF0aW9uIFNjaWVuY2UgYW5kIFBvbGljeSwgU291
dGhlcm4gSWxsaW5vaXMgVW5pdmVyc2l0eSBTY2hvb2wgb2YgTWVkaWNpbmUsIFNwcmluZ2ZpZWxk
LCBJbGxpbm9pczsgU2ltb25zIENhbmNlciBJbnN0aXR1dGUsIFNvdXRoZXJuIElsbGlub2lzIFVu
aXZlcnNpdHkgU2Nob29sIG9mIE1lZGljaW5lLCBTcHJpbmdmaWVsZCwgSWxsaW5vaXMuIEVsZWN0
cm9uaWMgYWRkcmVzczogbWxlZTg4QHNpdW1lZC5lZHUuJiN4RDtEZXBhcnRtZW50IG9mIEJlaGF2
aW9yYWwgU2NpZW5jZXMgYW5kIFNvY2lhbCBNZWRpY2luZSwgRmxvcmlkYSBTdGF0ZSBVbml2ZXJz
aXR5IENvbGxlZ2Ugb2YgTWVkaWNpbmUsIFRhbGxhaGFzc2VlLCBGbG9yaWRhLiYjeEQ7RGVwYXJ0
bWVudCBvZiBQb3B1bGF0aW9uIFNjaWVuY2UgYW5kIFBvbGljeSwgU291dGhlcm4gSWxsaW5vaXMg
VW5pdmVyc2l0eSBTY2hvb2wgb2YgTWVkaWNpbmUsIFNwcmluZ2ZpZWxkLCBJbGxpbm9pczsgU2lt
b25zIENhbmNlciBJbnN0aXR1dGUsIFNvdXRoZXJuIElsbGlub2lzIFVuaXZlcnNpdHkgU2Nob29s
IG9mIE1lZGljaW5lLCBTcHJpbmdmaWVsZCwgSWxsaW5vaXMuPC9hdXRoLWFkZHJlc3M+PHRpdGxl
cz48dGl0bGU+UnVyYWwtVXJiYW4gRGlmZmVyZW5jZXMgaW4gSHVtYW4gUGFwaWxsb21hdmlydXMg
VmFjY2luYXRpb24gQW1vbmcgWW91bmcgQWR1bHRzIGluIDggVS5TLiBTdGF0ZXM8L3RpdGxlPjxz
ZWNvbmRhcnktdGl0bGU+QW0gSiBQcmV2IE1lZDwvc2Vjb25kYXJ5LXRpdGxlPjwvdGl0bGVzPjxw
ZXJpb2RpY2FsPjxmdWxsLXRpdGxlPkFtIEogUHJldiBNZWQ8L2Z1bGwtdGl0bGU+PC9wZXJpb2Rp
Y2FsPjxwYWdlcz4yOTgtMjk5PC9wYWdlcz48dm9sdW1lPjYwPC92b2x1bWU+PG51bWJlcj4yPC9u
dW1iZXI+PGVkaXRpb24+MjAyMDEwMTQ8L2VkaXRpb24+PGtleXdvcmRzPjxrZXl3b3JkPipBbHBo
YXBhcGlsbG9tYXZpcnVzPC9rZXl3b3JkPjxrZXl3b3JkPkh1bWFuczwva2V5d29yZD48a2V5d29y
ZD4qUGFwaWxsb21hdmlydXMgSW5mZWN0aW9ucy9lcGlkZW1pb2xvZ3kvcHJldmVudGlvbiAmYW1w
OyBjb250cm9sPC9rZXl3b3JkPjxrZXl3b3JkPipQYXBpbGxvbWF2aXJ1cyBWYWNjaW5lczwva2V5
d29yZD48a2V5d29yZD5SdXJhbCBQb3B1bGF0aW9uPC9rZXl3b3JkPjxrZXl3b3JkPlVuaXRlZCBT
dGF0ZXM8L2tleXdvcmQ+PGtleXdvcmQ+VXJiYW4gUG9wdWxhdGlvbjwva2V5d29yZD48a2V5d29y
ZD5WYWNjaW5hdGlvbjwva2V5d29yZD48a2V5d29yZD5Zb3VuZyBBZHVsdDwva2V5d29yZD48L2tl
eXdvcmRzPjxkYXRlcz48eWVhcj4yMDIxPC95ZWFyPjxwdWItZGF0ZXM+PGRhdGU+RmViPC9kYXRl
PjwvcHViLWRhdGVzPjwvZGF0ZXM+PGlzYm4+MDc0OS0zNzk3PC9pc2JuPjxhY2Nlc3Npb24tbnVt
PjMzMDY3MDY5PC9hY2Nlc3Npb24tbnVtPjx1cmxzPjwvdXJscz48ZWxlY3Ryb25pYy1yZXNvdXJj
ZS1udW0+MTAuMTAxNi9qLmFtZXByZS4yMDIwLjA3LjAyMzwvZWxlY3Ryb25pYy1yZXNvdXJjZS1u
dW0+PHJlbW90ZS1kYXRhYmFzZS1wcm92aWRlcj5OTE08L3JlbW90ZS1kYXRhYmFzZS1wcm92aWRl
cj48bGFuZ3VhZ2U+ZW5nPC9sYW5ndWFnZT48L3JlY29yZD48L0NpdGU+PC9FbmROb3RlPn==
</w:fldData>
        </w:fldChar>
      </w:r>
      <w:r w:rsidR="00B4755E" w:rsidRPr="00124261">
        <w:rPr>
          <w:rFonts w:ascii="Arial" w:hAnsi="Arial" w:cs="Arial"/>
          <w:sz w:val="22"/>
          <w:szCs w:val="22"/>
        </w:rPr>
        <w:instrText xml:space="preserve"> ADDIN EN.CITE.DATA </w:instrText>
      </w:r>
      <w:r w:rsidR="00B4755E" w:rsidRPr="00124261">
        <w:rPr>
          <w:rFonts w:ascii="Arial" w:hAnsi="Arial" w:cs="Arial"/>
          <w:sz w:val="22"/>
          <w:szCs w:val="22"/>
        </w:rPr>
      </w:r>
      <w:r w:rsidR="00B4755E" w:rsidRPr="00124261">
        <w:rPr>
          <w:rFonts w:ascii="Arial" w:hAnsi="Arial" w:cs="Arial"/>
          <w:sz w:val="22"/>
          <w:szCs w:val="22"/>
        </w:rPr>
        <w:fldChar w:fldCharType="end"/>
      </w:r>
      <w:r w:rsidR="00B4755E" w:rsidRPr="00124261">
        <w:rPr>
          <w:rFonts w:ascii="Arial" w:hAnsi="Arial" w:cs="Arial"/>
          <w:sz w:val="22"/>
          <w:szCs w:val="22"/>
        </w:rPr>
      </w:r>
      <w:r w:rsidR="00B4755E" w:rsidRPr="00124261">
        <w:rPr>
          <w:rFonts w:ascii="Arial" w:hAnsi="Arial" w:cs="Arial"/>
          <w:sz w:val="22"/>
          <w:szCs w:val="22"/>
        </w:rPr>
        <w:fldChar w:fldCharType="separate"/>
      </w:r>
      <w:r w:rsidR="00B4755E" w:rsidRPr="00124261">
        <w:rPr>
          <w:rFonts w:ascii="Arial" w:hAnsi="Arial" w:cs="Arial"/>
          <w:noProof/>
          <w:sz w:val="22"/>
          <w:szCs w:val="22"/>
        </w:rPr>
        <w:t>(Lee et al., 2021)</w:t>
      </w:r>
      <w:r w:rsidR="00B4755E" w:rsidRPr="00124261">
        <w:rPr>
          <w:rFonts w:ascii="Arial" w:hAnsi="Arial" w:cs="Arial"/>
          <w:sz w:val="22"/>
          <w:szCs w:val="22"/>
        </w:rPr>
        <w:fldChar w:fldCharType="end"/>
      </w:r>
      <w:r w:rsidR="00B4755E" w:rsidRPr="00124261">
        <w:rPr>
          <w:rFonts w:ascii="Arial" w:hAnsi="Arial" w:cs="Arial"/>
          <w:sz w:val="22"/>
          <w:szCs w:val="22"/>
        </w:rPr>
        <w:t xml:space="preserve">. </w:t>
      </w:r>
      <w:r w:rsidR="00D551B6" w:rsidRPr="00124261">
        <w:rPr>
          <w:rFonts w:ascii="Arial" w:hAnsi="Arial" w:cs="Arial"/>
          <w:sz w:val="22"/>
          <w:szCs w:val="22"/>
        </w:rPr>
        <w:t>Overall</w:t>
      </w:r>
      <w:r w:rsidR="00D551B6">
        <w:rPr>
          <w:rFonts w:ascii="Arial" w:hAnsi="Arial" w:cs="Arial"/>
          <w:sz w:val="22"/>
          <w:szCs w:val="22"/>
        </w:rPr>
        <w:t xml:space="preserve"> v</w:t>
      </w:r>
      <w:r w:rsidRPr="00E2721F">
        <w:rPr>
          <w:rFonts w:ascii="Arial" w:hAnsi="Arial" w:cs="Arial"/>
          <w:sz w:val="22"/>
          <w:szCs w:val="22"/>
        </w:rPr>
        <w:t xml:space="preserve">accine coverage is lower in children and teens in rural areas, with lower rates of influenza vaccination coverage </w:t>
      </w:r>
      <w:r w:rsidR="00813710">
        <w:rPr>
          <w:rFonts w:ascii="Arial" w:hAnsi="Arial" w:cs="Arial"/>
          <w:sz w:val="22"/>
          <w:szCs w:val="22"/>
        </w:rPr>
        <w:lastRenderedPageBreak/>
        <w:fldChar w:fldCharType="begin"/>
      </w:r>
      <w:r w:rsidR="00813710">
        <w:rPr>
          <w:rFonts w:ascii="Arial" w:hAnsi="Arial" w:cs="Arial"/>
          <w:sz w:val="22"/>
          <w:szCs w:val="22"/>
        </w:rPr>
        <w:instrText xml:space="preserve"> ADDIN EN.CITE &lt;EndNote&gt;&lt;Cite&gt;&lt;Author&gt;Zhai&lt;/Author&gt;&lt;Year&gt;2020&lt;/Year&gt;&lt;RecNum&gt;37&lt;/RecNum&gt;&lt;DisplayText&gt;(Zhai et al., 2020)&lt;/DisplayText&gt;&lt;record&gt;&lt;rec-number&gt;37&lt;/rec-number&gt;&lt;foreign-keys&gt;&lt;key app="EN" db-id="2w502tzvwfavd4ef2w7pxfs80f0psp5x5zwx" timestamp="1692729410"&gt;37&lt;/key&gt;&lt;/foreign-keys&gt;&lt;ref-type name="Journal Article"&gt;17&lt;/ref-type&gt;&lt;contributors&gt;&lt;authors&gt;&lt;author&gt;Zhai, Yusheng&lt;/author&gt;&lt;author&gt;Santibanez, Tammy A.&lt;/author&gt;&lt;author&gt;Kahn, Katherine E.&lt;/author&gt;&lt;author&gt;Srivastav, Anup&lt;/author&gt;&lt;author&gt;Walker, Tanja Y.&lt;/author&gt;&lt;author&gt;Singleton, James A.&lt;/author&gt;&lt;/authors&gt;&lt;/contributors&gt;&lt;titles&gt;&lt;title&gt;Rural, urban, and suburban differences in influenza vaccination coverage among children Vaccine, 38(48), 7596–7602&lt;/title&gt;&lt;/titles&gt;&lt;dates&gt;&lt;year&gt;2020&lt;/year&gt;&lt;/dates&gt;&lt;urls&gt;&lt;/urls&gt;&lt;electronic-resource-num&gt;https://doi.org/10.1016/j.vaccine.2020.10.030&lt;/electronic-resource-num&gt;&lt;/record&gt;&lt;/Cite&gt;&lt;/EndNote&gt;</w:instrText>
      </w:r>
      <w:r w:rsidR="00813710">
        <w:rPr>
          <w:rFonts w:ascii="Arial" w:hAnsi="Arial" w:cs="Arial"/>
          <w:sz w:val="22"/>
          <w:szCs w:val="22"/>
        </w:rPr>
        <w:fldChar w:fldCharType="separate"/>
      </w:r>
      <w:r w:rsidR="00813710">
        <w:rPr>
          <w:rFonts w:ascii="Arial" w:hAnsi="Arial" w:cs="Arial"/>
          <w:noProof/>
          <w:sz w:val="22"/>
          <w:szCs w:val="22"/>
        </w:rPr>
        <w:t>(Zhai et al., 2020)</w:t>
      </w:r>
      <w:r w:rsidR="00813710">
        <w:rPr>
          <w:rFonts w:ascii="Arial" w:hAnsi="Arial" w:cs="Arial"/>
          <w:sz w:val="22"/>
          <w:szCs w:val="22"/>
        </w:rPr>
        <w:fldChar w:fldCharType="end"/>
      </w:r>
      <w:r w:rsidRPr="00E2721F">
        <w:rPr>
          <w:rFonts w:ascii="Arial" w:hAnsi="Arial" w:cs="Arial"/>
          <w:sz w:val="22"/>
          <w:szCs w:val="22"/>
        </w:rPr>
        <w:t xml:space="preserve"> and lower rates of meningococcal conjugate vaccine coverage </w:t>
      </w:r>
      <w:r w:rsidR="003A3DC7">
        <w:rPr>
          <w:rFonts w:ascii="Arial" w:hAnsi="Arial" w:cs="Arial"/>
          <w:sz w:val="22"/>
          <w:szCs w:val="22"/>
        </w:rPr>
        <w:fldChar w:fldCharType="begin">
          <w:fldData xml:space="preserve">PEVuZE5vdGU+PENpdGU+PEF1dGhvcj5XYWxrZXI8L0F1dGhvcj48WWVhcj4yMDE4PC9ZZWFyPjxS
ZWNOdW0+MzQ8L1JlY051bT48RGlzcGxheVRleHQ+KFdhbGtlciBldCBhbC4sIDIwMTgpPC9EaXNw
bGF5VGV4dD48cmVjb3JkPjxyZWMtbnVtYmVyPjM0PC9yZWMtbnVtYmVyPjxmb3JlaWduLWtleXM+
PGtleSBhcHA9IkVOIiBkYi1pZD0iMnc1MDJ0enZ3ZmF2ZDRlZjJ3N3B4ZnM4MGYwcHNwNXg1end4
IiB0aW1lc3RhbXA9IjE2OTI3Mjg2NTYiPjM0PC9rZXk+PC9mb3JlaWduLWtleXM+PHJlZi10eXBl
IG5hbWU9IkpvdXJuYWwgQXJ0aWNsZSI+MTc8L3JlZi10eXBlPjxjb250cmlidXRvcnM+PGF1dGhv
cnM+PGF1dGhvcj5XYWxrZXIsIFQuIFkuPC9hdXRob3I+PGF1dGhvcj5FbGFtLUV2YW5zLCBMLiBE
LjwvYXV0aG9yPjxhdXRob3I+WWFua2V5LCBELjwvYXV0aG9yPjxhdXRob3I+TWFya293aXR6LCBM
LiBFLjwvYXV0aG9yPjxhdXRob3I+V2lsbGlhbXMsIEMuIEwuPC9hdXRob3I+PGF1dGhvcj5NYmFl
eWksIFMuIEEuPC9hdXRob3I+PGF1dGhvcj5GcmVkdWEsIEIuPC9hdXRob3I+PGF1dGhvcj5TdG9r
bGV5LCBTLjwvYXV0aG9yPjwvYXV0aG9ycz48L2NvbnRyaWJ1dG9ycz48dGl0bGVzPjx0aXRsZT5O
YXRpb25hbCwgUmVnaW9uYWwsIFN0YXRlLCBhbmQgU2VsZWN0ZWQgTG9jYWwgQXJlYSBWYWNjaW5h
dGlvbiBDb3ZlcmFnZSBBbW9uZyBBZG9sZXNjZW50cyBBZ2VkIDEzLTE3IFllYXJzIC0gVW5pdGVk
IFN0YXRlcywgMjAxNzwvdGl0bGU+PHNlY29uZGFyeS10aXRsZT5NTVdSIE1vcmIgTW9ydGFsIFdr
bHkgUmVwPC9zZWNvbmRhcnktdGl0bGU+PC90aXRsZXM+PHBlcmlvZGljYWw+PGZ1bGwtdGl0bGU+
TU1XUiBNb3JiIE1vcnRhbCBXa2x5IFJlcDwvZnVsbC10aXRsZT48L3BlcmlvZGljYWw+PHBhZ2Vz
PjkwOS05MTc8L3BhZ2VzPjx2b2x1bWU+Njc8L3ZvbHVtZT48bnVtYmVyPjMzPC9udW1iZXI+PGVk
aXRpb24+MjAxODA4MjQ8L2VkaXRpb24+PGtleXdvcmRzPjxrZXl3b3JkPkFkb2xlc2NlbnQ8L2tl
eXdvcmQ+PGtleXdvcmQ+QWR2aXNvcnkgQ29tbWl0dGVlczwva2V5d29yZD48a2V5d29yZD5DaGlj
a2VucG94IFZhY2NpbmUvYWRtaW5pc3RyYXRpb24gJmFtcDsgZG9zYWdlPC9rZXl3b3JkPjxrZXl3
b3JkPkRpcGh0aGVyaWEtVGV0YW51cy1hY2VsbHVsYXIgUGVydHVzc2lzIFZhY2NpbmVzL2FkbWlu
aXN0cmF0aW9uICZhbXA7IGRvc2FnZTwva2V5d29yZD48a2V5d29yZD5EaXN0cmljdCBvZiBDb2x1
bWJpYTwva2V5d29yZD48a2V5d29yZD5GZW1hbGU8L2tleXdvcmQ+PGtleXdvcmQ+SGVhbHRoIENh
cmUgU3VydmV5czwva2V5d29yZD48a2V5d29yZD5IZXBhdGl0aXMgQiBWYWNjaW5lcy9hZG1pbmlz
dHJhdGlvbiAmYW1wOyBkb3NhZ2U8L2tleXdvcmQ+PGtleXdvcmQ+SHVtYW5zPC9rZXl3b3JkPjxr
ZXl3b3JkPkltbXVuaXphdGlvbiBTY2hlZHVsZTwva2V5d29yZD48a2V5d29yZD5NYWxlPC9rZXl3
b3JkPjxrZXl3b3JkPk1lYXNsZXMtTXVtcHMtUnViZWxsYSBWYWNjaW5lL2FkbWluaXN0cmF0aW9u
ICZhbXA7IGRvc2FnZTwva2V5d29yZD48a2V5d29yZD5NZW5pbmdvY29jY2FsIFZhY2NpbmVzL2Fk
bWluaXN0cmF0aW9uICZhbXA7IGRvc2FnZTwva2V5d29yZD48a2V5d29yZD5QYXBpbGxvbWF2aXJ1
cyBWYWNjaW5lcy9hZG1pbmlzdHJhdGlvbiAmYW1wOyBkb3NhZ2U8L2tleXdvcmQ+PGtleXdvcmQ+
UG92ZXJ0eS9zdGF0aXN0aWNzICZhbXA7IG51bWVyaWNhbCBkYXRhPC9rZXl3b3JkPjxrZXl3b3Jk
PlByYWN0aWNlIEd1aWRlbGluZXMgYXMgVG9waWM8L2tleXdvcmQ+PGtleXdvcmQ+VW5pdGVkIFN0
YXRlczwva2V5d29yZD48a2V5d29yZD5WYWNjaW5hdGlvbiBDb3ZlcmFnZS8qc3RhdGlzdGljcyAm
YW1wOyBudW1lcmljYWwgZGF0YTwva2V5d29yZD48a2V5d29yZD5WYWNjaW5lcy8qYWRtaW5pc3Ry
YXRpb24gJmFtcDsgZG9zYWdlPC9rZXl3b3JkPjxrZXl3b3JkPlZhY2NpbmVzLCBDb25qdWdhdGUv
YWRtaW5pc3RyYXRpb24gJmFtcDsgZG9zYWdlPC9rZXl3b3JkPjwva2V5d29yZHM+PGRhdGVzPjx5
ZWFyPjIwMTg8L3llYXI+PHB1Yi1kYXRlcz48ZGF0ZT5BdWcgMjQ8L2RhdGU+PC9wdWItZGF0ZXM+
PC9kYXRlcz48aXNibj4wMTQ5LTIxOTUgKFByaW50KSYjeEQ7MDE0OS0yMTk1PC9pc2JuPjxhY2Nl
c3Npb24tbnVtPjMwMTM4MzA1PC9hY2Nlc3Npb24tbnVtPjx1cmxzPjwvdXJscz48Y3VzdG9tMT5B
bGwgYXV0aG9ycyBoYXZlIGNvbXBsZXRlZCBhbmQgc3VibWl0dGVkIHRoZSBJQ01KRSBmb3JtIGZv
ciBkaXNjbG9zdXJlIG9mIHBvdGVudGlhbCBjb25mbGljdHMgb2YgaW50ZXJlc3QuIE5vIHBvdGVu
dGlhbCBjb25mbGljdHMgb2YgaW50ZXJlc3Qgd2VyZSBkaXNjbG9zZWQuPC9jdXN0b20xPjxjdXN0
b20yPlBNQzYxMDczMjM8L2N1c3RvbTI+PGVsZWN0cm9uaWMtcmVzb3VyY2UtbnVtPjEwLjE1NTg1
L21td3IubW02NzMzYTE8L2VsZWN0cm9uaWMtcmVzb3VyY2UtbnVtPjxyZW1vdGUtZGF0YWJhc2Ut
cHJvdmlkZXI+TkxNPC9yZW1vdGUtZGF0YWJhc2UtcHJvdmlkZXI+PGxhbmd1YWdlPmVuZzwvbGFu
Z3VhZ2U+PC9yZWNvcmQ+PC9DaXRlPjwvRW5kTm90ZT4A
</w:fldData>
        </w:fldChar>
      </w:r>
      <w:r w:rsidR="003A3DC7">
        <w:rPr>
          <w:rFonts w:ascii="Arial" w:hAnsi="Arial" w:cs="Arial"/>
          <w:sz w:val="22"/>
          <w:szCs w:val="22"/>
        </w:rPr>
        <w:instrText xml:space="preserve"> ADDIN EN.CITE </w:instrText>
      </w:r>
      <w:r w:rsidR="003A3DC7">
        <w:rPr>
          <w:rFonts w:ascii="Arial" w:hAnsi="Arial" w:cs="Arial"/>
          <w:sz w:val="22"/>
          <w:szCs w:val="22"/>
        </w:rPr>
        <w:fldChar w:fldCharType="begin">
          <w:fldData xml:space="preserve">PEVuZE5vdGU+PENpdGU+PEF1dGhvcj5XYWxrZXI8L0F1dGhvcj48WWVhcj4yMDE4PC9ZZWFyPjxS
ZWNOdW0+MzQ8L1JlY051bT48RGlzcGxheVRleHQ+KFdhbGtlciBldCBhbC4sIDIwMTgpPC9EaXNw
bGF5VGV4dD48cmVjb3JkPjxyZWMtbnVtYmVyPjM0PC9yZWMtbnVtYmVyPjxmb3JlaWduLWtleXM+
PGtleSBhcHA9IkVOIiBkYi1pZD0iMnc1MDJ0enZ3ZmF2ZDRlZjJ3N3B4ZnM4MGYwcHNwNXg1end4
IiB0aW1lc3RhbXA9IjE2OTI3Mjg2NTYiPjM0PC9rZXk+PC9mb3JlaWduLWtleXM+PHJlZi10eXBl
IG5hbWU9IkpvdXJuYWwgQXJ0aWNsZSI+MTc8L3JlZi10eXBlPjxjb250cmlidXRvcnM+PGF1dGhv
cnM+PGF1dGhvcj5XYWxrZXIsIFQuIFkuPC9hdXRob3I+PGF1dGhvcj5FbGFtLUV2YW5zLCBMLiBE
LjwvYXV0aG9yPjxhdXRob3I+WWFua2V5LCBELjwvYXV0aG9yPjxhdXRob3I+TWFya293aXR6LCBM
LiBFLjwvYXV0aG9yPjxhdXRob3I+V2lsbGlhbXMsIEMuIEwuPC9hdXRob3I+PGF1dGhvcj5NYmFl
eWksIFMuIEEuPC9hdXRob3I+PGF1dGhvcj5GcmVkdWEsIEIuPC9hdXRob3I+PGF1dGhvcj5TdG9r
bGV5LCBTLjwvYXV0aG9yPjwvYXV0aG9ycz48L2NvbnRyaWJ1dG9ycz48dGl0bGVzPjx0aXRsZT5O
YXRpb25hbCwgUmVnaW9uYWwsIFN0YXRlLCBhbmQgU2VsZWN0ZWQgTG9jYWwgQXJlYSBWYWNjaW5h
dGlvbiBDb3ZlcmFnZSBBbW9uZyBBZG9sZXNjZW50cyBBZ2VkIDEzLTE3IFllYXJzIC0gVW5pdGVk
IFN0YXRlcywgMjAxNzwvdGl0bGU+PHNlY29uZGFyeS10aXRsZT5NTVdSIE1vcmIgTW9ydGFsIFdr
bHkgUmVwPC9zZWNvbmRhcnktdGl0bGU+PC90aXRsZXM+PHBlcmlvZGljYWw+PGZ1bGwtdGl0bGU+
TU1XUiBNb3JiIE1vcnRhbCBXa2x5IFJlcDwvZnVsbC10aXRsZT48L3BlcmlvZGljYWw+PHBhZ2Vz
PjkwOS05MTc8L3BhZ2VzPjx2b2x1bWU+Njc8L3ZvbHVtZT48bnVtYmVyPjMzPC9udW1iZXI+PGVk
aXRpb24+MjAxODA4MjQ8L2VkaXRpb24+PGtleXdvcmRzPjxrZXl3b3JkPkFkb2xlc2NlbnQ8L2tl
eXdvcmQ+PGtleXdvcmQ+QWR2aXNvcnkgQ29tbWl0dGVlczwva2V5d29yZD48a2V5d29yZD5DaGlj
a2VucG94IFZhY2NpbmUvYWRtaW5pc3RyYXRpb24gJmFtcDsgZG9zYWdlPC9rZXl3b3JkPjxrZXl3
b3JkPkRpcGh0aGVyaWEtVGV0YW51cy1hY2VsbHVsYXIgUGVydHVzc2lzIFZhY2NpbmVzL2FkbWlu
aXN0cmF0aW9uICZhbXA7IGRvc2FnZTwva2V5d29yZD48a2V5d29yZD5EaXN0cmljdCBvZiBDb2x1
bWJpYTwva2V5d29yZD48a2V5d29yZD5GZW1hbGU8L2tleXdvcmQ+PGtleXdvcmQ+SGVhbHRoIENh
cmUgU3VydmV5czwva2V5d29yZD48a2V5d29yZD5IZXBhdGl0aXMgQiBWYWNjaW5lcy9hZG1pbmlz
dHJhdGlvbiAmYW1wOyBkb3NhZ2U8L2tleXdvcmQ+PGtleXdvcmQ+SHVtYW5zPC9rZXl3b3JkPjxr
ZXl3b3JkPkltbXVuaXphdGlvbiBTY2hlZHVsZTwva2V5d29yZD48a2V5d29yZD5NYWxlPC9rZXl3
b3JkPjxrZXl3b3JkPk1lYXNsZXMtTXVtcHMtUnViZWxsYSBWYWNjaW5lL2FkbWluaXN0cmF0aW9u
ICZhbXA7IGRvc2FnZTwva2V5d29yZD48a2V5d29yZD5NZW5pbmdvY29jY2FsIFZhY2NpbmVzL2Fk
bWluaXN0cmF0aW9uICZhbXA7IGRvc2FnZTwva2V5d29yZD48a2V5d29yZD5QYXBpbGxvbWF2aXJ1
cyBWYWNjaW5lcy9hZG1pbmlzdHJhdGlvbiAmYW1wOyBkb3NhZ2U8L2tleXdvcmQ+PGtleXdvcmQ+
UG92ZXJ0eS9zdGF0aXN0aWNzICZhbXA7IG51bWVyaWNhbCBkYXRhPC9rZXl3b3JkPjxrZXl3b3Jk
PlByYWN0aWNlIEd1aWRlbGluZXMgYXMgVG9waWM8L2tleXdvcmQ+PGtleXdvcmQ+VW5pdGVkIFN0
YXRlczwva2V5d29yZD48a2V5d29yZD5WYWNjaW5hdGlvbiBDb3ZlcmFnZS8qc3RhdGlzdGljcyAm
YW1wOyBudW1lcmljYWwgZGF0YTwva2V5d29yZD48a2V5d29yZD5WYWNjaW5lcy8qYWRtaW5pc3Ry
YXRpb24gJmFtcDsgZG9zYWdlPC9rZXl3b3JkPjxrZXl3b3JkPlZhY2NpbmVzLCBDb25qdWdhdGUv
YWRtaW5pc3RyYXRpb24gJmFtcDsgZG9zYWdlPC9rZXl3b3JkPjwva2V5d29yZHM+PGRhdGVzPjx5
ZWFyPjIwMTg8L3llYXI+PHB1Yi1kYXRlcz48ZGF0ZT5BdWcgMjQ8L2RhdGU+PC9wdWItZGF0ZXM+
PC9kYXRlcz48aXNibj4wMTQ5LTIxOTUgKFByaW50KSYjeEQ7MDE0OS0yMTk1PC9pc2JuPjxhY2Nl
c3Npb24tbnVtPjMwMTM4MzA1PC9hY2Nlc3Npb24tbnVtPjx1cmxzPjwvdXJscz48Y3VzdG9tMT5B
bGwgYXV0aG9ycyBoYXZlIGNvbXBsZXRlZCBhbmQgc3VibWl0dGVkIHRoZSBJQ01KRSBmb3JtIGZv
ciBkaXNjbG9zdXJlIG9mIHBvdGVudGlhbCBjb25mbGljdHMgb2YgaW50ZXJlc3QuIE5vIHBvdGVu
dGlhbCBjb25mbGljdHMgb2YgaW50ZXJlc3Qgd2VyZSBkaXNjbG9zZWQuPC9jdXN0b20xPjxjdXN0
b20yPlBNQzYxMDczMjM8L2N1c3RvbTI+PGVsZWN0cm9uaWMtcmVzb3VyY2UtbnVtPjEwLjE1NTg1
L21td3IubW02NzMzYTE8L2VsZWN0cm9uaWMtcmVzb3VyY2UtbnVtPjxyZW1vdGUtZGF0YWJhc2Ut
cHJvdmlkZXI+TkxNPC9yZW1vdGUtZGF0YWJhc2UtcHJvdmlkZXI+PGxhbmd1YWdlPmVuZzwvbGFu
Z3VhZ2U+PC9yZWNvcmQ+PC9DaXRlPjwvRW5kTm90ZT4A
</w:fldData>
        </w:fldChar>
      </w:r>
      <w:r w:rsidR="003A3DC7">
        <w:rPr>
          <w:rFonts w:ascii="Arial" w:hAnsi="Arial" w:cs="Arial"/>
          <w:sz w:val="22"/>
          <w:szCs w:val="22"/>
        </w:rPr>
        <w:instrText xml:space="preserve"> ADDIN EN.CITE.DATA </w:instrText>
      </w:r>
      <w:r w:rsidR="003A3DC7">
        <w:rPr>
          <w:rFonts w:ascii="Arial" w:hAnsi="Arial" w:cs="Arial"/>
          <w:sz w:val="22"/>
          <w:szCs w:val="22"/>
        </w:rPr>
      </w:r>
      <w:r w:rsidR="003A3DC7">
        <w:rPr>
          <w:rFonts w:ascii="Arial" w:hAnsi="Arial" w:cs="Arial"/>
          <w:sz w:val="22"/>
          <w:szCs w:val="22"/>
        </w:rPr>
        <w:fldChar w:fldCharType="end"/>
      </w:r>
      <w:r w:rsidR="003A3DC7">
        <w:rPr>
          <w:rFonts w:ascii="Arial" w:hAnsi="Arial" w:cs="Arial"/>
          <w:sz w:val="22"/>
          <w:szCs w:val="22"/>
        </w:rPr>
      </w:r>
      <w:r w:rsidR="003A3DC7">
        <w:rPr>
          <w:rFonts w:ascii="Arial" w:hAnsi="Arial" w:cs="Arial"/>
          <w:sz w:val="22"/>
          <w:szCs w:val="22"/>
        </w:rPr>
        <w:fldChar w:fldCharType="separate"/>
      </w:r>
      <w:r w:rsidR="003A3DC7">
        <w:rPr>
          <w:rFonts w:ascii="Arial" w:hAnsi="Arial" w:cs="Arial"/>
          <w:noProof/>
          <w:sz w:val="22"/>
          <w:szCs w:val="22"/>
        </w:rPr>
        <w:t>(Walker et al., 2018)</w:t>
      </w:r>
      <w:r w:rsidR="003A3DC7">
        <w:rPr>
          <w:rFonts w:ascii="Arial" w:hAnsi="Arial" w:cs="Arial"/>
          <w:sz w:val="22"/>
          <w:szCs w:val="22"/>
        </w:rPr>
        <w:fldChar w:fldCharType="end"/>
      </w:r>
      <w:r w:rsidR="003A3DC7">
        <w:rPr>
          <w:rFonts w:ascii="Arial" w:hAnsi="Arial" w:cs="Arial"/>
          <w:sz w:val="22"/>
          <w:szCs w:val="22"/>
        </w:rPr>
        <w:t>.</w:t>
      </w:r>
    </w:p>
    <w:p w14:paraId="124867A1" w14:textId="77777777" w:rsidR="00150C64" w:rsidRPr="00E2721F" w:rsidRDefault="00150C64" w:rsidP="00E2721F">
      <w:pPr>
        <w:spacing w:line="480" w:lineRule="auto"/>
        <w:rPr>
          <w:rFonts w:ascii="Arial" w:hAnsi="Arial" w:cs="Arial"/>
          <w:sz w:val="22"/>
          <w:szCs w:val="22"/>
        </w:rPr>
      </w:pPr>
    </w:p>
    <w:p w14:paraId="724D1BD1" w14:textId="550DE191" w:rsidR="003E653B" w:rsidRPr="00E2721F" w:rsidRDefault="00543E8D" w:rsidP="00E2721F">
      <w:pPr>
        <w:spacing w:line="480" w:lineRule="auto"/>
        <w:rPr>
          <w:rFonts w:ascii="Arial" w:hAnsi="Arial" w:cs="Arial"/>
          <w:sz w:val="22"/>
          <w:szCs w:val="22"/>
        </w:rPr>
      </w:pPr>
      <w:r w:rsidRPr="00E2721F">
        <w:rPr>
          <w:rFonts w:ascii="Arial" w:hAnsi="Arial" w:cs="Arial"/>
          <w:sz w:val="22"/>
          <w:szCs w:val="22"/>
        </w:rPr>
        <w:t xml:space="preserve">Our findings demonstrated that </w:t>
      </w:r>
      <w:r w:rsidR="00B8639A" w:rsidRPr="00E2721F">
        <w:rPr>
          <w:rFonts w:ascii="Arial" w:hAnsi="Arial" w:cs="Arial"/>
          <w:sz w:val="22"/>
          <w:szCs w:val="22"/>
        </w:rPr>
        <w:t xml:space="preserve">rural </w:t>
      </w:r>
      <w:r w:rsidR="0006091E">
        <w:rPr>
          <w:rFonts w:ascii="Arial" w:hAnsi="Arial" w:cs="Arial"/>
          <w:sz w:val="22"/>
          <w:szCs w:val="22"/>
        </w:rPr>
        <w:t>YAs</w:t>
      </w:r>
      <w:r w:rsidR="00B8639A" w:rsidRPr="00E2721F">
        <w:rPr>
          <w:rFonts w:ascii="Arial" w:hAnsi="Arial" w:cs="Arial"/>
          <w:sz w:val="22"/>
          <w:szCs w:val="22"/>
        </w:rPr>
        <w:t xml:space="preserve"> were half as likely indicate intent to vaccinate against COVID-19</w:t>
      </w:r>
      <w:r w:rsidR="0053144C">
        <w:rPr>
          <w:rFonts w:ascii="Arial" w:hAnsi="Arial" w:cs="Arial"/>
          <w:sz w:val="22"/>
          <w:szCs w:val="22"/>
        </w:rPr>
        <w:t xml:space="preserve"> than urban YAs</w:t>
      </w:r>
      <w:r w:rsidR="00B8639A" w:rsidRPr="00E2721F">
        <w:rPr>
          <w:rFonts w:ascii="Arial" w:hAnsi="Arial" w:cs="Arial"/>
          <w:sz w:val="22"/>
          <w:szCs w:val="22"/>
        </w:rPr>
        <w:t xml:space="preserve">. This is consistent with data that demonstrates that adults in rural areas are less likely to report intent to vaccinate against COVID-19 </w:t>
      </w:r>
      <w:r w:rsidR="00585CBD">
        <w:rPr>
          <w:rFonts w:ascii="Arial" w:hAnsi="Arial" w:cs="Arial"/>
          <w:sz w:val="22"/>
          <w:szCs w:val="22"/>
        </w:rPr>
        <w:fldChar w:fldCharType="begin">
          <w:fldData xml:space="preserve">PEVuZE5vdGU+PENpdGU+PEF1dGhvcj5NYW5uPC9BdXRob3I+PFllYXI+MjAyMjwvWWVhcj48UmVj
TnVtPjc8L1JlY051bT48RGlzcGxheVRleHQ+KE1hbm4gZXQgYWwuLCAyMDIyKTwvRGlzcGxheVRl
eHQ+PHJlY29yZD48cmVjLW51bWJlcj43PC9yZWMtbnVtYmVyPjxmb3JlaWduLWtleXM+PGtleSBh
cHA9IkVOIiBkYi1pZD0iMnc1MDJ0enZ3ZmF2ZDRlZjJ3N3B4ZnM4MGYwcHNwNXg1end4IiB0aW1l
c3RhbXA9IjE2OTE1Mjk2OTYiPjc8L2tleT48L2ZvcmVpZ24ta2V5cz48cmVmLXR5cGUgbmFtZT0i
Sm91cm5hbCBBcnRpY2xlIj4xNzwvcmVmLXR5cGU+PGNvbnRyaWJ1dG9ycz48YXV0aG9ycz48YXV0
aG9yPk1hbm4sIFMuPC9hdXRob3I+PGF1dGhvcj5DaHJpc3RpbmksIEsuPC9hdXRob3I+PGF1dGhv
cj5DaGFpLCBZLjwvYXV0aG9yPjxhdXRob3I+Q2hhbmcsIEMuIFAuPC9hdXRob3I+PGF1dGhvcj5I
YXNoaWJlLCBNLjwvYXV0aG9yPjxhdXRob3I+S2Vwa2EsIEQuPC9hdXRob3I+PC9hdXRob3JzPjwv
Y29udHJpYnV0b3JzPjxhdXRoLWFkZHJlc3M+VW5pdmVyc2l0eSBvZiBVdGFoIFNjaG9vbCBvZiBN
ZWRpY2luZSwgU2FsdCBMYWtlIENpdHksIFVULCBVU0EuJiN4RDtIdW50c21hbiBDYW5jZXIgSW5z
dGl0dXRlLCBVbml2ZXJzaXR5IG9mIFV0YWgsIFNhbHQgTGFrZSBDaXR5LCBVVCwgVVNBLiYjeEQ7
RmllbGRpbmcgU2Nob29sIG9mIFB1YmxpYyBIZWFsdGgsIFVuaXZlcnNpdHkgb2YgQ2FsaWZvcm5p
YSwgTG9zIEFuZ2VsZXMsIENBLCBVU0EuJiN4RDtEaXZpc2lvbiBvZiBQdWJsaWMgSGVhbHRoLCBE
ZXBhcnRtZW50IG9mIEZhbWlseSAmYW1wOyBQcmV2ZW50aXZlIE1lZGljaW5lLCBVbml2ZXJzaXR5
IG9mIFV0YWggU2Nob29sIG9mIE1lZGljaW5lLCBVbml2ZXJzaXR5IG9mIFV0YWgsIFNhbHQgTGFr
ZSBDaXR5LCBVVCwgVVNBLiYjeEQ7VW5pdmVyc2l0eSBvZiBVdGFoIENvbGxlZ2Ugb2YgTnVyc2lu
ZywgU2FsdCBMYWtlIENpdHksIFVULCBVU0EuPC9hdXRoLWFkZHJlc3M+PHRpdGxlcz48dGl0bGU+
VmFjY2luZSBoZXNpdGFuY3kgYW5kIENPVklELTE5IGltbXVuaXphdGlvbiBhbW9uZyBydXJhbCB5
b3VuZyBhZHVsdHM8L3RpdGxlPjxzZWNvbmRhcnktdGl0bGU+UHJldiBNZWQgUmVwPC9zZWNvbmRh
cnktdGl0bGU+PC90aXRsZXM+PHBlcmlvZGljYWw+PGZ1bGwtdGl0bGU+UHJldiBNZWQgUmVwPC9m
dWxsLXRpdGxlPjwvcGVyaW9kaWNhbD48cGFnZXM+MTAxODQ1PC9wYWdlcz48dm9sdW1lPjI4PC92
b2x1bWU+PGVkaXRpb24+MjAyMjA2MDI8L2VkaXRpb24+PGtleXdvcmRzPjxrZXl3b3JkPkNPVklE
LTE5IHZhY2NpbmF0aW9uPC9rZXl3b3JkPjxrZXl3b3JkPk1lZGlhdGlvbjwva2V5d29yZD48a2V5
d29yZD5SdXJhbCBoZWFsdGggYmVoYXZpb3IgYW5kIGhlYWx0aCBkaXNwYXJpdGllczwva2V5d29y
ZD48a2V5d29yZD5WYWNjaW5lIGhlc2l0YW5jeTwva2V5d29yZD48a2V5d29yZD5Zb3VuZyBhZHVs
dCBoZWFsdGg8L2tleXdvcmQ+PC9rZXl3b3Jkcz48ZGF0ZXM+PHllYXI+MjAyMjwveWVhcj48cHVi
LWRhdGVzPjxkYXRlPkF1ZzwvZGF0ZT48L3B1Yi1kYXRlcz48L2RhdGVzPjxpc2JuPjIyMTEtMzM1
NSAoUHJpbnQpJiN4RDsyMjExLTMzNTU8L2lzYm4+PGFjY2Vzc2lvbi1udW0+MzU2NjkyMzU8L2Fj
Y2Vzc2lvbi1udW0+PHVybHM+PC91cmxzPjxjdXN0b20xPlRoZSBhdXRob3JzIGRlY2xhcmUgdGhh
dCB0aGV5IGhhdmUgbm8ga25vd24gY29tcGV0aW5nIGZpbmFuY2lhbCBpbnRlcmVzdHMgb3IgcGVy
c29uYWwgcmVsYXRpb25zaGlwcyB0aGF0IGNvdWxkIGhhdmUgYXBwZWFyZWQgdG8gaW5mbHVlbmNl
IHRoZSB3b3JrIHJlcG9ydGVkIGluIHRoaXMgcGFwZXIuPC9jdXN0b20xPjxjdXN0b20yPlBNQzkx
NTk3ODA8L2N1c3RvbTI+PGVsZWN0cm9uaWMtcmVzb3VyY2UtbnVtPjEwLjEwMTYvai5wbWVkci4y
MDIyLjEwMTg0NTwvZWxlY3Ryb25pYy1yZXNvdXJjZS1udW0+PHJlbW90ZS1kYXRhYmFzZS1wcm92
aWRlcj5OTE08L3JlbW90ZS1kYXRhYmFzZS1wcm92aWRlcj48bGFuZ3VhZ2U+ZW5nPC9sYW5ndWFn
ZT48L3JlY29yZD48L0NpdGU+PC9FbmROb3RlPn==
</w:fldData>
        </w:fldChar>
      </w:r>
      <w:r w:rsidR="00585CBD">
        <w:rPr>
          <w:rFonts w:ascii="Arial" w:hAnsi="Arial" w:cs="Arial"/>
          <w:sz w:val="22"/>
          <w:szCs w:val="22"/>
        </w:rPr>
        <w:instrText xml:space="preserve"> ADDIN EN.CITE </w:instrText>
      </w:r>
      <w:r w:rsidR="00585CBD">
        <w:rPr>
          <w:rFonts w:ascii="Arial" w:hAnsi="Arial" w:cs="Arial"/>
          <w:sz w:val="22"/>
          <w:szCs w:val="22"/>
        </w:rPr>
        <w:fldChar w:fldCharType="begin">
          <w:fldData xml:space="preserve">PEVuZE5vdGU+PENpdGU+PEF1dGhvcj5NYW5uPC9BdXRob3I+PFllYXI+MjAyMjwvWWVhcj48UmVj
TnVtPjc8L1JlY051bT48RGlzcGxheVRleHQ+KE1hbm4gZXQgYWwuLCAyMDIyKTwvRGlzcGxheVRl
eHQ+PHJlY29yZD48cmVjLW51bWJlcj43PC9yZWMtbnVtYmVyPjxmb3JlaWduLWtleXM+PGtleSBh
cHA9IkVOIiBkYi1pZD0iMnc1MDJ0enZ3ZmF2ZDRlZjJ3N3B4ZnM4MGYwcHNwNXg1end4IiB0aW1l
c3RhbXA9IjE2OTE1Mjk2OTYiPjc8L2tleT48L2ZvcmVpZ24ta2V5cz48cmVmLXR5cGUgbmFtZT0i
Sm91cm5hbCBBcnRpY2xlIj4xNzwvcmVmLXR5cGU+PGNvbnRyaWJ1dG9ycz48YXV0aG9ycz48YXV0
aG9yPk1hbm4sIFMuPC9hdXRob3I+PGF1dGhvcj5DaHJpc3RpbmksIEsuPC9hdXRob3I+PGF1dGhv
cj5DaGFpLCBZLjwvYXV0aG9yPjxhdXRob3I+Q2hhbmcsIEMuIFAuPC9hdXRob3I+PGF1dGhvcj5I
YXNoaWJlLCBNLjwvYXV0aG9yPjxhdXRob3I+S2Vwa2EsIEQuPC9hdXRob3I+PC9hdXRob3JzPjwv
Y29udHJpYnV0b3JzPjxhdXRoLWFkZHJlc3M+VW5pdmVyc2l0eSBvZiBVdGFoIFNjaG9vbCBvZiBN
ZWRpY2luZSwgU2FsdCBMYWtlIENpdHksIFVULCBVU0EuJiN4RDtIdW50c21hbiBDYW5jZXIgSW5z
dGl0dXRlLCBVbml2ZXJzaXR5IG9mIFV0YWgsIFNhbHQgTGFrZSBDaXR5LCBVVCwgVVNBLiYjeEQ7
RmllbGRpbmcgU2Nob29sIG9mIFB1YmxpYyBIZWFsdGgsIFVuaXZlcnNpdHkgb2YgQ2FsaWZvcm5p
YSwgTG9zIEFuZ2VsZXMsIENBLCBVU0EuJiN4RDtEaXZpc2lvbiBvZiBQdWJsaWMgSGVhbHRoLCBE
ZXBhcnRtZW50IG9mIEZhbWlseSAmYW1wOyBQcmV2ZW50aXZlIE1lZGljaW5lLCBVbml2ZXJzaXR5
IG9mIFV0YWggU2Nob29sIG9mIE1lZGljaW5lLCBVbml2ZXJzaXR5IG9mIFV0YWgsIFNhbHQgTGFr
ZSBDaXR5LCBVVCwgVVNBLiYjeEQ7VW5pdmVyc2l0eSBvZiBVdGFoIENvbGxlZ2Ugb2YgTnVyc2lu
ZywgU2FsdCBMYWtlIENpdHksIFVULCBVU0EuPC9hdXRoLWFkZHJlc3M+PHRpdGxlcz48dGl0bGU+
VmFjY2luZSBoZXNpdGFuY3kgYW5kIENPVklELTE5IGltbXVuaXphdGlvbiBhbW9uZyBydXJhbCB5
b3VuZyBhZHVsdHM8L3RpdGxlPjxzZWNvbmRhcnktdGl0bGU+UHJldiBNZWQgUmVwPC9zZWNvbmRh
cnktdGl0bGU+PC90aXRsZXM+PHBlcmlvZGljYWw+PGZ1bGwtdGl0bGU+UHJldiBNZWQgUmVwPC9m
dWxsLXRpdGxlPjwvcGVyaW9kaWNhbD48cGFnZXM+MTAxODQ1PC9wYWdlcz48dm9sdW1lPjI4PC92
b2x1bWU+PGVkaXRpb24+MjAyMjA2MDI8L2VkaXRpb24+PGtleXdvcmRzPjxrZXl3b3JkPkNPVklE
LTE5IHZhY2NpbmF0aW9uPC9rZXl3b3JkPjxrZXl3b3JkPk1lZGlhdGlvbjwva2V5d29yZD48a2V5
d29yZD5SdXJhbCBoZWFsdGggYmVoYXZpb3IgYW5kIGhlYWx0aCBkaXNwYXJpdGllczwva2V5d29y
ZD48a2V5d29yZD5WYWNjaW5lIGhlc2l0YW5jeTwva2V5d29yZD48a2V5d29yZD5Zb3VuZyBhZHVs
dCBoZWFsdGg8L2tleXdvcmQ+PC9rZXl3b3Jkcz48ZGF0ZXM+PHllYXI+MjAyMjwveWVhcj48cHVi
LWRhdGVzPjxkYXRlPkF1ZzwvZGF0ZT48L3B1Yi1kYXRlcz48L2RhdGVzPjxpc2JuPjIyMTEtMzM1
NSAoUHJpbnQpJiN4RDsyMjExLTMzNTU8L2lzYm4+PGFjY2Vzc2lvbi1udW0+MzU2NjkyMzU8L2Fj
Y2Vzc2lvbi1udW0+PHVybHM+PC91cmxzPjxjdXN0b20xPlRoZSBhdXRob3JzIGRlY2xhcmUgdGhh
dCB0aGV5IGhhdmUgbm8ga25vd24gY29tcGV0aW5nIGZpbmFuY2lhbCBpbnRlcmVzdHMgb3IgcGVy
c29uYWwgcmVsYXRpb25zaGlwcyB0aGF0IGNvdWxkIGhhdmUgYXBwZWFyZWQgdG8gaW5mbHVlbmNl
IHRoZSB3b3JrIHJlcG9ydGVkIGluIHRoaXMgcGFwZXIuPC9jdXN0b20xPjxjdXN0b20yPlBNQzkx
NTk3ODA8L2N1c3RvbTI+PGVsZWN0cm9uaWMtcmVzb3VyY2UtbnVtPjEwLjEwMTYvai5wbWVkci4y
MDIyLjEwMTg0NTwvZWxlY3Ryb25pYy1yZXNvdXJjZS1udW0+PHJlbW90ZS1kYXRhYmFzZS1wcm92
aWRlcj5OTE08L3JlbW90ZS1kYXRhYmFzZS1wcm92aWRlcj48bGFuZ3VhZ2U+ZW5nPC9sYW5ndWFn
ZT48L3JlY29yZD48L0NpdGU+PC9FbmROb3RlPn==
</w:fldData>
        </w:fldChar>
      </w:r>
      <w:r w:rsidR="00585CBD">
        <w:rPr>
          <w:rFonts w:ascii="Arial" w:hAnsi="Arial" w:cs="Arial"/>
          <w:sz w:val="22"/>
          <w:szCs w:val="22"/>
        </w:rPr>
        <w:instrText xml:space="preserve"> ADDIN EN.CITE.DATA </w:instrText>
      </w:r>
      <w:r w:rsidR="00585CBD">
        <w:rPr>
          <w:rFonts w:ascii="Arial" w:hAnsi="Arial" w:cs="Arial"/>
          <w:sz w:val="22"/>
          <w:szCs w:val="22"/>
        </w:rPr>
      </w:r>
      <w:r w:rsidR="00585CBD">
        <w:rPr>
          <w:rFonts w:ascii="Arial" w:hAnsi="Arial" w:cs="Arial"/>
          <w:sz w:val="22"/>
          <w:szCs w:val="22"/>
        </w:rPr>
        <w:fldChar w:fldCharType="end"/>
      </w:r>
      <w:r w:rsidR="00585CBD">
        <w:rPr>
          <w:rFonts w:ascii="Arial" w:hAnsi="Arial" w:cs="Arial"/>
          <w:sz w:val="22"/>
          <w:szCs w:val="22"/>
        </w:rPr>
      </w:r>
      <w:r w:rsidR="00585CBD">
        <w:rPr>
          <w:rFonts w:ascii="Arial" w:hAnsi="Arial" w:cs="Arial"/>
          <w:sz w:val="22"/>
          <w:szCs w:val="22"/>
        </w:rPr>
        <w:fldChar w:fldCharType="separate"/>
      </w:r>
      <w:r w:rsidR="00585CBD">
        <w:rPr>
          <w:rFonts w:ascii="Arial" w:hAnsi="Arial" w:cs="Arial"/>
          <w:noProof/>
          <w:sz w:val="22"/>
          <w:szCs w:val="22"/>
        </w:rPr>
        <w:t>(Mann et al., 2022)</w:t>
      </w:r>
      <w:r w:rsidR="00585CBD">
        <w:rPr>
          <w:rFonts w:ascii="Arial" w:hAnsi="Arial" w:cs="Arial"/>
          <w:sz w:val="22"/>
          <w:szCs w:val="22"/>
        </w:rPr>
        <w:fldChar w:fldCharType="end"/>
      </w:r>
      <w:r w:rsidR="00585CBD">
        <w:rPr>
          <w:rFonts w:ascii="Arial" w:hAnsi="Arial" w:cs="Arial"/>
          <w:sz w:val="22"/>
          <w:szCs w:val="22"/>
        </w:rPr>
        <w:t xml:space="preserve"> </w:t>
      </w:r>
      <w:r w:rsidR="00B8639A" w:rsidRPr="00E2721F">
        <w:rPr>
          <w:rFonts w:ascii="Arial" w:hAnsi="Arial" w:cs="Arial"/>
          <w:sz w:val="22"/>
          <w:szCs w:val="22"/>
        </w:rPr>
        <w:t>and less likely to get vaccinated against COVID-19</w:t>
      </w:r>
      <w:r w:rsidR="0054360B">
        <w:rPr>
          <w:rFonts w:ascii="Arial" w:hAnsi="Arial" w:cs="Arial"/>
          <w:sz w:val="22"/>
          <w:szCs w:val="22"/>
        </w:rPr>
        <w:t xml:space="preserve"> </w:t>
      </w:r>
      <w:r w:rsidR="00D27976">
        <w:rPr>
          <w:rFonts w:ascii="Arial" w:hAnsi="Arial" w:cs="Arial"/>
          <w:sz w:val="22"/>
          <w:szCs w:val="22"/>
        </w:rPr>
        <w:fldChar w:fldCharType="begin"/>
      </w:r>
      <w:r w:rsidR="00D27976">
        <w:rPr>
          <w:rFonts w:ascii="Arial" w:hAnsi="Arial" w:cs="Arial"/>
          <w:sz w:val="22"/>
          <w:szCs w:val="22"/>
        </w:rPr>
        <w:instrText xml:space="preserve"> ADDIN EN.CITE &lt;EndNote&gt;&lt;Cite&gt;&lt;Author&gt;Sun&lt;/Author&gt;&lt;Year&gt;2022&lt;/Year&gt;&lt;RecNum&gt;31&lt;/RecNum&gt;&lt;DisplayText&gt;(Sun &amp;amp; Monnat, 2022)&lt;/DisplayText&gt;&lt;record&gt;&lt;rec-number&gt;31&lt;/rec-number&gt;&lt;foreign-keys&gt;&lt;key app="EN" db-id="2w502tzvwfavd4ef2w7pxfs80f0psp5x5zwx" timestamp="1692728326"&gt;31&lt;/key&gt;&lt;/foreign-keys&gt;&lt;ref-type name="Journal Article"&gt;17&lt;/ref-type&gt;&lt;contributors&gt;&lt;authors&gt;&lt;author&gt;Sun, Y.&lt;/author&gt;&lt;author&gt;Monnat, S. M.&lt;/author&gt;&lt;/authors&gt;&lt;/contributors&gt;&lt;auth-address&gt;Sociology Department and Lerner Center for Public Health Promotion, Maxwell School of Citizenship and Public Affairs, Syracuse University, Syracuse, New York, USA.&lt;/auth-address&gt;&lt;titles&gt;&lt;title&gt;Rural-urban and within-rural differences in COVID-19 vaccination rates&lt;/title&gt;&lt;secondary-title&gt;J Rural Health&lt;/secondary-title&gt;&lt;/titles&gt;&lt;periodical&gt;&lt;full-title&gt;J Rural Health&lt;/full-title&gt;&lt;/periodical&gt;&lt;pages&gt;916-922&lt;/pages&gt;&lt;volume&gt;38&lt;/volume&gt;&lt;number&gt;4&lt;/number&gt;&lt;edition&gt;20210923&lt;/edition&gt;&lt;keywords&gt;&lt;keyword&gt;Adult&lt;/keyword&gt;&lt;keyword&gt;*COVID-19/epidemiology/prevention &amp;amp; control&lt;/keyword&gt;&lt;keyword&gt;*COVID-19 Vaccines&lt;/keyword&gt;&lt;keyword&gt;Humans&lt;/keyword&gt;&lt;keyword&gt;Rural Population&lt;/keyword&gt;&lt;keyword&gt;United States/epidemiology&lt;/keyword&gt;&lt;keyword&gt;Urban Population&lt;/keyword&gt;&lt;keyword&gt;Vaccination&lt;/keyword&gt;&lt;keyword&gt;Covid-19&lt;/keyword&gt;&lt;keyword&gt;rural-urban continuum&lt;/keyword&gt;&lt;keyword&gt;vaccine&lt;/keyword&gt;&lt;/keywords&gt;&lt;dates&gt;&lt;year&gt;2022&lt;/year&gt;&lt;pub-dates&gt;&lt;date&gt;Sep&lt;/date&gt;&lt;/pub-dates&gt;&lt;/dates&gt;&lt;isbn&gt;0890-765X (Print)&amp;#xD;0890-765x&lt;/isbn&gt;&lt;accession-num&gt;34555222&lt;/accession-num&gt;&lt;urls&gt;&lt;/urls&gt;&lt;custom2&gt;PMC8661570&lt;/custom2&gt;&lt;custom6&gt;NIHMS1762392&lt;/custom6&gt;&lt;electronic-resource-num&gt;10.1111/jrh.12625&lt;/electronic-resource-num&gt;&lt;remote-database-provider&gt;NLM&lt;/remote-database-provider&gt;&lt;language&gt;eng&lt;/language&gt;&lt;/record&gt;&lt;/Cite&gt;&lt;/EndNote&gt;</w:instrText>
      </w:r>
      <w:r w:rsidR="00D27976">
        <w:rPr>
          <w:rFonts w:ascii="Arial" w:hAnsi="Arial" w:cs="Arial"/>
          <w:sz w:val="22"/>
          <w:szCs w:val="22"/>
        </w:rPr>
        <w:fldChar w:fldCharType="separate"/>
      </w:r>
      <w:r w:rsidR="00D27976">
        <w:rPr>
          <w:rFonts w:ascii="Arial" w:hAnsi="Arial" w:cs="Arial"/>
          <w:noProof/>
          <w:sz w:val="22"/>
          <w:szCs w:val="22"/>
        </w:rPr>
        <w:t>(Sun &amp; Monnat, 2022)</w:t>
      </w:r>
      <w:r w:rsidR="00D27976">
        <w:rPr>
          <w:rFonts w:ascii="Arial" w:hAnsi="Arial" w:cs="Arial"/>
          <w:sz w:val="22"/>
          <w:szCs w:val="22"/>
        </w:rPr>
        <w:fldChar w:fldCharType="end"/>
      </w:r>
      <w:r w:rsidR="00D27976">
        <w:rPr>
          <w:rFonts w:ascii="Arial" w:hAnsi="Arial" w:cs="Arial"/>
          <w:sz w:val="22"/>
          <w:szCs w:val="22"/>
        </w:rPr>
        <w:t>.</w:t>
      </w:r>
      <w:r w:rsidR="0054360B">
        <w:rPr>
          <w:rFonts w:ascii="Arial" w:hAnsi="Arial" w:cs="Arial"/>
          <w:sz w:val="22"/>
          <w:szCs w:val="22"/>
        </w:rPr>
        <w:t xml:space="preserve"> </w:t>
      </w:r>
      <w:r w:rsidR="00B8639A" w:rsidRPr="00E2721F">
        <w:rPr>
          <w:rFonts w:ascii="Arial" w:hAnsi="Arial" w:cs="Arial"/>
          <w:sz w:val="22"/>
          <w:szCs w:val="22"/>
        </w:rPr>
        <w:t xml:space="preserve">Previous studies have </w:t>
      </w:r>
      <w:r w:rsidR="0053144C">
        <w:rPr>
          <w:rFonts w:ascii="Arial" w:hAnsi="Arial" w:cs="Arial"/>
          <w:sz w:val="22"/>
          <w:szCs w:val="22"/>
        </w:rPr>
        <w:t>also found that</w:t>
      </w:r>
      <w:r w:rsidR="00B8639A" w:rsidRPr="00E2721F">
        <w:rPr>
          <w:rFonts w:ascii="Arial" w:hAnsi="Arial" w:cs="Arial"/>
          <w:sz w:val="22"/>
          <w:szCs w:val="22"/>
        </w:rPr>
        <w:t xml:space="preserve"> the increased levels of vaccine hesitancy in rural populations compared to urban populations. Rural adults are more likely to be vaccine hesitant to the COVID-19 and influenza vaccines </w:t>
      </w:r>
      <w:r w:rsidR="00D55E3B">
        <w:rPr>
          <w:rFonts w:ascii="Arial" w:hAnsi="Arial" w:cs="Arial"/>
          <w:sz w:val="22"/>
          <w:szCs w:val="22"/>
        </w:rPr>
        <w:fldChar w:fldCharType="begin">
          <w:fldData xml:space="preserve">PEVuZE5vdGU+PENpdGU+PEF1dGhvcj5MZW5ub248L0F1dGhvcj48WWVhcj4yMDIyPC9ZZWFyPjxS
ZWNOdW0+MjQ8L1JlY051bT48RGlzcGxheVRleHQ+KExlbm5vbiBldCBhbC4sIDIwMjIpPC9EaXNw
bGF5VGV4dD48cmVjb3JkPjxyZWMtbnVtYmVyPjI0PC9yZWMtbnVtYmVyPjxmb3JlaWduLWtleXM+
PGtleSBhcHA9IkVOIiBkYi1pZD0iMnc1MDJ0enZ3ZmF2ZDRlZjJ3N3B4ZnM4MGYwcHNwNXg1end4
IiB0aW1lc3RhbXA9IjE2OTI3MjcwODciPjI0PC9rZXk+PC9mb3JlaWduLWtleXM+PHJlZi10eXBl
IG5hbWU9IkpvdXJuYWwgQXJ0aWNsZSI+MTc8L3JlZi10eXBlPjxjb250cmlidXRvcnM+PGF1dGhv
cnM+PGF1dGhvcj5MZW5ub24sIFIuIFAuPC9hdXRob3I+PGF1dGhvcj5CbG9jaywgUi4sIEpyLjwv
YXV0aG9yPjxhdXRob3I+U2NobmVpZGVyLCBFLiBDLjwvYXV0aG9yPjxhdXRob3I+WmVwaHJpbiwg
TC48L2F1dGhvcj48YXV0aG9yPlNoYWgsIEEuPC9hdXRob3I+PC9hdXRob3JzPjwvY29udHJpYnV0
b3JzPjxhdXRoLWFkZHJlc3M+UGVubiBTdGF0ZSBDb2xsZWdlIG9mIE1lZGljaW5lLCA1MDAgVW5p
dmVyc2l0eSBEcml2ZSwgSGVyc2hleSwgUEEgMTcwMzMsIFVTQS4gRWxlY3Ryb25pYyBhZGRyZXNz
OiBybGVubm9uQHBlbm5zdGF0ZWhlYWx0aC5wc3UuZWR1LiYjeEQ7UGVubiBTdGF0ZSwgRGVwYXJ0
bWVudHMgb2YgUG9saXRpY2FsIFNjaWVuY2UgYW5kIEFmcmljYW4gQW1lcmljYW4gU3R1ZGllcywg
MzA4IFBvbmQgTGFib3JhdG9yeSwgVW5pdmVyc2l0eSBQYXJrLCBQQSAxNjgwMiwgVVNBLiBFbGVj
dHJvbmljIGFkZHJlc3M6IHJibG9ja0Bwc3UuZWR1LiYjeEQ7U2VuaW9yIFZpY2UgUHJlc2lkZW50
IGZvciBQb2xpY3kgYW5kIFJlc2VhcmNoLCBUaGUgQ29tbW9ud2VhbHRoIEZ1bmQsIDEgRWFzdCA3
NXRoIFN0cmVldCwgTmV3IFlvcmssIE5ZIDEwMDIxLCBVU0EuIEVsZWN0cm9uaWMgYWRkcmVzczog
ZXNAY213Zi5vcmcuJiN4RDtIZWFsdGggU3lzdGVtIEVxdWl0eSwgVGhlIENvbW1vbndlYWx0aCBG
dW5kLCAxIEVhc3QgNzV0aCBTdHJlZXQsIE5ldyBZb3JrLCBOWSAxMDAyMSwgVVNBLiBFbGVjdHJv
bmljIGFkZHJlc3M6IGx6QGNtd2Yub3JnLiYjeEQ7U2VuaW9yIFJlc2VhcmNoIEFzc29jaWF0ZSwg
UG9saWN5IGFuZCBSZXNlYXJjaCwgVGhlIENvbW1vbndlYWx0aCBGdW5kLCAxIEVhc3QgNzV0aCBT
dHJlZXQsIE5ldyBZb3JrLCBOWSAxMDAyMSwgVVNBLiBFbGVjdHJvbmljIGFkZHJlc3M6IGFzQGNt
d2Yub3JnLjwvYXV0aC1hZGRyZXNzPjx0aXRsZXM+PHRpdGxlPlVuZGVyc2VydmVkIHBvcHVsYXRp
b24gYWNjZXB0YW5jZSBvZiBjb21iaW5hdGlvbiBpbmZsdWVuemEtQ09WSUQtMTkgYm9vc3RlciB2
YWNjaW5lczwvdGl0bGU+PHNlY29uZGFyeS10aXRsZT5WYWNjaW5lPC9zZWNvbmRhcnktdGl0bGU+
PC90aXRsZXM+PHBlcmlvZGljYWw+PGZ1bGwtdGl0bGU+VmFjY2luZTwvZnVsbC10aXRsZT48L3Bl
cmlvZGljYWw+PHBhZ2VzPjU2Mi01Njc8L3BhZ2VzPjx2b2x1bWU+NDA8L3ZvbHVtZT48bnVtYmVy
PjQ8L251bWJlcj48ZWRpdGlvbj4yMDIxMTIwNzwvZWRpdGlvbj48a2V5d29yZHM+PGtleXdvcmQ+
QWR1bHQ8L2tleXdvcmQ+PGtleXdvcmQ+KmNvdmlkLTE5PC9rZXl3b3JkPjxrZXl3b3JkPkNPVklE
LTE5IFZhY2NpbmVzPC9rZXl3b3JkPjxrZXl3b3JkPkNyb3NzLVNlY3Rpb25hbCBTdHVkaWVzPC9r
ZXl3b3JkPjxrZXl3b3JkPkZlbWFsZTwva2V5d29yZD48a2V5d29yZD5IdW1hbnM8L2tleXdvcmQ+
PGtleXdvcmQ+KkluZmx1ZW56YSBWYWNjaW5lczwva2V5d29yZD48a2V5d29yZD4qSW5mbHVlbnph
LCBIdW1hbi9wcmV2ZW50aW9uICZhbXA7IGNvbnRyb2w8L2tleXdvcmQ+PGtleXdvcmQ+U0FSUy1D
b1YtMjwva2V5d29yZD48a2V5d29yZD5WYWNjaW5hdGlvbjwva2V5d29yZD48a2V5d29yZD5WdWxu
ZXJhYmxlIFBvcHVsYXRpb25zPC9rZXl3b3JkPjxrZXl3b3JkPkNvdmlkLTE5PC9rZXl3b3JkPjxr
ZXl3b3JkPkhlYWx0aCBkaXNwYXJpdGllczwva2V5d29yZD48a2V5d29yZD5JbmZsdWVuemE8L2tl
eXdvcmQ+PGtleXdvcmQ+VmFjY2luZSBjb25maWRlbmNlPC9rZXl3b3JkPjwva2V5d29yZHM+PGRh
dGVzPjx5ZWFyPjIwMjI8L3llYXI+PHB1Yi1kYXRlcz48ZGF0ZT5KYW4gMjg8L2RhdGU+PC9wdWIt
ZGF0ZXM+PC9kYXRlcz48aXNibj4wMjY0LTQxMFggKFByaW50KSYjeEQ7MDI2NC00MTB4PC9pc2Ju
PjxhY2Nlc3Npb24tbnVtPjM0OTAzMzc2PC9hY2Nlc3Npb24tbnVtPjx1cmxzPjwvdXJscz48Y3Vz
dG9tMT5EZWNsYXJhdGlvbiBvZiBDb21wZXRpbmcgSW50ZXJlc3QgVGhlIGF1dGhvcnMgZGVjbGFy
ZSB0aGF0IHRoZXkgaGF2ZSBubyBrbm93biBjb21wZXRpbmcgZmluYW5jaWFsIGludGVyZXN0cyBv
ciBwZXJzb25hbCByZWxhdGlvbnNoaXBzIHRoYXQgY291bGQgaGF2ZSBhcHBlYXJlZCB0byBpbmZs
dWVuY2UgdGhlIHdvcmsgcmVwb3J0ZWQgaW4gdGhpcyBwYXBlci48L2N1c3RvbTE+PGN1c3RvbTI+
UE1DODY1MDgwOTwvY3VzdG9tMj48ZWxlY3Ryb25pYy1yZXNvdXJjZS1udW0+MTAuMTAxNi9qLnZh
Y2NpbmUuMjAyMS4xMS4wOTc8L2VsZWN0cm9uaWMtcmVzb3VyY2UtbnVtPjxyZW1vdGUtZGF0YWJh
c2UtcHJvdmlkZXI+TkxNPC9yZW1vdGUtZGF0YWJhc2UtcHJvdmlkZXI+PGxhbmd1YWdlPmVuZzwv
bGFuZ3VhZ2U+PC9yZWNvcmQ+PC9DaXRlPjwvRW5kTm90ZT5=
</w:fldData>
        </w:fldChar>
      </w:r>
      <w:r w:rsidR="00D55E3B">
        <w:rPr>
          <w:rFonts w:ascii="Arial" w:hAnsi="Arial" w:cs="Arial"/>
          <w:sz w:val="22"/>
          <w:szCs w:val="22"/>
        </w:rPr>
        <w:instrText xml:space="preserve"> ADDIN EN.CITE </w:instrText>
      </w:r>
      <w:r w:rsidR="00D55E3B">
        <w:rPr>
          <w:rFonts w:ascii="Arial" w:hAnsi="Arial" w:cs="Arial"/>
          <w:sz w:val="22"/>
          <w:szCs w:val="22"/>
        </w:rPr>
        <w:fldChar w:fldCharType="begin">
          <w:fldData xml:space="preserve">PEVuZE5vdGU+PENpdGU+PEF1dGhvcj5MZW5ub248L0F1dGhvcj48WWVhcj4yMDIyPC9ZZWFyPjxS
ZWNOdW0+MjQ8L1JlY051bT48RGlzcGxheVRleHQ+KExlbm5vbiBldCBhbC4sIDIwMjIpPC9EaXNw
bGF5VGV4dD48cmVjb3JkPjxyZWMtbnVtYmVyPjI0PC9yZWMtbnVtYmVyPjxmb3JlaWduLWtleXM+
PGtleSBhcHA9IkVOIiBkYi1pZD0iMnc1MDJ0enZ3ZmF2ZDRlZjJ3N3B4ZnM4MGYwcHNwNXg1end4
IiB0aW1lc3RhbXA9IjE2OTI3MjcwODciPjI0PC9rZXk+PC9mb3JlaWduLWtleXM+PHJlZi10eXBl
IG5hbWU9IkpvdXJuYWwgQXJ0aWNsZSI+MTc8L3JlZi10eXBlPjxjb250cmlidXRvcnM+PGF1dGhv
cnM+PGF1dGhvcj5MZW5ub24sIFIuIFAuPC9hdXRob3I+PGF1dGhvcj5CbG9jaywgUi4sIEpyLjwv
YXV0aG9yPjxhdXRob3I+U2NobmVpZGVyLCBFLiBDLjwvYXV0aG9yPjxhdXRob3I+WmVwaHJpbiwg
TC48L2F1dGhvcj48YXV0aG9yPlNoYWgsIEEuPC9hdXRob3I+PC9hdXRob3JzPjwvY29udHJpYnV0
b3JzPjxhdXRoLWFkZHJlc3M+UGVubiBTdGF0ZSBDb2xsZWdlIG9mIE1lZGljaW5lLCA1MDAgVW5p
dmVyc2l0eSBEcml2ZSwgSGVyc2hleSwgUEEgMTcwMzMsIFVTQS4gRWxlY3Ryb25pYyBhZGRyZXNz
OiBybGVubm9uQHBlbm5zdGF0ZWhlYWx0aC5wc3UuZWR1LiYjeEQ7UGVubiBTdGF0ZSwgRGVwYXJ0
bWVudHMgb2YgUG9saXRpY2FsIFNjaWVuY2UgYW5kIEFmcmljYW4gQW1lcmljYW4gU3R1ZGllcywg
MzA4IFBvbmQgTGFib3JhdG9yeSwgVW5pdmVyc2l0eSBQYXJrLCBQQSAxNjgwMiwgVVNBLiBFbGVj
dHJvbmljIGFkZHJlc3M6IHJibG9ja0Bwc3UuZWR1LiYjeEQ7U2VuaW9yIFZpY2UgUHJlc2lkZW50
IGZvciBQb2xpY3kgYW5kIFJlc2VhcmNoLCBUaGUgQ29tbW9ud2VhbHRoIEZ1bmQsIDEgRWFzdCA3
NXRoIFN0cmVldCwgTmV3IFlvcmssIE5ZIDEwMDIxLCBVU0EuIEVsZWN0cm9uaWMgYWRkcmVzczog
ZXNAY213Zi5vcmcuJiN4RDtIZWFsdGggU3lzdGVtIEVxdWl0eSwgVGhlIENvbW1vbndlYWx0aCBG
dW5kLCAxIEVhc3QgNzV0aCBTdHJlZXQsIE5ldyBZb3JrLCBOWSAxMDAyMSwgVVNBLiBFbGVjdHJv
bmljIGFkZHJlc3M6IGx6QGNtd2Yub3JnLiYjeEQ7U2VuaW9yIFJlc2VhcmNoIEFzc29jaWF0ZSwg
UG9saWN5IGFuZCBSZXNlYXJjaCwgVGhlIENvbW1vbndlYWx0aCBGdW5kLCAxIEVhc3QgNzV0aCBT
dHJlZXQsIE5ldyBZb3JrLCBOWSAxMDAyMSwgVVNBLiBFbGVjdHJvbmljIGFkZHJlc3M6IGFzQGNt
d2Yub3JnLjwvYXV0aC1hZGRyZXNzPjx0aXRsZXM+PHRpdGxlPlVuZGVyc2VydmVkIHBvcHVsYXRp
b24gYWNjZXB0YW5jZSBvZiBjb21iaW5hdGlvbiBpbmZsdWVuemEtQ09WSUQtMTkgYm9vc3RlciB2
YWNjaW5lczwvdGl0bGU+PHNlY29uZGFyeS10aXRsZT5WYWNjaW5lPC9zZWNvbmRhcnktdGl0bGU+
PC90aXRsZXM+PHBlcmlvZGljYWw+PGZ1bGwtdGl0bGU+VmFjY2luZTwvZnVsbC10aXRsZT48L3Bl
cmlvZGljYWw+PHBhZ2VzPjU2Mi01Njc8L3BhZ2VzPjx2b2x1bWU+NDA8L3ZvbHVtZT48bnVtYmVy
PjQ8L251bWJlcj48ZWRpdGlvbj4yMDIxMTIwNzwvZWRpdGlvbj48a2V5d29yZHM+PGtleXdvcmQ+
QWR1bHQ8L2tleXdvcmQ+PGtleXdvcmQ+KmNvdmlkLTE5PC9rZXl3b3JkPjxrZXl3b3JkPkNPVklE
LTE5IFZhY2NpbmVzPC9rZXl3b3JkPjxrZXl3b3JkPkNyb3NzLVNlY3Rpb25hbCBTdHVkaWVzPC9r
ZXl3b3JkPjxrZXl3b3JkPkZlbWFsZTwva2V5d29yZD48a2V5d29yZD5IdW1hbnM8L2tleXdvcmQ+
PGtleXdvcmQ+KkluZmx1ZW56YSBWYWNjaW5lczwva2V5d29yZD48a2V5d29yZD4qSW5mbHVlbnph
LCBIdW1hbi9wcmV2ZW50aW9uICZhbXA7IGNvbnRyb2w8L2tleXdvcmQ+PGtleXdvcmQ+U0FSUy1D
b1YtMjwva2V5d29yZD48a2V5d29yZD5WYWNjaW5hdGlvbjwva2V5d29yZD48a2V5d29yZD5WdWxu
ZXJhYmxlIFBvcHVsYXRpb25zPC9rZXl3b3JkPjxrZXl3b3JkPkNvdmlkLTE5PC9rZXl3b3JkPjxr
ZXl3b3JkPkhlYWx0aCBkaXNwYXJpdGllczwva2V5d29yZD48a2V5d29yZD5JbmZsdWVuemE8L2tl
eXdvcmQ+PGtleXdvcmQ+VmFjY2luZSBjb25maWRlbmNlPC9rZXl3b3JkPjwva2V5d29yZHM+PGRh
dGVzPjx5ZWFyPjIwMjI8L3llYXI+PHB1Yi1kYXRlcz48ZGF0ZT5KYW4gMjg8L2RhdGU+PC9wdWIt
ZGF0ZXM+PC9kYXRlcz48aXNibj4wMjY0LTQxMFggKFByaW50KSYjeEQ7MDI2NC00MTB4PC9pc2Ju
PjxhY2Nlc3Npb24tbnVtPjM0OTAzMzc2PC9hY2Nlc3Npb24tbnVtPjx1cmxzPjwvdXJscz48Y3Vz
dG9tMT5EZWNsYXJhdGlvbiBvZiBDb21wZXRpbmcgSW50ZXJlc3QgVGhlIGF1dGhvcnMgZGVjbGFy
ZSB0aGF0IHRoZXkgaGF2ZSBubyBrbm93biBjb21wZXRpbmcgZmluYW5jaWFsIGludGVyZXN0cyBv
ciBwZXJzb25hbCByZWxhdGlvbnNoaXBzIHRoYXQgY291bGQgaGF2ZSBhcHBlYXJlZCB0byBpbmZs
dWVuY2UgdGhlIHdvcmsgcmVwb3J0ZWQgaW4gdGhpcyBwYXBlci48L2N1c3RvbTE+PGN1c3RvbTI+
UE1DODY1MDgwOTwvY3VzdG9tMj48ZWxlY3Ryb25pYy1yZXNvdXJjZS1udW0+MTAuMTAxNi9qLnZh
Y2NpbmUuMjAyMS4xMS4wOTc8L2VsZWN0cm9uaWMtcmVzb3VyY2UtbnVtPjxyZW1vdGUtZGF0YWJh
c2UtcHJvdmlkZXI+TkxNPC9yZW1vdGUtZGF0YWJhc2UtcHJvdmlkZXI+PGxhbmd1YWdlPmVuZzwv
bGFuZ3VhZ2U+PC9yZWNvcmQ+PC9DaXRlPjwvRW5kTm90ZT5=
</w:fldData>
        </w:fldChar>
      </w:r>
      <w:r w:rsidR="00D55E3B">
        <w:rPr>
          <w:rFonts w:ascii="Arial" w:hAnsi="Arial" w:cs="Arial"/>
          <w:sz w:val="22"/>
          <w:szCs w:val="22"/>
        </w:rPr>
        <w:instrText xml:space="preserve"> ADDIN EN.CITE.DATA </w:instrText>
      </w:r>
      <w:r w:rsidR="00D55E3B">
        <w:rPr>
          <w:rFonts w:ascii="Arial" w:hAnsi="Arial" w:cs="Arial"/>
          <w:sz w:val="22"/>
          <w:szCs w:val="22"/>
        </w:rPr>
      </w:r>
      <w:r w:rsidR="00D55E3B">
        <w:rPr>
          <w:rFonts w:ascii="Arial" w:hAnsi="Arial" w:cs="Arial"/>
          <w:sz w:val="22"/>
          <w:szCs w:val="22"/>
        </w:rPr>
        <w:fldChar w:fldCharType="end"/>
      </w:r>
      <w:r w:rsidR="00D55E3B">
        <w:rPr>
          <w:rFonts w:ascii="Arial" w:hAnsi="Arial" w:cs="Arial"/>
          <w:sz w:val="22"/>
          <w:szCs w:val="22"/>
        </w:rPr>
      </w:r>
      <w:r w:rsidR="00D55E3B">
        <w:rPr>
          <w:rFonts w:ascii="Arial" w:hAnsi="Arial" w:cs="Arial"/>
          <w:sz w:val="22"/>
          <w:szCs w:val="22"/>
        </w:rPr>
        <w:fldChar w:fldCharType="separate"/>
      </w:r>
      <w:r w:rsidR="00D55E3B">
        <w:rPr>
          <w:rFonts w:ascii="Arial" w:hAnsi="Arial" w:cs="Arial"/>
          <w:noProof/>
          <w:sz w:val="22"/>
          <w:szCs w:val="22"/>
        </w:rPr>
        <w:t>(Lennon et al., 2022)</w:t>
      </w:r>
      <w:r w:rsidR="00D55E3B">
        <w:rPr>
          <w:rFonts w:ascii="Arial" w:hAnsi="Arial" w:cs="Arial"/>
          <w:sz w:val="22"/>
          <w:szCs w:val="22"/>
        </w:rPr>
        <w:fldChar w:fldCharType="end"/>
      </w:r>
      <w:r w:rsidR="00D55E3B">
        <w:rPr>
          <w:rFonts w:ascii="Arial" w:hAnsi="Arial" w:cs="Arial"/>
          <w:sz w:val="22"/>
          <w:szCs w:val="22"/>
        </w:rPr>
        <w:t>,</w:t>
      </w:r>
      <w:r w:rsidR="00A765BE" w:rsidRPr="00E2721F">
        <w:rPr>
          <w:rFonts w:ascii="Arial" w:hAnsi="Arial" w:cs="Arial"/>
          <w:sz w:val="22"/>
          <w:szCs w:val="22"/>
        </w:rPr>
        <w:t xml:space="preserve"> and rural parents are more likely to be vaccine hesitant </w:t>
      </w:r>
      <w:r w:rsidR="00150C64" w:rsidRPr="00E2721F">
        <w:rPr>
          <w:rFonts w:ascii="Arial" w:hAnsi="Arial" w:cs="Arial"/>
          <w:sz w:val="22"/>
          <w:szCs w:val="22"/>
        </w:rPr>
        <w:t xml:space="preserve">when it comes to childhood immunizations </w:t>
      </w:r>
      <w:r w:rsidR="001273A6">
        <w:rPr>
          <w:rFonts w:ascii="Arial" w:hAnsi="Arial" w:cs="Arial"/>
          <w:sz w:val="22"/>
          <w:szCs w:val="22"/>
        </w:rPr>
        <w:fldChar w:fldCharType="begin"/>
      </w:r>
      <w:r w:rsidR="001273A6">
        <w:rPr>
          <w:rFonts w:ascii="Arial" w:hAnsi="Arial" w:cs="Arial"/>
          <w:sz w:val="22"/>
          <w:szCs w:val="22"/>
        </w:rPr>
        <w:instrText xml:space="preserve"> ADDIN EN.CITE &lt;EndNote&gt;&lt;Cite&gt;&lt;Author&gt;Albers&lt;/Author&gt;&lt;Year&gt;2022&lt;/Year&gt;&lt;RecNum&gt;16&lt;/RecNum&gt;&lt;DisplayText&gt;(Albers et al., 2022)&lt;/DisplayText&gt;&lt;record&gt;&lt;rec-number&gt;16&lt;/rec-number&gt;&lt;foreign-keys&gt;&lt;key app="EN" db-id="2w502tzvwfavd4ef2w7pxfs80f0psp5x5zwx" timestamp="1692724374"&gt;16&lt;/key&gt;&lt;/foreign-keys&gt;&lt;ref-type name="Journal Article"&gt;17&lt;/ref-type&gt;&lt;contributors&gt;&lt;authors&gt;&lt;author&gt;Albers, A. N.&lt;/author&gt;&lt;author&gt;Thaker, J.&lt;/author&gt;&lt;author&gt;Newcomer, S. R.&lt;/author&gt;&lt;/authors&gt;&lt;/contributors&gt;&lt;auth-address&gt;University of Montana, School of Public and Community Health Sciences, 32 Campus Drive, Missoula, MT, USA.&amp;#xD;University of Montana, Center for Population Health Research, 32 Campus Drive, Missoula, MT, USA.&lt;/auth-address&gt;&lt;titles&gt;&lt;title&gt;Barriers to and facilitators of early childhood immunization in rural areas of the United States: A systematic review of the literature&lt;/title&gt;&lt;secondary-title&gt;Prev Med Rep&lt;/secondary-title&gt;&lt;/titles&gt;&lt;periodical&gt;&lt;full-title&gt;Prev Med Rep&lt;/full-title&gt;&lt;/periodical&gt;&lt;pages&gt;101804&lt;/pages&gt;&lt;volume&gt;27&lt;/volume&gt;&lt;edition&gt;20220425&lt;/edition&gt;&lt;keywords&gt;&lt;keyword&gt;Early childhood immunizations&lt;/keyword&gt;&lt;keyword&gt;Prisma&lt;/keyword&gt;&lt;keyword&gt;Preventive health&lt;/keyword&gt;&lt;keyword&gt;Rural health&lt;/keyword&gt;&lt;keyword&gt;Systematic review&lt;/keyword&gt;&lt;/keywords&gt;&lt;dates&gt;&lt;year&gt;2022&lt;/year&gt;&lt;pub-dates&gt;&lt;date&gt;Jun&lt;/date&gt;&lt;/pub-dates&gt;&lt;/dates&gt;&lt;isbn&gt;2211-3355 (Print)&amp;#xD;2211-3355&lt;/isbn&gt;&lt;accession-num&gt;35656229&lt;/accession-num&gt;&lt;urls&gt;&lt;/urls&gt;&lt;custom1&gt;The authors declare that they have no known competing financial interests or personal relationships that could have appeared to influence the work reported in this paper.&lt;/custom1&gt;&lt;custom2&gt;PMC9152779&lt;/custom2&gt;&lt;electronic-resource-num&gt;10.1016/j.pmedr.2022.101804&lt;/electronic-resource-num&gt;&lt;remote-database-provider&gt;NLM&lt;/remote-database-provider&gt;&lt;language&gt;eng&lt;/language&gt;&lt;/record&gt;&lt;/Cite&gt;&lt;/EndNote&gt;</w:instrText>
      </w:r>
      <w:r w:rsidR="001273A6">
        <w:rPr>
          <w:rFonts w:ascii="Arial" w:hAnsi="Arial" w:cs="Arial"/>
          <w:sz w:val="22"/>
          <w:szCs w:val="22"/>
        </w:rPr>
        <w:fldChar w:fldCharType="separate"/>
      </w:r>
      <w:r w:rsidR="001273A6">
        <w:rPr>
          <w:rFonts w:ascii="Arial" w:hAnsi="Arial" w:cs="Arial"/>
          <w:noProof/>
          <w:sz w:val="22"/>
          <w:szCs w:val="22"/>
        </w:rPr>
        <w:t>(Albers et al., 2022)</w:t>
      </w:r>
      <w:r w:rsidR="001273A6">
        <w:rPr>
          <w:rFonts w:ascii="Arial" w:hAnsi="Arial" w:cs="Arial"/>
          <w:sz w:val="22"/>
          <w:szCs w:val="22"/>
        </w:rPr>
        <w:fldChar w:fldCharType="end"/>
      </w:r>
      <w:r w:rsidR="001273A6">
        <w:rPr>
          <w:rFonts w:ascii="Arial" w:hAnsi="Arial" w:cs="Arial"/>
          <w:sz w:val="22"/>
          <w:szCs w:val="22"/>
        </w:rPr>
        <w:t>.</w:t>
      </w:r>
    </w:p>
    <w:p w14:paraId="5B0DCBFC" w14:textId="77777777" w:rsidR="003E653B" w:rsidRPr="00E2721F" w:rsidRDefault="003E653B" w:rsidP="00E2721F">
      <w:pPr>
        <w:spacing w:line="480" w:lineRule="auto"/>
        <w:rPr>
          <w:rFonts w:ascii="Arial" w:hAnsi="Arial" w:cs="Arial"/>
          <w:sz w:val="22"/>
          <w:szCs w:val="22"/>
        </w:rPr>
      </w:pPr>
    </w:p>
    <w:p w14:paraId="3B575B6A" w14:textId="0B2624BF" w:rsidR="003E653B" w:rsidRPr="00E2721F" w:rsidRDefault="003E653B" w:rsidP="00E2721F">
      <w:pPr>
        <w:spacing w:line="480" w:lineRule="auto"/>
        <w:rPr>
          <w:rFonts w:ascii="Arial" w:hAnsi="Arial" w:cs="Arial"/>
          <w:sz w:val="22"/>
          <w:szCs w:val="22"/>
        </w:rPr>
      </w:pPr>
      <w:r w:rsidRPr="00E2721F">
        <w:rPr>
          <w:rFonts w:ascii="Arial" w:hAnsi="Arial" w:cs="Arial"/>
          <w:sz w:val="22"/>
          <w:szCs w:val="22"/>
        </w:rPr>
        <w:t xml:space="preserve">Understanding the influence of rurality on HPV vaccination is especially critical given that rurality has been directly associated with poor access to cancer-related healthcare and statistically greater incidence of adverse cancer-related outcomes </w:t>
      </w:r>
      <w:r w:rsidR="009E25C3">
        <w:rPr>
          <w:rFonts w:ascii="Arial" w:hAnsi="Arial" w:cs="Arial"/>
          <w:sz w:val="22"/>
          <w:szCs w:val="22"/>
        </w:rPr>
        <w:fldChar w:fldCharType="begin"/>
      </w:r>
      <w:r w:rsidR="009E25C3">
        <w:rPr>
          <w:rFonts w:ascii="Arial" w:hAnsi="Arial" w:cs="Arial"/>
          <w:sz w:val="22"/>
          <w:szCs w:val="22"/>
        </w:rPr>
        <w:instrText xml:space="preserve"> ADDIN EN.CITE &lt;EndNote&gt;&lt;Cite&gt;&lt;Author&gt;Belasco&lt;/Author&gt;&lt;Year&gt;2014&lt;/Year&gt;&lt;RecNum&gt;17&lt;/RecNum&gt;&lt;DisplayText&gt;(Belasco et al., 2014)&lt;/DisplayText&gt;&lt;record&gt;&lt;rec-number&gt;17&lt;/rec-number&gt;&lt;foreign-keys&gt;&lt;key app="EN" db-id="2w502tzvwfavd4ef2w7pxfs80f0psp5x5zwx" timestamp="1692724486"&gt;17&lt;/key&gt;&lt;/foreign-keys&gt;&lt;ref-type name="Journal Article"&gt;17&lt;/ref-type&gt;&lt;contributors&gt;&lt;authors&gt;&lt;author&gt;Belasco, Eric J.&lt;/author&gt;&lt;author&gt;Gong, Gordon&lt;/author&gt;&lt;author&gt;Pence, Barbara&lt;/author&gt;&lt;author&gt;Wilkes, Ethan&lt;/author&gt;&lt;/authors&gt;&lt;/contributors&gt;&lt;titles&gt;&lt;title&gt;The Impact of Rural Health Care Accessibility on Cancer-Related Behaviors and Outcomes&lt;/title&gt;&lt;secondary-title&gt;Applied Health Economics and Health Policy&lt;/secondary-title&gt;&lt;/titles&gt;&lt;periodical&gt;&lt;full-title&gt;Applied Health Economics and Health Policy&lt;/full-title&gt;&lt;/periodical&gt;&lt;pages&gt;461-470&lt;/pages&gt;&lt;volume&gt;12&lt;/volume&gt;&lt;number&gt;4&lt;/number&gt;&lt;dates&gt;&lt;year&gt;2014&lt;/year&gt;&lt;pub-dates&gt;&lt;date&gt;2014/08/01&lt;/date&gt;&lt;/pub-dates&gt;&lt;/dates&gt;&lt;isbn&gt;1179-1896&lt;/isbn&gt;&lt;urls&gt;&lt;related-urls&gt;&lt;url&gt;https://doi.org/10.1007/s40258-014-0099-4&lt;/url&gt;&lt;/related-urls&gt;&lt;/urls&gt;&lt;electronic-resource-num&gt;10.1007/s40258-014-0099-4&lt;/electronic-resource-num&gt;&lt;/record&gt;&lt;/Cite&gt;&lt;/EndNote&gt;</w:instrText>
      </w:r>
      <w:r w:rsidR="009E25C3">
        <w:rPr>
          <w:rFonts w:ascii="Arial" w:hAnsi="Arial" w:cs="Arial"/>
          <w:sz w:val="22"/>
          <w:szCs w:val="22"/>
        </w:rPr>
        <w:fldChar w:fldCharType="separate"/>
      </w:r>
      <w:r w:rsidR="009E25C3">
        <w:rPr>
          <w:rFonts w:ascii="Arial" w:hAnsi="Arial" w:cs="Arial"/>
          <w:noProof/>
          <w:sz w:val="22"/>
          <w:szCs w:val="22"/>
        </w:rPr>
        <w:t>(Belasco et al., 2014)</w:t>
      </w:r>
      <w:r w:rsidR="009E25C3">
        <w:rPr>
          <w:rFonts w:ascii="Arial" w:hAnsi="Arial" w:cs="Arial"/>
          <w:sz w:val="22"/>
          <w:szCs w:val="22"/>
        </w:rPr>
        <w:fldChar w:fldCharType="end"/>
      </w:r>
      <w:r w:rsidR="009E25C3">
        <w:rPr>
          <w:rFonts w:ascii="Arial" w:hAnsi="Arial" w:cs="Arial"/>
          <w:sz w:val="22"/>
          <w:szCs w:val="22"/>
        </w:rPr>
        <w:t>.</w:t>
      </w:r>
      <w:r w:rsidRPr="00E2721F">
        <w:rPr>
          <w:rFonts w:ascii="Arial" w:hAnsi="Arial" w:cs="Arial"/>
          <w:sz w:val="22"/>
          <w:szCs w:val="22"/>
        </w:rPr>
        <w:t xml:space="preserve"> Explanations for the role of rurality in HPV vaccination may include personal barriers like lack of information and safety concerns, as well as organization</w:t>
      </w:r>
      <w:r w:rsidR="00EB0BF2">
        <w:rPr>
          <w:rFonts w:ascii="Arial" w:hAnsi="Arial" w:cs="Arial"/>
          <w:sz w:val="22"/>
          <w:szCs w:val="22"/>
        </w:rPr>
        <w:t>al</w:t>
      </w:r>
      <w:r w:rsidRPr="00E2721F">
        <w:rPr>
          <w:rFonts w:ascii="Arial" w:hAnsi="Arial" w:cs="Arial"/>
          <w:sz w:val="22"/>
          <w:szCs w:val="22"/>
        </w:rPr>
        <w:t xml:space="preserve"> barriers, including </w:t>
      </w:r>
      <w:commentRangeStart w:id="48"/>
      <w:r w:rsidRPr="00E2721F">
        <w:rPr>
          <w:rFonts w:ascii="Arial" w:hAnsi="Arial" w:cs="Arial"/>
          <w:sz w:val="22"/>
          <w:szCs w:val="22"/>
        </w:rPr>
        <w:t xml:space="preserve">accessibility, time, and staff limitations </w:t>
      </w:r>
      <w:commentRangeEnd w:id="48"/>
      <w:r w:rsidR="0053144C">
        <w:rPr>
          <w:rStyle w:val="CommentReference"/>
        </w:rPr>
        <w:commentReference w:id="48"/>
      </w:r>
      <w:r w:rsidR="00BE3E91">
        <w:rPr>
          <w:rFonts w:ascii="Arial" w:hAnsi="Arial" w:cs="Arial"/>
          <w:sz w:val="22"/>
          <w:szCs w:val="22"/>
        </w:rPr>
        <w:fldChar w:fldCharType="begin"/>
      </w:r>
      <w:r w:rsidR="00BE3E91">
        <w:rPr>
          <w:rFonts w:ascii="Arial" w:hAnsi="Arial" w:cs="Arial"/>
          <w:sz w:val="22"/>
          <w:szCs w:val="22"/>
        </w:rPr>
        <w:instrText xml:space="preserve"> ADDIN EN.CITE &lt;EndNote&gt;&lt;Cite&gt;&lt;Author&gt;Ryan&lt;/Author&gt;&lt;Year&gt;2020&lt;/Year&gt;&lt;RecNum&gt;30&lt;/RecNum&gt;&lt;DisplayText&gt;(Ryan et al., 2020)&lt;/DisplayText&gt;&lt;record&gt;&lt;rec-number&gt;30&lt;/rec-number&gt;&lt;foreign-keys&gt;&lt;key app="EN" db-id="2w502tzvwfavd4ef2w7pxfs80f0psp5x5zwx" timestamp="1692728234"&gt;30&lt;/key&gt;&lt;/foreign-keys&gt;&lt;ref-type name="Journal Article"&gt;17&lt;/ref-type&gt;&lt;contributors&gt;&lt;authors&gt;&lt;author&gt;Ryan, G.&lt;/author&gt;&lt;author&gt;Daly, E.&lt;/author&gt;&lt;author&gt;Askelson, N.&lt;/author&gt;&lt;author&gt;Pieper, F.&lt;/author&gt;&lt;author&gt;Seegmiller, L.&lt;/author&gt;&lt;author&gt;Allred, T.&lt;/author&gt;&lt;/authors&gt;&lt;/contributors&gt;&lt;auth-address&gt;University of Iowa College of Public Health, 145 N Riverside Dr, #N475, Iowa City, IA 52246. Email: Grace-ryan@Uiowa.edu.&amp;#xD;University of Iowa Public Policy Center, Iowa City, Iowa.&amp;#xD;University of Iowa College of Public Health, Iowa City, Iowa.&amp;#xD;Iowa Cancer Consortium, Coralville, Iowa.&lt;/auth-address&gt;&lt;titles&gt;&lt;title&gt;Exploring Opportunities to Leverage Pharmacists in Rural Areas to Promote Administration of Human Papillomavirus Vaccine&lt;/title&gt;&lt;secondary-title&gt;Prev Chronic Dis&lt;/secondary-title&gt;&lt;/titles&gt;&lt;periodical&gt;&lt;full-title&gt;Prev Chronic Dis&lt;/full-title&gt;&lt;/periodical&gt;&lt;pages&gt;E23&lt;/pages&gt;&lt;volume&gt;17&lt;/volume&gt;&lt;edition&gt;20200312&lt;/edition&gt;&lt;keywords&gt;&lt;keyword&gt;*Attitude of Health Personnel&lt;/keyword&gt;&lt;keyword&gt;Female&lt;/keyword&gt;&lt;keyword&gt;Humans&lt;/keyword&gt;&lt;keyword&gt;Iowa&lt;/keyword&gt;&lt;keyword&gt;Male&lt;/keyword&gt;&lt;keyword&gt;Papillomavirus Vaccines/*administration &amp;amp; dosage&lt;/keyword&gt;&lt;keyword&gt;Patient Acceptance of Health Care&lt;/keyword&gt;&lt;keyword&gt;*Pharmacists&lt;/keyword&gt;&lt;keyword&gt;Qualitative Research&lt;/keyword&gt;&lt;keyword&gt;Registries&lt;/keyword&gt;&lt;keyword&gt;Rural Population&lt;/keyword&gt;&lt;keyword&gt;*Scope of Practice&lt;/keyword&gt;&lt;/keywords&gt;&lt;dates&gt;&lt;year&gt;2020&lt;/year&gt;&lt;pub-dates&gt;&lt;date&gt;Mar 12&lt;/date&gt;&lt;/pub-dates&gt;&lt;/dates&gt;&lt;isbn&gt;1545-1151&lt;/isbn&gt;&lt;accession-num&gt;32163355&lt;/accession-num&gt;&lt;urls&gt;&lt;/urls&gt;&lt;custom2&gt;PMC7085911&lt;/custom2&gt;&lt;electronic-resource-num&gt;10.5888/pcd17.190351&lt;/electronic-resource-num&gt;&lt;remote-database-provider&gt;NLM&lt;/remote-database-provider&gt;&lt;language&gt;eng&lt;/language&gt;&lt;/record&gt;&lt;/Cite&gt;&lt;/EndNote&gt;</w:instrText>
      </w:r>
      <w:r w:rsidR="00BE3E91">
        <w:rPr>
          <w:rFonts w:ascii="Arial" w:hAnsi="Arial" w:cs="Arial"/>
          <w:sz w:val="22"/>
          <w:szCs w:val="22"/>
        </w:rPr>
        <w:fldChar w:fldCharType="separate"/>
      </w:r>
      <w:r w:rsidR="00BE3E91">
        <w:rPr>
          <w:rFonts w:ascii="Arial" w:hAnsi="Arial" w:cs="Arial"/>
          <w:noProof/>
          <w:sz w:val="22"/>
          <w:szCs w:val="22"/>
        </w:rPr>
        <w:t>(Ryan et al., 2020)</w:t>
      </w:r>
      <w:r w:rsidR="00BE3E91">
        <w:rPr>
          <w:rFonts w:ascii="Arial" w:hAnsi="Arial" w:cs="Arial"/>
          <w:sz w:val="22"/>
          <w:szCs w:val="22"/>
        </w:rPr>
        <w:fldChar w:fldCharType="end"/>
      </w:r>
      <w:r w:rsidR="00BE3E91">
        <w:rPr>
          <w:rFonts w:ascii="Arial" w:hAnsi="Arial" w:cs="Arial"/>
          <w:sz w:val="22"/>
          <w:szCs w:val="22"/>
        </w:rPr>
        <w:t>.</w:t>
      </w:r>
      <w:r w:rsidRPr="00E2721F">
        <w:rPr>
          <w:rFonts w:ascii="Arial" w:hAnsi="Arial" w:cs="Arial"/>
          <w:sz w:val="22"/>
          <w:szCs w:val="22"/>
        </w:rPr>
        <w:t xml:space="preserve"> Other mechanisms may include levels of trust in medical authorities. In one survey of healthcare providers, rural providers indicated that their patients were less likely to agree that vaccines are important to protect the health of children and adolescents, and less likely to agree that medical professionals were invested in the best interests of adolescents when recommending vaccinations </w:t>
      </w:r>
      <w:r w:rsidR="00326C35">
        <w:rPr>
          <w:rFonts w:ascii="Arial" w:hAnsi="Arial" w:cs="Arial"/>
          <w:sz w:val="22"/>
          <w:szCs w:val="22"/>
        </w:rPr>
        <w:fldChar w:fldCharType="begin">
          <w:fldData xml:space="preserve">PEVuZE5vdGU+PENpdGU+PEF1dGhvcj5DYXRhbGRpPC9BdXRob3I+PFllYXI+MjAyMTwvWWVhcj48
UmVjTnVtPjIxPC9SZWNOdW0+PERpc3BsYXlUZXh0PihDYXRhbGRpIGV0IGFsLiwgMjAyMSk8L0Rp
c3BsYXlUZXh0PjxyZWNvcmQ+PHJlYy1udW1iZXI+MjE8L3JlYy1udW1iZXI+PGZvcmVpZ24ta2V5
cz48a2V5IGFwcD0iRU4iIGRiLWlkPSIydzUwMnR6dndmYXZkNGVmMnc3cHhmczgwZjBwc3A1eDV6
d3giIHRpbWVzdGFtcD0iMTY5MjcyNjU0MyI+MjE8L2tleT48L2ZvcmVpZ24ta2V5cz48cmVmLXR5
cGUgbmFtZT0iSm91cm5hbCBBcnRpY2xlIj4xNzwvcmVmLXR5cGU+PGNvbnRyaWJ1dG9ycz48YXV0
aG9ycz48YXV0aG9yPkNhdGFsZGksIEouIFIuPC9hdXRob3I+PGF1dGhvcj5CcmV3ZXIsIFMuIEUu
PC9hdXRob3I+PGF1dGhvcj5QZXJyZWlyYSwgQy48L2F1dGhvcj48YXV0aG9yPkZ1cm5pc3MsIEEu
PC9hdXRob3I+PGF1dGhvcj5OZWRlcnZlbGQsIEEuPC9hdXRob3I+PGF1dGhvcj5TdXJlc2gsIEsu
PC9hdXRob3I+PGF1dGhvcj5XaWxsaWFtcywgQy48L2F1dGhvcj48YXV0aG9yPk8mYXBvcztMZWFy
eSwgUy4gVC48L2F1dGhvcj48YXV0aG9yPkRlbXBzZXksIEEuIEYuPC9hdXRob3I+PC9hdXRob3Jz
PjwvY29udHJpYnV0b3JzPjxhdXRoLWFkZHJlc3M+RnJvbSB0aGUgQUNDT1JEUywgVW5pdmVyc2l0
eSBvZiBDb2xvcmFkbyBBbnNjaHV0eiBNZWRpY2FsIENhbXB1cywgQXVyb3JhLCBDTyAoSlJDLCBT
RUIsIENQLCBBRiwgQU4sIEtTLCBTVE8sIEFGRCk7IERlcGFydG1lbnQgb2YgUGVkaWF0cmljcywg
VW5pdmVyc2l0eSBvZiBDb2xvcmFkbyBBbnNjaHV0eiBNZWRpY2FsIENhbXB1cywgQXVyb3JhLCBD
TyAoSlJDLCBTVE8sIEFGRCk7IERlcGFydG1lbnQgb2YgRmFtaWx5IE1lZGljaW5lLCBVbml2ZXJz
aXR5IG9mIENvbG9yYWRvIEFuc2NodXR6IE1lZGljYWwgQ2FtcHVzLCBBdXJvcmEsIENPIChTRUIs
IEFOKTsgRGVwYXJ0bWVudCBvZiBCaW9zdGF0aXN0aWNzICZhbXA7IEluZm9ybWF0aWNzLCBVbml2
ZXJzaXR5IG9mIENvbG9yYWRvIEFuc2NodXR6IE1lZGljYWwgQ2FtcHVzLCBBdXJvcmEsIENPIChL
Uyk7IEltbXVuaXphdGlvbiBTZXJ2aWNlcyBEaXZpc2lvbiwgTmF0aW9uYWwgQ2VudGVyIGZvciBJ
bW11bml6YXRpb24gYW5kIFJlc3BpcmF0b3J5IERpc2Vhc2VzLCBDZW50ZXJzIGZvciBEaXNlYXNl
IENvbnRyb2wgYW5kIFByZXZlbnRpb24sIEF0bGFudGEsIEdBIChDVykuIEplc3NpY2EuQ2F0YWxk
aUBjdWFuc2NodXR6LmVkdS4mI3hEO0Zyb20gdGhlIEFDQ09SRFMsIFVuaXZlcnNpdHkgb2YgQ29s
b3JhZG8gQW5zY2h1dHogTWVkaWNhbCBDYW1wdXMsIEF1cm9yYSwgQ08gKEpSQywgU0VCLCBDUCwg
QUYsIEFOLCBLUywgU1RPLCBBRkQpOyBEZXBhcnRtZW50IG9mIFBlZGlhdHJpY3MsIFVuaXZlcnNp
dHkgb2YgQ29sb3JhZG8gQW5zY2h1dHogTWVkaWNhbCBDYW1wdXMsIEF1cm9yYSwgQ08gKEpSQywg
U1RPLCBBRkQpOyBEZXBhcnRtZW50IG9mIEZhbWlseSBNZWRpY2luZSwgVW5pdmVyc2l0eSBvZiBD
b2xvcmFkbyBBbnNjaHV0eiBNZWRpY2FsIENhbXB1cywgQXVyb3JhLCBDTyAoU0VCLCBBTik7IERl
cGFydG1lbnQgb2YgQmlvc3RhdGlzdGljcyAmYW1wOyBJbmZvcm1hdGljcywgVW5pdmVyc2l0eSBv
ZiBDb2xvcmFkbyBBbnNjaHV0eiBNZWRpY2FsIENhbXB1cywgQXVyb3JhLCBDTyAoS1MpOyBJbW11
bml6YXRpb24gU2VydmljZXMgRGl2aXNpb24sIE5hdGlvbmFsIENlbnRlciBmb3IgSW1tdW5pemF0
aW9uIGFuZCBSZXNwaXJhdG9yeSBEaXNlYXNlcywgQ2VudGVycyBmb3IgRGlzZWFzZSBDb250cm9s
IGFuZCBQcmV2ZW50aW9uLCBBdGxhbnRhLCBHQSAoQ1cpLjwvYXV0aC1hZGRyZXNzPjx0aXRsZXM+
PHRpdGxlPlJ1cmFsIEFkb2xlc2NlbnQgSW1tdW5pemF0aW9uOiBEZWxpdmVyeSBQcmFjdGljZXMg
YW5kIEJhcnJpZXJzIHRvIFVwdGFrZTwvdGl0bGU+PHNlY29uZGFyeS10aXRsZT5KIEFtIEJvYXJk
IEZhbSBNZWQ8L3NlY29uZGFyeS10aXRsZT48L3RpdGxlcz48cGVyaW9kaWNhbD48ZnVsbC10aXRs
ZT5KIEFtIEJvYXJkIEZhbSBNZWQ8L2Z1bGwtdGl0bGU+PC9wZXJpb2RpY2FsPjxwYWdlcz45Mzct
OTQ5PC9wYWdlcz48dm9sdW1lPjM0PC92b2x1bWU+PG51bWJlcj41PC9udW1iZXI+PGtleXdvcmRz
PjxrZXl3b3JkPkFkb2xlc2NlbnQ8L2tleXdvcmQ+PGtleXdvcmQ+Q2hpbGQ8L2tleXdvcmQ+PGtl
eXdvcmQ+RmVtYWxlPC9rZXl3b3JkPjxrZXl3b3JkPkhlYWx0aCBLbm93bGVkZ2UsIEF0dGl0dWRl
cywgUHJhY3RpY2U8L2tleXdvcmQ+PGtleXdvcmQ+SHVtYW5zPC9rZXl3b3JkPjxrZXl3b3JkPipJ
bmZsdWVuemEsIEh1bWFuPC9rZXl3b3JkPjxrZXl3b3JkPk1hbGU8L2tleXdvcmQ+PGtleXdvcmQ+
KlBhcGlsbG9tYXZpcnVzIFZhY2NpbmVzPC9rZXl3b3JkPjxrZXl3b3JkPlBhcmVudHM8L2tleXdv
cmQ+PGtleXdvcmQ+UnVyYWwgUG9wdWxhdGlvbjwva2V5d29yZD48a2V5d29yZD5Vbml0ZWQgU3Rh
dGVzPC9rZXl3b3JkPjxrZXl3b3JkPlZhY2NpbmF0aW9uPC9rZXl3b3JkPjxrZXl3b3JkPkFkb2xl
c2NlbnQgSGVhbHRoPC9rZXl3b3JkPjxrZXl3b3JkPkNoaS1TcXVhcmUgVGVzdDwva2V5d29yZD48
a2V5d29yZD5Db2xvcmFkbzwva2V5d29yZD48a2V5d29yZD5JbW11bml6YXRpb248L2tleXdvcmQ+
PGtleXdvcmQ+UGVkaWF0cmljczwva2V5d29yZD48a2V5d29yZD5QdWJsaWMgSGVhbHRoIE51cnNp
bmc8L2tleXdvcmQ+PGtleXdvcmQ+UnVyYWwgSGVhbHRoPC9rZXl3b3JkPjxrZXl3b3JkPlN1cnZl
eXMgYW5kIFF1ZXN0aW9ubmFpcmVzPC9rZXl3b3JkPjwva2V5d29yZHM+PGRhdGVzPjx5ZWFyPjIw
MjE8L3llYXI+PHB1Yi1kYXRlcz48ZGF0ZT5TZXAtT2N0PC9kYXRlPjwvcHViLWRhdGVzPjwvZGF0
ZXM+PGlzYm4+MTU1Ny0yNjI1PC9pc2JuPjxhY2Nlc3Npb24tbnVtPjM0NTM1NTE5PC9hY2Nlc3Np
b24tbnVtPjx1cmxzPjwvdXJscz48Y3VzdG9tMT5Db25mbGljdCBvZiBpbnRlcmVzdDogTm9uZS48
L2N1c3RvbTE+PGVsZWN0cm9uaWMtcmVzb3VyY2UtbnVtPjEwLjMxMjIvamFiZm0uMjAyMS4wNS4y
MTAxMDc8L2VsZWN0cm9uaWMtcmVzb3VyY2UtbnVtPjxyZW1vdGUtZGF0YWJhc2UtcHJvdmlkZXI+
TkxNPC9yZW1vdGUtZGF0YWJhc2UtcHJvdmlkZXI+PGxhbmd1YWdlPmVuZzwvbGFuZ3VhZ2U+PC9y
ZWNvcmQ+PC9DaXRlPjwvRW5kTm90ZT4A
</w:fldData>
        </w:fldChar>
      </w:r>
      <w:r w:rsidR="00326C35">
        <w:rPr>
          <w:rFonts w:ascii="Arial" w:hAnsi="Arial" w:cs="Arial"/>
          <w:sz w:val="22"/>
          <w:szCs w:val="22"/>
        </w:rPr>
        <w:instrText xml:space="preserve"> ADDIN EN.CITE </w:instrText>
      </w:r>
      <w:r w:rsidR="00326C35">
        <w:rPr>
          <w:rFonts w:ascii="Arial" w:hAnsi="Arial" w:cs="Arial"/>
          <w:sz w:val="22"/>
          <w:szCs w:val="22"/>
        </w:rPr>
        <w:fldChar w:fldCharType="begin">
          <w:fldData xml:space="preserve">PEVuZE5vdGU+PENpdGU+PEF1dGhvcj5DYXRhbGRpPC9BdXRob3I+PFllYXI+MjAyMTwvWWVhcj48
UmVjTnVtPjIxPC9SZWNOdW0+PERpc3BsYXlUZXh0PihDYXRhbGRpIGV0IGFsLiwgMjAyMSk8L0Rp
c3BsYXlUZXh0PjxyZWNvcmQ+PHJlYy1udW1iZXI+MjE8L3JlYy1udW1iZXI+PGZvcmVpZ24ta2V5
cz48a2V5IGFwcD0iRU4iIGRiLWlkPSIydzUwMnR6dndmYXZkNGVmMnc3cHhmczgwZjBwc3A1eDV6
d3giIHRpbWVzdGFtcD0iMTY5MjcyNjU0MyI+MjE8L2tleT48L2ZvcmVpZ24ta2V5cz48cmVmLXR5
cGUgbmFtZT0iSm91cm5hbCBBcnRpY2xlIj4xNzwvcmVmLXR5cGU+PGNvbnRyaWJ1dG9ycz48YXV0
aG9ycz48YXV0aG9yPkNhdGFsZGksIEouIFIuPC9hdXRob3I+PGF1dGhvcj5CcmV3ZXIsIFMuIEUu
PC9hdXRob3I+PGF1dGhvcj5QZXJyZWlyYSwgQy48L2F1dGhvcj48YXV0aG9yPkZ1cm5pc3MsIEEu
PC9hdXRob3I+PGF1dGhvcj5OZWRlcnZlbGQsIEEuPC9hdXRob3I+PGF1dGhvcj5TdXJlc2gsIEsu
PC9hdXRob3I+PGF1dGhvcj5XaWxsaWFtcywgQy48L2F1dGhvcj48YXV0aG9yPk8mYXBvcztMZWFy
eSwgUy4gVC48L2F1dGhvcj48YXV0aG9yPkRlbXBzZXksIEEuIEYuPC9hdXRob3I+PC9hdXRob3Jz
PjwvY29udHJpYnV0b3JzPjxhdXRoLWFkZHJlc3M+RnJvbSB0aGUgQUNDT1JEUywgVW5pdmVyc2l0
eSBvZiBDb2xvcmFkbyBBbnNjaHV0eiBNZWRpY2FsIENhbXB1cywgQXVyb3JhLCBDTyAoSlJDLCBT
RUIsIENQLCBBRiwgQU4sIEtTLCBTVE8sIEFGRCk7IERlcGFydG1lbnQgb2YgUGVkaWF0cmljcywg
VW5pdmVyc2l0eSBvZiBDb2xvcmFkbyBBbnNjaHV0eiBNZWRpY2FsIENhbXB1cywgQXVyb3JhLCBD
TyAoSlJDLCBTVE8sIEFGRCk7IERlcGFydG1lbnQgb2YgRmFtaWx5IE1lZGljaW5lLCBVbml2ZXJz
aXR5IG9mIENvbG9yYWRvIEFuc2NodXR6IE1lZGljYWwgQ2FtcHVzLCBBdXJvcmEsIENPIChTRUIs
IEFOKTsgRGVwYXJ0bWVudCBvZiBCaW9zdGF0aXN0aWNzICZhbXA7IEluZm9ybWF0aWNzLCBVbml2
ZXJzaXR5IG9mIENvbG9yYWRvIEFuc2NodXR6IE1lZGljYWwgQ2FtcHVzLCBBdXJvcmEsIENPIChL
Uyk7IEltbXVuaXphdGlvbiBTZXJ2aWNlcyBEaXZpc2lvbiwgTmF0aW9uYWwgQ2VudGVyIGZvciBJ
bW11bml6YXRpb24gYW5kIFJlc3BpcmF0b3J5IERpc2Vhc2VzLCBDZW50ZXJzIGZvciBEaXNlYXNl
IENvbnRyb2wgYW5kIFByZXZlbnRpb24sIEF0bGFudGEsIEdBIChDVykuIEplc3NpY2EuQ2F0YWxk
aUBjdWFuc2NodXR6LmVkdS4mI3hEO0Zyb20gdGhlIEFDQ09SRFMsIFVuaXZlcnNpdHkgb2YgQ29s
b3JhZG8gQW5zY2h1dHogTWVkaWNhbCBDYW1wdXMsIEF1cm9yYSwgQ08gKEpSQywgU0VCLCBDUCwg
QUYsIEFOLCBLUywgU1RPLCBBRkQpOyBEZXBhcnRtZW50IG9mIFBlZGlhdHJpY3MsIFVuaXZlcnNp
dHkgb2YgQ29sb3JhZG8gQW5zY2h1dHogTWVkaWNhbCBDYW1wdXMsIEF1cm9yYSwgQ08gKEpSQywg
U1RPLCBBRkQpOyBEZXBhcnRtZW50IG9mIEZhbWlseSBNZWRpY2luZSwgVW5pdmVyc2l0eSBvZiBD
b2xvcmFkbyBBbnNjaHV0eiBNZWRpY2FsIENhbXB1cywgQXVyb3JhLCBDTyAoU0VCLCBBTik7IERl
cGFydG1lbnQgb2YgQmlvc3RhdGlzdGljcyAmYW1wOyBJbmZvcm1hdGljcywgVW5pdmVyc2l0eSBv
ZiBDb2xvcmFkbyBBbnNjaHV0eiBNZWRpY2FsIENhbXB1cywgQXVyb3JhLCBDTyAoS1MpOyBJbW11
bml6YXRpb24gU2VydmljZXMgRGl2aXNpb24sIE5hdGlvbmFsIENlbnRlciBmb3IgSW1tdW5pemF0
aW9uIGFuZCBSZXNwaXJhdG9yeSBEaXNlYXNlcywgQ2VudGVycyBmb3IgRGlzZWFzZSBDb250cm9s
IGFuZCBQcmV2ZW50aW9uLCBBdGxhbnRhLCBHQSAoQ1cpLjwvYXV0aC1hZGRyZXNzPjx0aXRsZXM+
PHRpdGxlPlJ1cmFsIEFkb2xlc2NlbnQgSW1tdW5pemF0aW9uOiBEZWxpdmVyeSBQcmFjdGljZXMg
YW5kIEJhcnJpZXJzIHRvIFVwdGFrZTwvdGl0bGU+PHNlY29uZGFyeS10aXRsZT5KIEFtIEJvYXJk
IEZhbSBNZWQ8L3NlY29uZGFyeS10aXRsZT48L3RpdGxlcz48cGVyaW9kaWNhbD48ZnVsbC10aXRs
ZT5KIEFtIEJvYXJkIEZhbSBNZWQ8L2Z1bGwtdGl0bGU+PC9wZXJpb2RpY2FsPjxwYWdlcz45Mzct
OTQ5PC9wYWdlcz48dm9sdW1lPjM0PC92b2x1bWU+PG51bWJlcj41PC9udW1iZXI+PGtleXdvcmRz
PjxrZXl3b3JkPkFkb2xlc2NlbnQ8L2tleXdvcmQ+PGtleXdvcmQ+Q2hpbGQ8L2tleXdvcmQ+PGtl
eXdvcmQ+RmVtYWxlPC9rZXl3b3JkPjxrZXl3b3JkPkhlYWx0aCBLbm93bGVkZ2UsIEF0dGl0dWRl
cywgUHJhY3RpY2U8L2tleXdvcmQ+PGtleXdvcmQ+SHVtYW5zPC9rZXl3b3JkPjxrZXl3b3JkPipJ
bmZsdWVuemEsIEh1bWFuPC9rZXl3b3JkPjxrZXl3b3JkPk1hbGU8L2tleXdvcmQ+PGtleXdvcmQ+
KlBhcGlsbG9tYXZpcnVzIFZhY2NpbmVzPC9rZXl3b3JkPjxrZXl3b3JkPlBhcmVudHM8L2tleXdv
cmQ+PGtleXdvcmQ+UnVyYWwgUG9wdWxhdGlvbjwva2V5d29yZD48a2V5d29yZD5Vbml0ZWQgU3Rh
dGVzPC9rZXl3b3JkPjxrZXl3b3JkPlZhY2NpbmF0aW9uPC9rZXl3b3JkPjxrZXl3b3JkPkFkb2xl
c2NlbnQgSGVhbHRoPC9rZXl3b3JkPjxrZXl3b3JkPkNoaS1TcXVhcmUgVGVzdDwva2V5d29yZD48
a2V5d29yZD5Db2xvcmFkbzwva2V5d29yZD48a2V5d29yZD5JbW11bml6YXRpb248L2tleXdvcmQ+
PGtleXdvcmQ+UGVkaWF0cmljczwva2V5d29yZD48a2V5d29yZD5QdWJsaWMgSGVhbHRoIE51cnNp
bmc8L2tleXdvcmQ+PGtleXdvcmQ+UnVyYWwgSGVhbHRoPC9rZXl3b3JkPjxrZXl3b3JkPlN1cnZl
eXMgYW5kIFF1ZXN0aW9ubmFpcmVzPC9rZXl3b3JkPjwva2V5d29yZHM+PGRhdGVzPjx5ZWFyPjIw
MjE8L3llYXI+PHB1Yi1kYXRlcz48ZGF0ZT5TZXAtT2N0PC9kYXRlPjwvcHViLWRhdGVzPjwvZGF0
ZXM+PGlzYm4+MTU1Ny0yNjI1PC9pc2JuPjxhY2Nlc3Npb24tbnVtPjM0NTM1NTE5PC9hY2Nlc3Np
b24tbnVtPjx1cmxzPjwvdXJscz48Y3VzdG9tMT5Db25mbGljdCBvZiBpbnRlcmVzdDogTm9uZS48
L2N1c3RvbTE+PGVsZWN0cm9uaWMtcmVzb3VyY2UtbnVtPjEwLjMxMjIvamFiZm0uMjAyMS4wNS4y
MTAxMDc8L2VsZWN0cm9uaWMtcmVzb3VyY2UtbnVtPjxyZW1vdGUtZGF0YWJhc2UtcHJvdmlkZXI+
TkxNPC9yZW1vdGUtZGF0YWJhc2UtcHJvdmlkZXI+PGxhbmd1YWdlPmVuZzwvbGFuZ3VhZ2U+PC9y
ZWNvcmQ+PC9DaXRlPjwvRW5kTm90ZT4A
</w:fldData>
        </w:fldChar>
      </w:r>
      <w:r w:rsidR="00326C35">
        <w:rPr>
          <w:rFonts w:ascii="Arial" w:hAnsi="Arial" w:cs="Arial"/>
          <w:sz w:val="22"/>
          <w:szCs w:val="22"/>
        </w:rPr>
        <w:instrText xml:space="preserve"> ADDIN EN.CITE.DATA </w:instrText>
      </w:r>
      <w:r w:rsidR="00326C35">
        <w:rPr>
          <w:rFonts w:ascii="Arial" w:hAnsi="Arial" w:cs="Arial"/>
          <w:sz w:val="22"/>
          <w:szCs w:val="22"/>
        </w:rPr>
      </w:r>
      <w:r w:rsidR="00326C35">
        <w:rPr>
          <w:rFonts w:ascii="Arial" w:hAnsi="Arial" w:cs="Arial"/>
          <w:sz w:val="22"/>
          <w:szCs w:val="22"/>
        </w:rPr>
        <w:fldChar w:fldCharType="end"/>
      </w:r>
      <w:r w:rsidR="00326C35">
        <w:rPr>
          <w:rFonts w:ascii="Arial" w:hAnsi="Arial" w:cs="Arial"/>
          <w:sz w:val="22"/>
          <w:szCs w:val="22"/>
        </w:rPr>
      </w:r>
      <w:r w:rsidR="00326C35">
        <w:rPr>
          <w:rFonts w:ascii="Arial" w:hAnsi="Arial" w:cs="Arial"/>
          <w:sz w:val="22"/>
          <w:szCs w:val="22"/>
        </w:rPr>
        <w:fldChar w:fldCharType="separate"/>
      </w:r>
      <w:r w:rsidR="00326C35">
        <w:rPr>
          <w:rFonts w:ascii="Arial" w:hAnsi="Arial" w:cs="Arial"/>
          <w:noProof/>
          <w:sz w:val="22"/>
          <w:szCs w:val="22"/>
        </w:rPr>
        <w:t>(Cataldi et al., 2021)</w:t>
      </w:r>
      <w:r w:rsidR="00326C35">
        <w:rPr>
          <w:rFonts w:ascii="Arial" w:hAnsi="Arial" w:cs="Arial"/>
          <w:sz w:val="22"/>
          <w:szCs w:val="22"/>
        </w:rPr>
        <w:fldChar w:fldCharType="end"/>
      </w:r>
      <w:r w:rsidR="00326C35">
        <w:rPr>
          <w:rFonts w:ascii="Arial" w:hAnsi="Arial" w:cs="Arial"/>
          <w:sz w:val="22"/>
          <w:szCs w:val="22"/>
        </w:rPr>
        <w:t>.</w:t>
      </w:r>
      <w:r w:rsidRPr="00E2721F">
        <w:rPr>
          <w:rFonts w:ascii="Arial" w:hAnsi="Arial" w:cs="Arial"/>
          <w:sz w:val="22"/>
          <w:szCs w:val="22"/>
        </w:rPr>
        <w:t xml:space="preserve"> </w:t>
      </w:r>
      <w:r w:rsidR="00294A99" w:rsidRPr="00E2721F">
        <w:rPr>
          <w:rFonts w:ascii="Arial" w:hAnsi="Arial" w:cs="Arial"/>
          <w:sz w:val="22"/>
          <w:szCs w:val="22"/>
        </w:rPr>
        <w:t>Th</w:t>
      </w:r>
      <w:r w:rsidR="00294A99">
        <w:rPr>
          <w:rFonts w:ascii="Arial" w:hAnsi="Arial" w:cs="Arial"/>
          <w:sz w:val="22"/>
          <w:szCs w:val="22"/>
        </w:rPr>
        <w:t>ese findings</w:t>
      </w:r>
      <w:r w:rsidRPr="00E2721F">
        <w:rPr>
          <w:rFonts w:ascii="Arial" w:hAnsi="Arial" w:cs="Arial"/>
          <w:sz w:val="22"/>
          <w:szCs w:val="22"/>
        </w:rPr>
        <w:t xml:space="preserve"> </w:t>
      </w:r>
      <w:r w:rsidR="00294A99">
        <w:rPr>
          <w:rFonts w:ascii="Arial" w:hAnsi="Arial" w:cs="Arial"/>
          <w:sz w:val="22"/>
          <w:szCs w:val="22"/>
        </w:rPr>
        <w:t>suggest</w:t>
      </w:r>
      <w:r w:rsidR="00A469B4">
        <w:rPr>
          <w:rFonts w:ascii="Arial" w:hAnsi="Arial" w:cs="Arial"/>
          <w:sz w:val="22"/>
          <w:szCs w:val="22"/>
        </w:rPr>
        <w:t xml:space="preserve"> that</w:t>
      </w:r>
      <w:r w:rsidR="00241099">
        <w:rPr>
          <w:rFonts w:ascii="Arial" w:hAnsi="Arial" w:cs="Arial"/>
          <w:sz w:val="22"/>
          <w:szCs w:val="22"/>
        </w:rPr>
        <w:t xml:space="preserve"> insurance coverage, trust in medical authority, and </w:t>
      </w:r>
      <w:r w:rsidR="004F5F82">
        <w:rPr>
          <w:rFonts w:ascii="Arial" w:hAnsi="Arial" w:cs="Arial"/>
          <w:sz w:val="22"/>
          <w:szCs w:val="22"/>
        </w:rPr>
        <w:t>the</w:t>
      </w:r>
      <w:r w:rsidRPr="00E2721F">
        <w:rPr>
          <w:rFonts w:ascii="Arial" w:hAnsi="Arial" w:cs="Arial"/>
          <w:sz w:val="22"/>
          <w:szCs w:val="22"/>
        </w:rPr>
        <w:t xml:space="preserve"> differ</w:t>
      </w:r>
      <w:r w:rsidR="001D62BD">
        <w:rPr>
          <w:rFonts w:ascii="Arial" w:hAnsi="Arial" w:cs="Arial"/>
          <w:sz w:val="22"/>
          <w:szCs w:val="22"/>
        </w:rPr>
        <w:t>en</w:t>
      </w:r>
      <w:r w:rsidR="00EA30A7">
        <w:rPr>
          <w:rFonts w:ascii="Arial" w:hAnsi="Arial" w:cs="Arial"/>
          <w:sz w:val="22"/>
          <w:szCs w:val="22"/>
        </w:rPr>
        <w:t xml:space="preserve">ces in </w:t>
      </w:r>
      <w:r w:rsidR="00807A6C">
        <w:rPr>
          <w:rFonts w:ascii="Arial" w:hAnsi="Arial" w:cs="Arial"/>
          <w:sz w:val="22"/>
          <w:szCs w:val="22"/>
        </w:rPr>
        <w:t xml:space="preserve">the ideation of </w:t>
      </w:r>
      <w:r w:rsidR="00036B00">
        <w:rPr>
          <w:rFonts w:ascii="Arial" w:hAnsi="Arial" w:cs="Arial"/>
          <w:sz w:val="22"/>
          <w:szCs w:val="22"/>
        </w:rPr>
        <w:t xml:space="preserve">immunization </w:t>
      </w:r>
      <w:r w:rsidR="009A0CD1">
        <w:rPr>
          <w:rFonts w:ascii="Arial" w:hAnsi="Arial" w:cs="Arial"/>
          <w:sz w:val="22"/>
          <w:szCs w:val="22"/>
        </w:rPr>
        <w:t>among patients</w:t>
      </w:r>
      <w:r w:rsidRPr="00E2721F">
        <w:rPr>
          <w:rFonts w:ascii="Arial" w:hAnsi="Arial" w:cs="Arial"/>
          <w:sz w:val="22"/>
          <w:szCs w:val="22"/>
        </w:rPr>
        <w:t xml:space="preserve"> in rural and urban areas</w:t>
      </w:r>
      <w:r w:rsidR="004F5F82">
        <w:rPr>
          <w:rFonts w:ascii="Arial" w:hAnsi="Arial" w:cs="Arial"/>
          <w:sz w:val="22"/>
          <w:szCs w:val="22"/>
        </w:rPr>
        <w:t xml:space="preserve"> </w:t>
      </w:r>
      <w:r w:rsidRPr="00E2721F">
        <w:rPr>
          <w:rFonts w:ascii="Arial" w:hAnsi="Arial" w:cs="Arial"/>
          <w:sz w:val="22"/>
          <w:szCs w:val="22"/>
        </w:rPr>
        <w:t xml:space="preserve">may be influencing vaccination rates. </w:t>
      </w:r>
    </w:p>
    <w:p w14:paraId="2AE1B5ED" w14:textId="77777777" w:rsidR="007229AF" w:rsidRPr="00E2721F" w:rsidRDefault="007229AF" w:rsidP="00E2721F">
      <w:pPr>
        <w:spacing w:line="480" w:lineRule="auto"/>
        <w:rPr>
          <w:rFonts w:ascii="Arial" w:hAnsi="Arial" w:cs="Arial"/>
          <w:sz w:val="22"/>
          <w:szCs w:val="22"/>
        </w:rPr>
      </w:pPr>
    </w:p>
    <w:p w14:paraId="215AB552" w14:textId="2A05CE24" w:rsidR="003E653B" w:rsidRPr="00E2721F" w:rsidRDefault="003E653B" w:rsidP="00E2721F">
      <w:pPr>
        <w:spacing w:line="480" w:lineRule="auto"/>
        <w:rPr>
          <w:rFonts w:ascii="Arial" w:hAnsi="Arial" w:cs="Arial"/>
          <w:sz w:val="22"/>
          <w:szCs w:val="22"/>
        </w:rPr>
      </w:pPr>
      <w:r w:rsidRPr="00E2721F">
        <w:rPr>
          <w:rFonts w:ascii="Arial" w:hAnsi="Arial" w:cs="Arial"/>
          <w:sz w:val="22"/>
          <w:szCs w:val="22"/>
        </w:rPr>
        <w:lastRenderedPageBreak/>
        <w:t xml:space="preserve">The increased </w:t>
      </w:r>
      <w:r w:rsidR="00150C64" w:rsidRPr="00E2721F">
        <w:rPr>
          <w:rFonts w:ascii="Arial" w:hAnsi="Arial" w:cs="Arial"/>
          <w:sz w:val="22"/>
          <w:szCs w:val="22"/>
        </w:rPr>
        <w:t xml:space="preserve">HPV </w:t>
      </w:r>
      <w:r w:rsidRPr="00E2721F">
        <w:rPr>
          <w:rFonts w:ascii="Arial" w:hAnsi="Arial" w:cs="Arial"/>
          <w:sz w:val="22"/>
          <w:szCs w:val="22"/>
        </w:rPr>
        <w:t>vaccine hesitancy in r</w:t>
      </w:r>
      <w:r w:rsidR="00EB0BF2">
        <w:rPr>
          <w:rFonts w:ascii="Arial" w:hAnsi="Arial" w:cs="Arial"/>
          <w:sz w:val="22"/>
          <w:szCs w:val="22"/>
        </w:rPr>
        <w:t>u</w:t>
      </w:r>
      <w:r w:rsidRPr="00E2721F">
        <w:rPr>
          <w:rFonts w:ascii="Arial" w:hAnsi="Arial" w:cs="Arial"/>
          <w:sz w:val="22"/>
          <w:szCs w:val="22"/>
        </w:rPr>
        <w:t xml:space="preserve">ral </w:t>
      </w:r>
      <w:r w:rsidR="0006091E">
        <w:rPr>
          <w:rFonts w:ascii="Arial" w:hAnsi="Arial" w:cs="Arial"/>
          <w:sz w:val="22"/>
          <w:szCs w:val="22"/>
        </w:rPr>
        <w:t>YAs</w:t>
      </w:r>
      <w:r w:rsidRPr="00E2721F">
        <w:rPr>
          <w:rFonts w:ascii="Arial" w:hAnsi="Arial" w:cs="Arial"/>
          <w:sz w:val="22"/>
          <w:szCs w:val="22"/>
        </w:rPr>
        <w:t xml:space="preserve"> surveyed may also be in part due to the lower density of healthcare providers in rural areas and the relative inaccessibility to healthcare in many rural communities. In one survey, two-thirds of rural residents reported that access to doctors and hospitals is a problem where they live</w:t>
      </w:r>
      <w:r w:rsidR="0054360B">
        <w:rPr>
          <w:rFonts w:ascii="Arial" w:hAnsi="Arial" w:cs="Arial"/>
          <w:sz w:val="22"/>
          <w:szCs w:val="22"/>
        </w:rPr>
        <w:t xml:space="preserve"> </w:t>
      </w:r>
      <w:r w:rsidR="00347043">
        <w:rPr>
          <w:rFonts w:ascii="Arial" w:hAnsi="Arial" w:cs="Arial"/>
          <w:sz w:val="22"/>
          <w:szCs w:val="22"/>
        </w:rPr>
        <w:fldChar w:fldCharType="begin"/>
      </w:r>
      <w:r w:rsidR="00347043">
        <w:rPr>
          <w:rFonts w:ascii="Arial" w:hAnsi="Arial" w:cs="Arial"/>
          <w:sz w:val="22"/>
          <w:szCs w:val="22"/>
        </w:rPr>
        <w:instrText xml:space="preserve"> ADDIN EN.CITE &lt;EndNote&gt;&lt;Cite&gt;&lt;Author&gt;Parker&lt;/Author&gt;&lt;Year&gt;2018&lt;/Year&gt;&lt;RecNum&gt;27&lt;/RecNum&gt;&lt;DisplayText&gt;(Parker et al., 2018)&lt;/DisplayText&gt;&lt;record&gt;&lt;rec-number&gt;27&lt;/rec-number&gt;&lt;foreign-keys&gt;&lt;key app="EN" db-id="2w502tzvwfavd4ef2w7pxfs80f0psp5x5zwx" timestamp="1692727926"&gt;27&lt;/key&gt;&lt;/foreign-keys&gt;&lt;ref-type name="Journal Article"&gt;17&lt;/ref-type&gt;&lt;contributors&gt;&lt;authors&gt;&lt;author&gt;Parker, Kim&lt;/author&gt;&lt;author&gt;Horowitz, Juliana&lt;/author&gt;&lt;author&gt;Brown, Anna&lt;/author&gt;&lt;author&gt;Fry, Richard&lt;/author&gt;&lt;author&gt;Cohn, D&amp;apos;Vera&lt;/author&gt;&lt;author&gt;Igielnik, Ruth&lt;/author&gt;&lt;/authors&gt;&lt;/contributors&gt;&lt;titles&gt;&lt;title&gt;What Unites and Divides Urban, Suburban and Rural Communities&lt;/title&gt;&lt;/titles&gt;&lt;dates&gt;&lt;year&gt;2018&lt;/year&gt;&lt;/dates&gt;&lt;urls&gt;&lt;related-urls&gt;&lt;url&gt;https://www.pewsocialtrends.org/wp-content/uploads/sites/3/2018/05/Pew-Research-Center-Community-Type-Full-Report-FINAL.pdf&lt;/url&gt;&lt;/related-urls&gt;&lt;/urls&gt;&lt;/record&gt;&lt;/Cite&gt;&lt;/EndNote&gt;</w:instrText>
      </w:r>
      <w:r w:rsidR="00347043">
        <w:rPr>
          <w:rFonts w:ascii="Arial" w:hAnsi="Arial" w:cs="Arial"/>
          <w:sz w:val="22"/>
          <w:szCs w:val="22"/>
        </w:rPr>
        <w:fldChar w:fldCharType="separate"/>
      </w:r>
      <w:r w:rsidR="00347043">
        <w:rPr>
          <w:rFonts w:ascii="Arial" w:hAnsi="Arial" w:cs="Arial"/>
          <w:noProof/>
          <w:sz w:val="22"/>
          <w:szCs w:val="22"/>
        </w:rPr>
        <w:t>(Parker et al., 2018)</w:t>
      </w:r>
      <w:r w:rsidR="00347043">
        <w:rPr>
          <w:rFonts w:ascii="Arial" w:hAnsi="Arial" w:cs="Arial"/>
          <w:sz w:val="22"/>
          <w:szCs w:val="22"/>
        </w:rPr>
        <w:fldChar w:fldCharType="end"/>
      </w:r>
      <w:r w:rsidR="00347043">
        <w:rPr>
          <w:rFonts w:ascii="Arial" w:hAnsi="Arial" w:cs="Arial"/>
          <w:sz w:val="22"/>
          <w:szCs w:val="22"/>
        </w:rPr>
        <w:t>.</w:t>
      </w:r>
      <w:r w:rsidRPr="00E2721F">
        <w:rPr>
          <w:rFonts w:ascii="Arial" w:hAnsi="Arial" w:cs="Arial"/>
          <w:sz w:val="22"/>
          <w:szCs w:val="22"/>
        </w:rPr>
        <w:t xml:space="preserve"> Of the 7,200 regions designated as Health Professional Shortage Areas by the Health Resources and Services Administration</w:t>
      </w:r>
      <w:r w:rsidR="00294A99">
        <w:rPr>
          <w:rFonts w:ascii="Arial" w:hAnsi="Arial" w:cs="Arial"/>
          <w:sz w:val="22"/>
          <w:szCs w:val="22"/>
        </w:rPr>
        <w:t xml:space="preserve"> (HRSA)</w:t>
      </w:r>
      <w:r w:rsidRPr="00E2721F">
        <w:rPr>
          <w:rFonts w:ascii="Arial" w:hAnsi="Arial" w:cs="Arial"/>
          <w:sz w:val="22"/>
          <w:szCs w:val="22"/>
        </w:rPr>
        <w:t>,</w:t>
      </w:r>
      <w:commentRangeStart w:id="49"/>
      <w:commentRangeStart w:id="50"/>
      <w:r w:rsidRPr="00E2721F">
        <w:rPr>
          <w:rFonts w:ascii="Arial" w:hAnsi="Arial" w:cs="Arial"/>
          <w:sz w:val="22"/>
          <w:szCs w:val="22"/>
        </w:rPr>
        <w:t xml:space="preserve"> </w:t>
      </w:r>
      <w:r w:rsidR="00F525C3" w:rsidRPr="001604E0">
        <w:rPr>
          <w:rFonts w:ascii="Arial" w:hAnsi="Arial" w:cs="Arial"/>
          <w:bCs/>
          <w:sz w:val="22"/>
          <w:szCs w:val="22"/>
        </w:rPr>
        <w:t>65.8</w:t>
      </w:r>
      <w:r w:rsidRPr="001604E0">
        <w:rPr>
          <w:rFonts w:ascii="Arial" w:hAnsi="Arial" w:cs="Arial"/>
          <w:bCs/>
          <w:sz w:val="22"/>
          <w:szCs w:val="22"/>
        </w:rPr>
        <w:t>%</w:t>
      </w:r>
      <w:r w:rsidRPr="00E2721F">
        <w:rPr>
          <w:rFonts w:ascii="Arial" w:hAnsi="Arial" w:cs="Arial"/>
          <w:sz w:val="22"/>
          <w:szCs w:val="22"/>
        </w:rPr>
        <w:t xml:space="preserve"> are located in rural regions, despite only 20% of Americans residing in rural areas</w:t>
      </w:r>
      <w:r w:rsidR="002C7C60">
        <w:rPr>
          <w:rFonts w:ascii="Arial" w:hAnsi="Arial" w:cs="Arial"/>
          <w:sz w:val="22"/>
          <w:szCs w:val="22"/>
        </w:rPr>
        <w:t xml:space="preserve"> </w:t>
      </w:r>
      <w:commentRangeEnd w:id="49"/>
      <w:r w:rsidR="00F525C3">
        <w:rPr>
          <w:rStyle w:val="CommentReference"/>
        </w:rPr>
        <w:commentReference w:id="49"/>
      </w:r>
      <w:commentRangeEnd w:id="50"/>
      <w:r w:rsidR="007075C4">
        <w:rPr>
          <w:rStyle w:val="CommentReference"/>
        </w:rPr>
        <w:commentReference w:id="50"/>
      </w:r>
      <w:r w:rsidR="007A3E9D" w:rsidRPr="00124261">
        <w:rPr>
          <w:rFonts w:ascii="Arial" w:hAnsi="Arial" w:cs="Arial"/>
          <w:sz w:val="22"/>
          <w:szCs w:val="22"/>
          <w:highlight w:val="yellow"/>
        </w:rPr>
        <w:t xml:space="preserve"> </w:t>
      </w:r>
      <w:r w:rsidR="008A05D5" w:rsidRPr="00124261">
        <w:rPr>
          <w:rFonts w:ascii="Arial" w:hAnsi="Arial" w:cs="Arial"/>
          <w:sz w:val="22"/>
          <w:szCs w:val="22"/>
          <w:highlight w:val="yellow"/>
        </w:rPr>
        <w:fldChar w:fldCharType="begin"/>
      </w:r>
      <w:r w:rsidR="00C24FC9" w:rsidRPr="00124261">
        <w:rPr>
          <w:rFonts w:ascii="Arial" w:hAnsi="Arial" w:cs="Arial"/>
          <w:sz w:val="22"/>
          <w:szCs w:val="22"/>
          <w:highlight w:val="yellow"/>
        </w:rPr>
        <w:instrText xml:space="preserve"> ADDIN EN.CITE &lt;EndNote&gt;&lt;Cite&gt;&lt;Year&gt;2022&lt;/Year&gt;&lt;RecNum&gt;8&lt;/RecNum&gt;&lt;DisplayText&gt;(&amp;quot;Designated Health Professional Shortage Areas Statistics-First Quater of Fiscal Year 2023 Designated HPSA Quarterly Summary,&amp;quot; 2022)&lt;/DisplayText&gt;&lt;record&gt;&lt;rec-number&gt;8&lt;/rec-number&gt;&lt;foreign-keys&gt;&lt;key app="EN" db-id="2w502tzvwfavd4ef2w7pxfs80f0psp5x5zwx" timestamp="1691607492"&gt;8&lt;/key&gt;&lt;/foreign-keys&gt;&lt;ref-type name="Generic"&gt;13&lt;/ref-type&gt;&lt;contributors&gt;&lt;/contributors&gt;&lt;titles&gt;&lt;title&gt;Designated Health Professional Shortage Areas Statistics-First Quater of Fiscal Year 2023 Designated HPSA Quarterly Summary&lt;/title&gt;&lt;/titles&gt;&lt;dates&gt;&lt;year&gt;2022&lt;/year&gt;&lt;/dates&gt;&lt;urls&gt;&lt;/urls&gt;&lt;/record&gt;&lt;/Cite&gt;&lt;/EndNote&gt;</w:instrText>
      </w:r>
      <w:r w:rsidR="008A05D5" w:rsidRPr="00124261">
        <w:rPr>
          <w:rFonts w:ascii="Arial" w:hAnsi="Arial" w:cs="Arial"/>
          <w:sz w:val="22"/>
          <w:szCs w:val="22"/>
          <w:highlight w:val="yellow"/>
        </w:rPr>
        <w:fldChar w:fldCharType="separate"/>
      </w:r>
      <w:r w:rsidR="001D4E0F" w:rsidRPr="00124261">
        <w:rPr>
          <w:rFonts w:ascii="Arial" w:hAnsi="Arial" w:cs="Arial"/>
          <w:noProof/>
          <w:sz w:val="22"/>
          <w:szCs w:val="22"/>
          <w:highlight w:val="yellow"/>
        </w:rPr>
        <w:t>("Designated Health Professional Shortage Areas Statistics-First Quater of Fiscal Year 2023 Designated HPSA Quarterly Summary," 2022)</w:t>
      </w:r>
      <w:r w:rsidR="008A05D5" w:rsidRPr="00124261">
        <w:rPr>
          <w:rFonts w:ascii="Arial" w:hAnsi="Arial" w:cs="Arial"/>
          <w:sz w:val="22"/>
          <w:szCs w:val="22"/>
          <w:highlight w:val="yellow"/>
        </w:rPr>
        <w:fldChar w:fldCharType="end"/>
      </w:r>
      <w:r w:rsidR="002C7C60" w:rsidRPr="00124261">
        <w:rPr>
          <w:rFonts w:ascii="Arial" w:hAnsi="Arial" w:cs="Arial"/>
          <w:sz w:val="22"/>
          <w:szCs w:val="22"/>
          <w:highlight w:val="yellow"/>
        </w:rPr>
        <w:t>.</w:t>
      </w:r>
      <w:r w:rsidRPr="00E2721F">
        <w:rPr>
          <w:rFonts w:ascii="Arial" w:hAnsi="Arial" w:cs="Arial"/>
          <w:sz w:val="22"/>
          <w:szCs w:val="22"/>
        </w:rPr>
        <w:t xml:space="preserve"> </w:t>
      </w:r>
      <w:r w:rsidR="0006091E">
        <w:rPr>
          <w:rFonts w:ascii="Arial" w:hAnsi="Arial" w:cs="Arial"/>
          <w:sz w:val="22"/>
          <w:szCs w:val="22"/>
        </w:rPr>
        <w:t>YAs</w:t>
      </w:r>
      <w:r w:rsidRPr="00E2721F">
        <w:rPr>
          <w:rFonts w:ascii="Arial" w:hAnsi="Arial" w:cs="Arial"/>
          <w:sz w:val="22"/>
          <w:szCs w:val="22"/>
        </w:rPr>
        <w:t xml:space="preserve"> in rural areas have less reliable access to medical care and often </w:t>
      </w:r>
      <w:r w:rsidR="00CC696F" w:rsidRPr="00E2721F">
        <w:rPr>
          <w:rFonts w:ascii="Arial" w:hAnsi="Arial" w:cs="Arial"/>
          <w:sz w:val="22"/>
          <w:szCs w:val="22"/>
        </w:rPr>
        <w:t>must</w:t>
      </w:r>
      <w:r w:rsidRPr="00E2721F">
        <w:rPr>
          <w:rFonts w:ascii="Arial" w:hAnsi="Arial" w:cs="Arial"/>
          <w:sz w:val="22"/>
          <w:szCs w:val="22"/>
        </w:rPr>
        <w:t xml:space="preserve"> travel further distances</w:t>
      </w:r>
      <w:r w:rsidR="009B6CDB">
        <w:rPr>
          <w:rFonts w:ascii="Arial" w:hAnsi="Arial" w:cs="Arial"/>
          <w:sz w:val="22"/>
          <w:szCs w:val="22"/>
        </w:rPr>
        <w:t xml:space="preserve"> to receive medical care</w:t>
      </w:r>
      <w:r w:rsidR="00347043">
        <w:rPr>
          <w:rFonts w:ascii="Arial" w:hAnsi="Arial" w:cs="Arial"/>
          <w:sz w:val="22"/>
          <w:szCs w:val="22"/>
        </w:rPr>
        <w:t xml:space="preserve"> </w:t>
      </w:r>
      <w:r w:rsidR="00347043">
        <w:rPr>
          <w:rFonts w:ascii="Arial" w:hAnsi="Arial" w:cs="Arial"/>
          <w:sz w:val="22"/>
          <w:szCs w:val="22"/>
        </w:rPr>
        <w:fldChar w:fldCharType="begin"/>
      </w:r>
      <w:r w:rsidR="00347043">
        <w:rPr>
          <w:rFonts w:ascii="Arial" w:hAnsi="Arial" w:cs="Arial"/>
          <w:sz w:val="22"/>
          <w:szCs w:val="22"/>
        </w:rPr>
        <w:instrText xml:space="preserve"> ADDIN EN.CITE &lt;EndNote&gt;&lt;Cite&gt;&lt;Author&gt;Parker&lt;/Author&gt;&lt;Year&gt;2018&lt;/Year&gt;&lt;RecNum&gt;27&lt;/RecNum&gt;&lt;DisplayText&gt;(Parker et al., 2018)&lt;/DisplayText&gt;&lt;record&gt;&lt;rec-number&gt;27&lt;/rec-number&gt;&lt;foreign-keys&gt;&lt;key app="EN" db-id="2w502tzvwfavd4ef2w7pxfs80f0psp5x5zwx" timestamp="1692727926"&gt;27&lt;/key&gt;&lt;/foreign-keys&gt;&lt;ref-type name="Journal Article"&gt;17&lt;/ref-type&gt;&lt;contributors&gt;&lt;authors&gt;&lt;author&gt;Parker, Kim&lt;/author&gt;&lt;author&gt;Horowitz, Juliana&lt;/author&gt;&lt;author&gt;Brown, Anna&lt;/author&gt;&lt;author&gt;Fry, Richard&lt;/author&gt;&lt;author&gt;Cohn, D&amp;apos;Vera&lt;/author&gt;&lt;author&gt;Igielnik, Ruth&lt;/author&gt;&lt;/authors&gt;&lt;/contributors&gt;&lt;titles&gt;&lt;title&gt;What Unites and Divides Urban, Suburban and Rural Communities&lt;/title&gt;&lt;/titles&gt;&lt;dates&gt;&lt;year&gt;2018&lt;/year&gt;&lt;/dates&gt;&lt;urls&gt;&lt;related-urls&gt;&lt;url&gt;https://www.pewsocialtrends.org/wp-content/uploads/sites/3/2018/05/Pew-Research-Center-Community-Type-Full-Report-FINAL.pdf&lt;/url&gt;&lt;/related-urls&gt;&lt;/urls&gt;&lt;/record&gt;&lt;/Cite&gt;&lt;/EndNote&gt;</w:instrText>
      </w:r>
      <w:r w:rsidR="00347043">
        <w:rPr>
          <w:rFonts w:ascii="Arial" w:hAnsi="Arial" w:cs="Arial"/>
          <w:sz w:val="22"/>
          <w:szCs w:val="22"/>
        </w:rPr>
        <w:fldChar w:fldCharType="separate"/>
      </w:r>
      <w:r w:rsidR="00347043">
        <w:rPr>
          <w:rFonts w:ascii="Arial" w:hAnsi="Arial" w:cs="Arial"/>
          <w:noProof/>
          <w:sz w:val="22"/>
          <w:szCs w:val="22"/>
        </w:rPr>
        <w:t>(Parker et al., 2018)</w:t>
      </w:r>
      <w:r w:rsidR="00347043">
        <w:rPr>
          <w:rFonts w:ascii="Arial" w:hAnsi="Arial" w:cs="Arial"/>
          <w:sz w:val="22"/>
          <w:szCs w:val="22"/>
        </w:rPr>
        <w:fldChar w:fldCharType="end"/>
      </w:r>
      <w:r w:rsidR="00347043">
        <w:rPr>
          <w:rFonts w:ascii="Arial" w:hAnsi="Arial" w:cs="Arial"/>
          <w:sz w:val="22"/>
          <w:szCs w:val="22"/>
        </w:rPr>
        <w:t>.</w:t>
      </w:r>
      <w:r w:rsidR="00B83BA2">
        <w:rPr>
          <w:rFonts w:ascii="Arial" w:hAnsi="Arial" w:cs="Arial"/>
          <w:sz w:val="22"/>
          <w:szCs w:val="22"/>
        </w:rPr>
        <w:t xml:space="preserve"> </w:t>
      </w:r>
      <w:r w:rsidR="00294A99">
        <w:rPr>
          <w:rFonts w:ascii="Arial" w:hAnsi="Arial" w:cs="Arial"/>
          <w:sz w:val="22"/>
          <w:szCs w:val="22"/>
        </w:rPr>
        <w:t>B</w:t>
      </w:r>
      <w:r w:rsidRPr="00E2721F">
        <w:rPr>
          <w:rFonts w:ascii="Arial" w:hAnsi="Arial" w:cs="Arial"/>
          <w:sz w:val="22"/>
          <w:szCs w:val="22"/>
        </w:rPr>
        <w:t xml:space="preserve">oth access to vaccinations and </w:t>
      </w:r>
      <w:r w:rsidR="00A9059E">
        <w:rPr>
          <w:rFonts w:ascii="Arial" w:hAnsi="Arial" w:cs="Arial"/>
          <w:sz w:val="22"/>
          <w:szCs w:val="22"/>
        </w:rPr>
        <w:t>opportunities</w:t>
      </w:r>
      <w:r w:rsidRPr="00E2721F">
        <w:rPr>
          <w:rFonts w:ascii="Arial" w:hAnsi="Arial" w:cs="Arial"/>
          <w:sz w:val="22"/>
          <w:szCs w:val="22"/>
        </w:rPr>
        <w:t xml:space="preserve"> </w:t>
      </w:r>
      <w:r w:rsidR="00522B30">
        <w:rPr>
          <w:rFonts w:ascii="Arial" w:hAnsi="Arial" w:cs="Arial"/>
          <w:sz w:val="22"/>
          <w:szCs w:val="22"/>
        </w:rPr>
        <w:t>to discuss vacci</w:t>
      </w:r>
      <w:r w:rsidR="00221C6C">
        <w:rPr>
          <w:rFonts w:ascii="Arial" w:hAnsi="Arial" w:cs="Arial"/>
          <w:sz w:val="22"/>
          <w:szCs w:val="22"/>
        </w:rPr>
        <w:t>ne</w:t>
      </w:r>
      <w:r w:rsidR="00522B30">
        <w:rPr>
          <w:rFonts w:ascii="Arial" w:hAnsi="Arial" w:cs="Arial"/>
          <w:sz w:val="22"/>
          <w:szCs w:val="22"/>
        </w:rPr>
        <w:t xml:space="preserve"> </w:t>
      </w:r>
      <w:r w:rsidR="00A9059E">
        <w:rPr>
          <w:rFonts w:ascii="Arial" w:hAnsi="Arial" w:cs="Arial"/>
          <w:sz w:val="22"/>
          <w:szCs w:val="22"/>
        </w:rPr>
        <w:t xml:space="preserve">recommendations </w:t>
      </w:r>
      <w:r w:rsidR="00522B30">
        <w:rPr>
          <w:rFonts w:ascii="Arial" w:hAnsi="Arial" w:cs="Arial"/>
          <w:sz w:val="22"/>
          <w:szCs w:val="22"/>
        </w:rPr>
        <w:t xml:space="preserve">with primary care providers </w:t>
      </w:r>
      <w:r w:rsidR="005165F2">
        <w:rPr>
          <w:rFonts w:ascii="Arial" w:hAnsi="Arial" w:cs="Arial"/>
          <w:sz w:val="22"/>
          <w:szCs w:val="22"/>
        </w:rPr>
        <w:t>are</w:t>
      </w:r>
      <w:r w:rsidRPr="00E2721F">
        <w:rPr>
          <w:rFonts w:ascii="Arial" w:hAnsi="Arial" w:cs="Arial"/>
          <w:sz w:val="22"/>
          <w:szCs w:val="22"/>
        </w:rPr>
        <w:t xml:space="preserve"> barrier</w:t>
      </w:r>
      <w:r w:rsidR="005165F2">
        <w:rPr>
          <w:rFonts w:ascii="Arial" w:hAnsi="Arial" w:cs="Arial"/>
          <w:sz w:val="22"/>
          <w:szCs w:val="22"/>
        </w:rPr>
        <w:t>s</w:t>
      </w:r>
      <w:r w:rsidRPr="00E2721F">
        <w:rPr>
          <w:rFonts w:ascii="Arial" w:hAnsi="Arial" w:cs="Arial"/>
          <w:sz w:val="22"/>
          <w:szCs w:val="22"/>
        </w:rPr>
        <w:t xml:space="preserve"> for residents of rural </w:t>
      </w:r>
      <w:r w:rsidR="00EB0BF2">
        <w:rPr>
          <w:rFonts w:ascii="Arial" w:hAnsi="Arial" w:cs="Arial"/>
          <w:sz w:val="22"/>
          <w:szCs w:val="22"/>
        </w:rPr>
        <w:t>communities</w:t>
      </w:r>
      <w:r w:rsidRPr="00E2721F">
        <w:rPr>
          <w:rFonts w:ascii="Arial" w:hAnsi="Arial" w:cs="Arial"/>
          <w:sz w:val="22"/>
          <w:szCs w:val="22"/>
        </w:rPr>
        <w:t xml:space="preserve">. Further, increased density of primary care physicians is positively correlated with increased usage of vaccine services </w:t>
      </w:r>
      <w:r w:rsidR="00DB483E">
        <w:rPr>
          <w:rFonts w:ascii="Arial" w:hAnsi="Arial" w:cs="Arial"/>
          <w:sz w:val="22"/>
          <w:szCs w:val="22"/>
        </w:rPr>
        <w:fldChar w:fldCharType="begin">
          <w:fldData xml:space="preserve">PEVuZE5vdGU+PENpdGU+PEF1dGhvcj5Uc2FpPC9BdXRob3I+PFllYXI+MjAyMTwvWWVhcj48UmVj
TnVtPjMzPC9SZWNOdW0+PERpc3BsYXlUZXh0PihUc2FpIGV0IGFsLiwgMjAyMSk8L0Rpc3BsYXlU
ZXh0PjxyZWNvcmQ+PHJlYy1udW1iZXI+MzM8L3JlYy1udW1iZXI+PGZvcmVpZ24ta2V5cz48a2V5
IGFwcD0iRU4iIGRiLWlkPSIydzUwMnR6dndmYXZkNGVmMnc3cHhmczgwZjBwc3A1eDV6d3giIHRp
bWVzdGFtcD0iMTY5MjcyODU4MCI+MzM8L2tleT48L2ZvcmVpZ24ta2V5cz48cmVmLXR5cGUgbmFt
ZT0iSm91cm5hbCBBcnRpY2xlIj4xNzwvcmVmLXR5cGU+PGNvbnRyaWJ1dG9ycz48YXV0aG9ycz48
YXV0aG9yPlRzYWksIFkuPC9hdXRob3I+PGF1dGhvcj5MaW5kbGV5LCBNLiBDLjwvYXV0aG9yPjxh
dXRob3I+WmhvdSwgRi48L2F1dGhvcj48YXV0aG9yPlN0b2tsZXksIFMuPC9hdXRob3I+PC9hdXRo
b3JzPjwvY29udHJpYnV0b3JzPjxhdXRoLWFkZHJlc3M+TmF0aW9uYWwgQ2VudGVyIGZvciBJbW11
bml6YXRpb24gYW5kIFJlc3BpcmF0b3J5IERpc2Vhc2VzLCBDZW50ZXJzIGZvciBEaXNlYXNlIENv
bnRyb2wgYW5kIFByZXZlbnRpb24sIEF0bGFudGEsIEdlb3JnaWEuIEVsZWN0cm9uaWMgYWRkcmVz
czogeXRzYWlAY2RjLmdvdi4mI3hEO05hdGlvbmFsIENlbnRlciBmb3IgSW1tdW5pemF0aW9uIGFu
ZCBSZXNwaXJhdG9yeSBEaXNlYXNlcywgQ2VudGVycyBmb3IgRGlzZWFzZSBDb250cm9sIGFuZCBQ
cmV2ZW50aW9uLCBBdGxhbnRhLCBHZW9yZ2lhLjwvYXV0aC1hZGRyZXNzPjx0aXRsZXM+PHRpdGxl
PlVyYmFuLVJ1cmFsIERpc3Bhcml0aWVzIGluIFZhY2NpbmF0aW9uIFNlcnZpY2UgVXNlIEFtb25n
IExvdy1JbmNvbWUgQWRvbGVzY2VudHM8L3RpdGxlPjxzZWNvbmRhcnktdGl0bGU+SiBBZG9sZXNj
IEhlYWx0aDwvc2Vjb25kYXJ5LXRpdGxlPjwvdGl0bGVzPjxwZXJpb2RpY2FsPjxmdWxsLXRpdGxl
PkogQWRvbGVzYyBIZWFsdGg8L2Z1bGwtdGl0bGU+PC9wZXJpb2RpY2FsPjxwYWdlcz4xMTQtMTIw
PC9wYWdlcz48dm9sdW1lPjY5PC92b2x1bWU+PG51bWJlcj4xPC9udW1iZXI+PGVkaXRpb24+MjAy
MDEyMDQ8L2VkaXRpb24+PGtleXdvcmRzPjxrZXl3b3JkPkFkb2xlc2NlbnQ8L2tleXdvcmQ+PGtl
eXdvcmQ+QWR1bHQ8L2tleXdvcmQ+PGtleXdvcmQ+QmxhY2sgb3IgQWZyaWNhbiBBbWVyaWNhbjwv
a2V5d29yZD48a2V5d29yZD5DaGlsZDwva2V5d29yZD48a2V5d29yZD5GZW1hbGU8L2tleXdvcmQ+
PGtleXdvcmQ+SHVtYW5zPC9rZXl3b3JkPjxrZXl3b3JkPk1hbGU8L2tleXdvcmQ+PGtleXdvcmQ+
KlBvdmVydHk8L2tleXdvcmQ+PGtleXdvcmQ+UmVzaWRlbmNlIENoYXJhY3RlcmlzdGljczwva2V5
d29yZD48a2V5d29yZD4qUnVyYWwgUG9wdWxhdGlvbjwva2V5d29yZD48a2V5d29yZD5Vbml0ZWQg
U3RhdGVzPC9rZXl3b3JkPjxrZXl3b3JkPlVyYmFuIFBvcHVsYXRpb248L2tleXdvcmQ+PGtleXdv
cmQ+VmFjY2luYXRpb248L2tleXdvcmQ+PGtleXdvcmQ+QWRvbGVzY2VudHM8L2tleXdvcmQ+PGtl
eXdvcmQ+SGVhbHRoIGNhcmUgZGlzcGFyaXRpZXM8L2tleXdvcmQ+PGtleXdvcmQ+TWVkaWNhaWQ8
L2tleXdvcmQ+PGtleXdvcmQ+UnVyYWwgaGVhbHRoPC9rZXl3b3JkPjwva2V5d29yZHM+PGRhdGVz
Pjx5ZWFyPjIwMjE8L3llYXI+PHB1Yi1kYXRlcz48ZGF0ZT5KdWw8L2RhdGU+PC9wdWItZGF0ZXM+
PC9kYXRlcz48aXNibj4xMDU0LTEzOVggKFByaW50KSYjeEQ7MTA1NC0xMzl4PC9pc2JuPjxhY2Nl
c3Npb24tbnVtPjMzMjg4NDYwPC9hY2Nlc3Npb24tbnVtPjx1cmxzPjwvdXJscz48Y3VzdG9tMT5D
b25mbGljdHMgb2YgaW50ZXJlc3Q6IE5vIHBvdGVudGlhbCBjb25mbGljdHMgb2YgaW50ZXJlc3Qg
dG8gZGlzY2xvc2UuPC9jdXN0b20xPjxjdXN0b20yPlBNQzgxNzU0NjI8L2N1c3RvbTI+PGN1c3Rv
bTY+TklITVMxNzAwMjk5PC9jdXN0b202PjxlbGVjdHJvbmljLXJlc291cmNlLW51bT4xMC4xMDE2
L2ouamFkb2hlYWx0aC4yMDIwLjEwLjAyMTwvZWxlY3Ryb25pYy1yZXNvdXJjZS1udW0+PHJlbW90
ZS1kYXRhYmFzZS1wcm92aWRlcj5OTE08L3JlbW90ZS1kYXRhYmFzZS1wcm92aWRlcj48bGFuZ3Vh
Z2U+ZW5nPC9sYW5ndWFnZT48L3JlY29yZD48L0NpdGU+PC9FbmROb3RlPn==
</w:fldData>
        </w:fldChar>
      </w:r>
      <w:r w:rsidR="00DB483E">
        <w:rPr>
          <w:rFonts w:ascii="Arial" w:hAnsi="Arial" w:cs="Arial"/>
          <w:sz w:val="22"/>
          <w:szCs w:val="22"/>
        </w:rPr>
        <w:instrText xml:space="preserve"> ADDIN EN.CITE </w:instrText>
      </w:r>
      <w:r w:rsidR="00DB483E">
        <w:rPr>
          <w:rFonts w:ascii="Arial" w:hAnsi="Arial" w:cs="Arial"/>
          <w:sz w:val="22"/>
          <w:szCs w:val="22"/>
        </w:rPr>
        <w:fldChar w:fldCharType="begin">
          <w:fldData xml:space="preserve">PEVuZE5vdGU+PENpdGU+PEF1dGhvcj5Uc2FpPC9BdXRob3I+PFllYXI+MjAyMTwvWWVhcj48UmVj
TnVtPjMzPC9SZWNOdW0+PERpc3BsYXlUZXh0PihUc2FpIGV0IGFsLiwgMjAyMSk8L0Rpc3BsYXlU
ZXh0PjxyZWNvcmQ+PHJlYy1udW1iZXI+MzM8L3JlYy1udW1iZXI+PGZvcmVpZ24ta2V5cz48a2V5
IGFwcD0iRU4iIGRiLWlkPSIydzUwMnR6dndmYXZkNGVmMnc3cHhmczgwZjBwc3A1eDV6d3giIHRp
bWVzdGFtcD0iMTY5MjcyODU4MCI+MzM8L2tleT48L2ZvcmVpZ24ta2V5cz48cmVmLXR5cGUgbmFt
ZT0iSm91cm5hbCBBcnRpY2xlIj4xNzwvcmVmLXR5cGU+PGNvbnRyaWJ1dG9ycz48YXV0aG9ycz48
YXV0aG9yPlRzYWksIFkuPC9hdXRob3I+PGF1dGhvcj5MaW5kbGV5LCBNLiBDLjwvYXV0aG9yPjxh
dXRob3I+WmhvdSwgRi48L2F1dGhvcj48YXV0aG9yPlN0b2tsZXksIFMuPC9hdXRob3I+PC9hdXRo
b3JzPjwvY29udHJpYnV0b3JzPjxhdXRoLWFkZHJlc3M+TmF0aW9uYWwgQ2VudGVyIGZvciBJbW11
bml6YXRpb24gYW5kIFJlc3BpcmF0b3J5IERpc2Vhc2VzLCBDZW50ZXJzIGZvciBEaXNlYXNlIENv
bnRyb2wgYW5kIFByZXZlbnRpb24sIEF0bGFudGEsIEdlb3JnaWEuIEVsZWN0cm9uaWMgYWRkcmVz
czogeXRzYWlAY2RjLmdvdi4mI3hEO05hdGlvbmFsIENlbnRlciBmb3IgSW1tdW5pemF0aW9uIGFu
ZCBSZXNwaXJhdG9yeSBEaXNlYXNlcywgQ2VudGVycyBmb3IgRGlzZWFzZSBDb250cm9sIGFuZCBQ
cmV2ZW50aW9uLCBBdGxhbnRhLCBHZW9yZ2lhLjwvYXV0aC1hZGRyZXNzPjx0aXRsZXM+PHRpdGxl
PlVyYmFuLVJ1cmFsIERpc3Bhcml0aWVzIGluIFZhY2NpbmF0aW9uIFNlcnZpY2UgVXNlIEFtb25n
IExvdy1JbmNvbWUgQWRvbGVzY2VudHM8L3RpdGxlPjxzZWNvbmRhcnktdGl0bGU+SiBBZG9sZXNj
IEhlYWx0aDwvc2Vjb25kYXJ5LXRpdGxlPjwvdGl0bGVzPjxwZXJpb2RpY2FsPjxmdWxsLXRpdGxl
PkogQWRvbGVzYyBIZWFsdGg8L2Z1bGwtdGl0bGU+PC9wZXJpb2RpY2FsPjxwYWdlcz4xMTQtMTIw
PC9wYWdlcz48dm9sdW1lPjY5PC92b2x1bWU+PG51bWJlcj4xPC9udW1iZXI+PGVkaXRpb24+MjAy
MDEyMDQ8L2VkaXRpb24+PGtleXdvcmRzPjxrZXl3b3JkPkFkb2xlc2NlbnQ8L2tleXdvcmQ+PGtl
eXdvcmQ+QWR1bHQ8L2tleXdvcmQ+PGtleXdvcmQ+QmxhY2sgb3IgQWZyaWNhbiBBbWVyaWNhbjwv
a2V5d29yZD48a2V5d29yZD5DaGlsZDwva2V5d29yZD48a2V5d29yZD5GZW1hbGU8L2tleXdvcmQ+
PGtleXdvcmQ+SHVtYW5zPC9rZXl3b3JkPjxrZXl3b3JkPk1hbGU8L2tleXdvcmQ+PGtleXdvcmQ+
KlBvdmVydHk8L2tleXdvcmQ+PGtleXdvcmQ+UmVzaWRlbmNlIENoYXJhY3RlcmlzdGljczwva2V5
d29yZD48a2V5d29yZD4qUnVyYWwgUG9wdWxhdGlvbjwva2V5d29yZD48a2V5d29yZD5Vbml0ZWQg
U3RhdGVzPC9rZXl3b3JkPjxrZXl3b3JkPlVyYmFuIFBvcHVsYXRpb248L2tleXdvcmQ+PGtleXdv
cmQ+VmFjY2luYXRpb248L2tleXdvcmQ+PGtleXdvcmQ+QWRvbGVzY2VudHM8L2tleXdvcmQ+PGtl
eXdvcmQ+SGVhbHRoIGNhcmUgZGlzcGFyaXRpZXM8L2tleXdvcmQ+PGtleXdvcmQ+TWVkaWNhaWQ8
L2tleXdvcmQ+PGtleXdvcmQ+UnVyYWwgaGVhbHRoPC9rZXl3b3JkPjwva2V5d29yZHM+PGRhdGVz
Pjx5ZWFyPjIwMjE8L3llYXI+PHB1Yi1kYXRlcz48ZGF0ZT5KdWw8L2RhdGU+PC9wdWItZGF0ZXM+
PC9kYXRlcz48aXNibj4xMDU0LTEzOVggKFByaW50KSYjeEQ7MTA1NC0xMzl4PC9pc2JuPjxhY2Nl
c3Npb24tbnVtPjMzMjg4NDYwPC9hY2Nlc3Npb24tbnVtPjx1cmxzPjwvdXJscz48Y3VzdG9tMT5D
b25mbGljdHMgb2YgaW50ZXJlc3Q6IE5vIHBvdGVudGlhbCBjb25mbGljdHMgb2YgaW50ZXJlc3Qg
dG8gZGlzY2xvc2UuPC9jdXN0b20xPjxjdXN0b20yPlBNQzgxNzU0NjI8L2N1c3RvbTI+PGN1c3Rv
bTY+TklITVMxNzAwMjk5PC9jdXN0b202PjxlbGVjdHJvbmljLXJlc291cmNlLW51bT4xMC4xMDE2
L2ouamFkb2hlYWx0aC4yMDIwLjEwLjAyMTwvZWxlY3Ryb25pYy1yZXNvdXJjZS1udW0+PHJlbW90
ZS1kYXRhYmFzZS1wcm92aWRlcj5OTE08L3JlbW90ZS1kYXRhYmFzZS1wcm92aWRlcj48bGFuZ3Vh
Z2U+ZW5nPC9sYW5ndWFnZT48L3JlY29yZD48L0NpdGU+PC9FbmROb3RlPn==
</w:fldData>
        </w:fldChar>
      </w:r>
      <w:r w:rsidR="00DB483E">
        <w:rPr>
          <w:rFonts w:ascii="Arial" w:hAnsi="Arial" w:cs="Arial"/>
          <w:sz w:val="22"/>
          <w:szCs w:val="22"/>
        </w:rPr>
        <w:instrText xml:space="preserve"> ADDIN EN.CITE.DATA </w:instrText>
      </w:r>
      <w:r w:rsidR="00DB483E">
        <w:rPr>
          <w:rFonts w:ascii="Arial" w:hAnsi="Arial" w:cs="Arial"/>
          <w:sz w:val="22"/>
          <w:szCs w:val="22"/>
        </w:rPr>
      </w:r>
      <w:r w:rsidR="00DB483E">
        <w:rPr>
          <w:rFonts w:ascii="Arial" w:hAnsi="Arial" w:cs="Arial"/>
          <w:sz w:val="22"/>
          <w:szCs w:val="22"/>
        </w:rPr>
        <w:fldChar w:fldCharType="end"/>
      </w:r>
      <w:r w:rsidR="00DB483E">
        <w:rPr>
          <w:rFonts w:ascii="Arial" w:hAnsi="Arial" w:cs="Arial"/>
          <w:sz w:val="22"/>
          <w:szCs w:val="22"/>
        </w:rPr>
      </w:r>
      <w:r w:rsidR="00DB483E">
        <w:rPr>
          <w:rFonts w:ascii="Arial" w:hAnsi="Arial" w:cs="Arial"/>
          <w:sz w:val="22"/>
          <w:szCs w:val="22"/>
        </w:rPr>
        <w:fldChar w:fldCharType="separate"/>
      </w:r>
      <w:r w:rsidR="00DB483E">
        <w:rPr>
          <w:rFonts w:ascii="Arial" w:hAnsi="Arial" w:cs="Arial"/>
          <w:noProof/>
          <w:sz w:val="22"/>
          <w:szCs w:val="22"/>
        </w:rPr>
        <w:t>(Tsai et al., 2021)</w:t>
      </w:r>
      <w:r w:rsidR="00DB483E">
        <w:rPr>
          <w:rFonts w:ascii="Arial" w:hAnsi="Arial" w:cs="Arial"/>
          <w:sz w:val="22"/>
          <w:szCs w:val="22"/>
        </w:rPr>
        <w:fldChar w:fldCharType="end"/>
      </w:r>
      <w:r w:rsidR="00DB483E">
        <w:rPr>
          <w:rFonts w:ascii="Arial" w:hAnsi="Arial" w:cs="Arial"/>
          <w:sz w:val="22"/>
          <w:szCs w:val="22"/>
        </w:rPr>
        <w:t>,</w:t>
      </w:r>
      <w:r w:rsidR="00150C64" w:rsidRPr="00E2721F">
        <w:rPr>
          <w:rFonts w:ascii="Arial" w:hAnsi="Arial" w:cs="Arial"/>
          <w:sz w:val="22"/>
          <w:szCs w:val="22"/>
        </w:rPr>
        <w:t xml:space="preserve"> and parental relationship with healthcare providers is correlated with increased odds of childhood vaccination </w:t>
      </w:r>
      <w:r w:rsidR="001273A6">
        <w:rPr>
          <w:rFonts w:ascii="Arial" w:hAnsi="Arial" w:cs="Arial"/>
          <w:sz w:val="22"/>
          <w:szCs w:val="22"/>
        </w:rPr>
        <w:fldChar w:fldCharType="begin"/>
      </w:r>
      <w:r w:rsidR="001273A6">
        <w:rPr>
          <w:rFonts w:ascii="Arial" w:hAnsi="Arial" w:cs="Arial"/>
          <w:sz w:val="22"/>
          <w:szCs w:val="22"/>
        </w:rPr>
        <w:instrText xml:space="preserve"> ADDIN EN.CITE &lt;EndNote&gt;&lt;Cite&gt;&lt;Author&gt;Albers&lt;/Author&gt;&lt;Year&gt;2022&lt;/Year&gt;&lt;RecNum&gt;16&lt;/RecNum&gt;&lt;DisplayText&gt;(Albers et al., 2022)&lt;/DisplayText&gt;&lt;record&gt;&lt;rec-number&gt;16&lt;/rec-number&gt;&lt;foreign-keys&gt;&lt;key app="EN" db-id="2w502tzvwfavd4ef2w7pxfs80f0psp5x5zwx" timestamp="1692724374"&gt;16&lt;/key&gt;&lt;/foreign-keys&gt;&lt;ref-type name="Journal Article"&gt;17&lt;/ref-type&gt;&lt;contributors&gt;&lt;authors&gt;&lt;author&gt;Albers, A. N.&lt;/author&gt;&lt;author&gt;Thaker, J.&lt;/author&gt;&lt;author&gt;Newcomer, S. R.&lt;/author&gt;&lt;/authors&gt;&lt;/contributors&gt;&lt;auth-address&gt;University of Montana, School of Public and Community Health Sciences, 32 Campus Drive, Missoula, MT, USA.&amp;#xD;University of Montana, Center for Population Health Research, 32 Campus Drive, Missoula, MT, USA.&lt;/auth-address&gt;&lt;titles&gt;&lt;title&gt;Barriers to and facilitators of early childhood immunization in rural areas of the United States: A systematic review of the literature&lt;/title&gt;&lt;secondary-title&gt;Prev Med Rep&lt;/secondary-title&gt;&lt;/titles&gt;&lt;periodical&gt;&lt;full-title&gt;Prev Med Rep&lt;/full-title&gt;&lt;/periodical&gt;&lt;pages&gt;101804&lt;/pages&gt;&lt;volume&gt;27&lt;/volume&gt;&lt;edition&gt;20220425&lt;/edition&gt;&lt;keywords&gt;&lt;keyword&gt;Early childhood immunizations&lt;/keyword&gt;&lt;keyword&gt;Prisma&lt;/keyword&gt;&lt;keyword&gt;Preventive health&lt;/keyword&gt;&lt;keyword&gt;Rural health&lt;/keyword&gt;&lt;keyword&gt;Systematic review&lt;/keyword&gt;&lt;/keywords&gt;&lt;dates&gt;&lt;year&gt;2022&lt;/year&gt;&lt;pub-dates&gt;&lt;date&gt;Jun&lt;/date&gt;&lt;/pub-dates&gt;&lt;/dates&gt;&lt;isbn&gt;2211-3355 (Print)&amp;#xD;2211-3355&lt;/isbn&gt;&lt;accession-num&gt;35656229&lt;/accession-num&gt;&lt;urls&gt;&lt;/urls&gt;&lt;custom1&gt;The authors declare that they have no known competing financial interests or personal relationships that could have appeared to influence the work reported in this paper.&lt;/custom1&gt;&lt;custom2&gt;PMC9152779&lt;/custom2&gt;&lt;electronic-resource-num&gt;10.1016/j.pmedr.2022.101804&lt;/electronic-resource-num&gt;&lt;remote-database-provider&gt;NLM&lt;/remote-database-provider&gt;&lt;language&gt;eng&lt;/language&gt;&lt;/record&gt;&lt;/Cite&gt;&lt;/EndNote&gt;</w:instrText>
      </w:r>
      <w:r w:rsidR="001273A6">
        <w:rPr>
          <w:rFonts w:ascii="Arial" w:hAnsi="Arial" w:cs="Arial"/>
          <w:sz w:val="22"/>
          <w:szCs w:val="22"/>
        </w:rPr>
        <w:fldChar w:fldCharType="separate"/>
      </w:r>
      <w:r w:rsidR="001273A6">
        <w:rPr>
          <w:rFonts w:ascii="Arial" w:hAnsi="Arial" w:cs="Arial"/>
          <w:noProof/>
          <w:sz w:val="22"/>
          <w:szCs w:val="22"/>
        </w:rPr>
        <w:t>(Albers et al., 2022)</w:t>
      </w:r>
      <w:r w:rsidR="001273A6">
        <w:rPr>
          <w:rFonts w:ascii="Arial" w:hAnsi="Arial" w:cs="Arial"/>
          <w:sz w:val="22"/>
          <w:szCs w:val="22"/>
        </w:rPr>
        <w:fldChar w:fldCharType="end"/>
      </w:r>
      <w:r w:rsidR="001273A6">
        <w:rPr>
          <w:rFonts w:ascii="Arial" w:hAnsi="Arial" w:cs="Arial"/>
          <w:sz w:val="22"/>
          <w:szCs w:val="22"/>
        </w:rPr>
        <w:t>.</w:t>
      </w:r>
      <w:r w:rsidRPr="00E2721F">
        <w:rPr>
          <w:rFonts w:ascii="Arial" w:hAnsi="Arial" w:cs="Arial"/>
          <w:sz w:val="22"/>
          <w:szCs w:val="22"/>
        </w:rPr>
        <w:t xml:space="preserve"> These factors and more may contribute to increased </w:t>
      </w:r>
      <w:r w:rsidR="009D302C" w:rsidRPr="00E2721F">
        <w:rPr>
          <w:rFonts w:ascii="Arial" w:hAnsi="Arial" w:cs="Arial"/>
          <w:sz w:val="22"/>
          <w:szCs w:val="22"/>
        </w:rPr>
        <w:t xml:space="preserve">HPV </w:t>
      </w:r>
      <w:r w:rsidRPr="00E2721F">
        <w:rPr>
          <w:rFonts w:ascii="Arial" w:hAnsi="Arial" w:cs="Arial"/>
          <w:sz w:val="22"/>
          <w:szCs w:val="22"/>
        </w:rPr>
        <w:t xml:space="preserve">vaccine hesitancy in rural </w:t>
      </w:r>
      <w:r w:rsidR="0006091E">
        <w:rPr>
          <w:rFonts w:ascii="Arial" w:hAnsi="Arial" w:cs="Arial"/>
          <w:sz w:val="22"/>
          <w:szCs w:val="22"/>
        </w:rPr>
        <w:t>YAs</w:t>
      </w:r>
      <w:r w:rsidRPr="00E2721F">
        <w:rPr>
          <w:rFonts w:ascii="Arial" w:hAnsi="Arial" w:cs="Arial"/>
          <w:sz w:val="22"/>
          <w:szCs w:val="22"/>
        </w:rPr>
        <w:t xml:space="preserve">. </w:t>
      </w:r>
    </w:p>
    <w:p w14:paraId="59E63652" w14:textId="77777777" w:rsidR="001C246C" w:rsidRPr="00E2721F" w:rsidRDefault="001C246C" w:rsidP="00E2721F">
      <w:pPr>
        <w:spacing w:line="480" w:lineRule="auto"/>
        <w:rPr>
          <w:rFonts w:ascii="Arial" w:hAnsi="Arial" w:cs="Arial"/>
          <w:sz w:val="22"/>
          <w:szCs w:val="22"/>
        </w:rPr>
      </w:pPr>
    </w:p>
    <w:p w14:paraId="1B5661A8" w14:textId="22214868" w:rsidR="00543E8D" w:rsidRPr="00E2721F" w:rsidRDefault="00294A99" w:rsidP="00E2721F">
      <w:pPr>
        <w:spacing w:line="480" w:lineRule="auto"/>
        <w:rPr>
          <w:rFonts w:ascii="Arial" w:hAnsi="Arial" w:cs="Arial"/>
          <w:sz w:val="22"/>
          <w:szCs w:val="22"/>
        </w:rPr>
      </w:pPr>
      <w:r>
        <w:rPr>
          <w:rFonts w:ascii="Arial" w:hAnsi="Arial" w:cs="Arial"/>
          <w:sz w:val="22"/>
          <w:szCs w:val="22"/>
        </w:rPr>
        <w:t>Other factors</w:t>
      </w:r>
      <w:r w:rsidR="00150C64" w:rsidRPr="00E2721F">
        <w:rPr>
          <w:rFonts w:ascii="Arial" w:hAnsi="Arial" w:cs="Arial"/>
          <w:sz w:val="22"/>
          <w:szCs w:val="22"/>
        </w:rPr>
        <w:t xml:space="preserve"> that may contribute to increased vaccine hesitancy in the rural </w:t>
      </w:r>
      <w:r w:rsidR="0006091E">
        <w:rPr>
          <w:rFonts w:ascii="Arial" w:hAnsi="Arial" w:cs="Arial"/>
          <w:sz w:val="22"/>
          <w:szCs w:val="22"/>
        </w:rPr>
        <w:t>YAs</w:t>
      </w:r>
      <w:r w:rsidR="00150C64" w:rsidRPr="00E2721F">
        <w:rPr>
          <w:rFonts w:ascii="Arial" w:hAnsi="Arial" w:cs="Arial"/>
          <w:sz w:val="22"/>
          <w:szCs w:val="22"/>
        </w:rPr>
        <w:t xml:space="preserve"> surveyed is access to information regarding vaccines</w:t>
      </w:r>
      <w:r w:rsidR="00FC31EA">
        <w:rPr>
          <w:rFonts w:ascii="Arial" w:hAnsi="Arial" w:cs="Arial"/>
          <w:sz w:val="22"/>
          <w:szCs w:val="22"/>
        </w:rPr>
        <w:t>,</w:t>
      </w:r>
      <w:r w:rsidR="00150C64" w:rsidRPr="00E2721F">
        <w:rPr>
          <w:rFonts w:ascii="Arial" w:hAnsi="Arial" w:cs="Arial"/>
          <w:sz w:val="22"/>
          <w:szCs w:val="22"/>
        </w:rPr>
        <w:t xml:space="preserve"> differing levels of literacy required to select sources of information</w:t>
      </w:r>
      <w:r w:rsidR="00FC31EA">
        <w:rPr>
          <w:rFonts w:ascii="Arial" w:hAnsi="Arial" w:cs="Arial"/>
          <w:sz w:val="22"/>
          <w:szCs w:val="22"/>
        </w:rPr>
        <w:t>, and political affiliation</w:t>
      </w:r>
      <w:r w:rsidR="00150C64" w:rsidRPr="00E2721F">
        <w:rPr>
          <w:rFonts w:ascii="Arial" w:hAnsi="Arial" w:cs="Arial"/>
          <w:sz w:val="22"/>
          <w:szCs w:val="22"/>
        </w:rPr>
        <w:t xml:space="preserve">. Adults in rural areas are less likely to have a bachelor’s degree or higher </w:t>
      </w:r>
      <w:r>
        <w:rPr>
          <w:rFonts w:ascii="Arial" w:hAnsi="Arial" w:cs="Arial"/>
          <w:sz w:val="22"/>
          <w:szCs w:val="22"/>
        </w:rPr>
        <w:t>level of education</w:t>
      </w:r>
      <w:r w:rsidR="00150C64" w:rsidRPr="00E2721F">
        <w:rPr>
          <w:rFonts w:ascii="Arial" w:hAnsi="Arial" w:cs="Arial"/>
          <w:sz w:val="22"/>
          <w:szCs w:val="22"/>
        </w:rPr>
        <w:t xml:space="preserve"> and are more likely to list a high school degree as their highest level of educational attainment</w:t>
      </w:r>
      <w:r w:rsidR="009565B5">
        <w:rPr>
          <w:rFonts w:ascii="Arial" w:hAnsi="Arial" w:cs="Arial"/>
          <w:sz w:val="22"/>
          <w:szCs w:val="22"/>
        </w:rPr>
        <w:t xml:space="preserve"> </w:t>
      </w:r>
      <w:r w:rsidR="009565B5">
        <w:rPr>
          <w:rFonts w:ascii="Arial" w:hAnsi="Arial" w:cs="Arial"/>
          <w:sz w:val="22"/>
          <w:szCs w:val="22"/>
        </w:rPr>
        <w:fldChar w:fldCharType="begin"/>
      </w:r>
      <w:r w:rsidR="009565B5">
        <w:rPr>
          <w:rFonts w:ascii="Arial" w:hAnsi="Arial" w:cs="Arial"/>
          <w:sz w:val="22"/>
          <w:szCs w:val="22"/>
        </w:rPr>
        <w:instrText xml:space="preserve"> ADDIN EN.CITE &lt;EndNote&gt;&lt;Cite&gt;&lt;Author&gt;National Center for Eduation Statistics&lt;/Author&gt;&lt;Year&gt;2020&lt;/Year&gt;&lt;RecNum&gt;54&lt;/RecNum&gt;&lt;DisplayText&gt;(National Center for Eduation Statistics, 2020)&lt;/DisplayText&gt;&lt;record&gt;&lt;rec-number&gt;54&lt;/rec-number&gt;&lt;foreign-keys&gt;&lt;key app="EN" db-id="2w502tzvwfavd4ef2w7pxfs80f0psp5x5zwx" timestamp="1693581768"&gt;54&lt;/key&gt;&lt;/foreign-keys&gt;&lt;ref-type name="Journal Article"&gt;17&lt;/ref-type&gt;&lt;contributors&gt;&lt;authors&gt;&lt;author&gt;National Center for Eduation Statistics,&lt;/author&gt;&lt;/authors&gt;&lt;/contributors&gt;&lt;titles&gt;&lt;title&gt;Educational Attainment in Rural Areas&lt;/title&gt;&lt;/titles&gt;&lt;dates&gt;&lt;year&gt;2020&lt;/year&gt;&lt;/dates&gt;&lt;urls&gt;&lt;/urls&gt;&lt;/record&gt;&lt;/Cite&gt;&lt;/EndNote&gt;</w:instrText>
      </w:r>
      <w:r w:rsidR="009565B5">
        <w:rPr>
          <w:rFonts w:ascii="Arial" w:hAnsi="Arial" w:cs="Arial"/>
          <w:sz w:val="22"/>
          <w:szCs w:val="22"/>
        </w:rPr>
        <w:fldChar w:fldCharType="separate"/>
      </w:r>
      <w:r w:rsidR="009565B5">
        <w:rPr>
          <w:rFonts w:ascii="Arial" w:hAnsi="Arial" w:cs="Arial"/>
          <w:noProof/>
          <w:sz w:val="22"/>
          <w:szCs w:val="22"/>
        </w:rPr>
        <w:t>(National Center for Eduation Statistics, 2020)</w:t>
      </w:r>
      <w:r w:rsidR="009565B5">
        <w:rPr>
          <w:rFonts w:ascii="Arial" w:hAnsi="Arial" w:cs="Arial"/>
          <w:sz w:val="22"/>
          <w:szCs w:val="22"/>
        </w:rPr>
        <w:fldChar w:fldCharType="end"/>
      </w:r>
      <w:r w:rsidR="009565B5">
        <w:rPr>
          <w:rFonts w:ascii="Arial" w:hAnsi="Arial" w:cs="Arial"/>
          <w:sz w:val="22"/>
          <w:szCs w:val="22"/>
        </w:rPr>
        <w:t>.</w:t>
      </w:r>
      <w:r w:rsidR="00150C64" w:rsidRPr="00E2721F">
        <w:rPr>
          <w:rFonts w:ascii="Arial" w:hAnsi="Arial" w:cs="Arial"/>
          <w:sz w:val="22"/>
          <w:szCs w:val="22"/>
        </w:rPr>
        <w:t xml:space="preserve"> </w:t>
      </w:r>
      <w:r w:rsidR="001C246C" w:rsidRPr="00E2721F">
        <w:rPr>
          <w:rFonts w:ascii="Arial" w:hAnsi="Arial" w:cs="Arial"/>
          <w:sz w:val="22"/>
          <w:szCs w:val="22"/>
        </w:rPr>
        <w:t>Intent to vaccinate is correlated with sources of information regarding vaccines; for HPV vaccination specifically, misinformation was a prominent element of tweets and Instagram posts regarding the HPV vaccination</w:t>
      </w:r>
      <w:r w:rsidR="009D302C" w:rsidRPr="00E2721F">
        <w:rPr>
          <w:rFonts w:ascii="Arial" w:hAnsi="Arial" w:cs="Arial"/>
          <w:sz w:val="22"/>
          <w:szCs w:val="22"/>
        </w:rPr>
        <w:t>, suggesting that adults who obtain vaccine information from social media sources may be receiving less reliable and accurate information</w:t>
      </w:r>
      <w:r w:rsidR="002C7C60">
        <w:rPr>
          <w:rFonts w:ascii="Arial" w:hAnsi="Arial" w:cs="Arial"/>
          <w:sz w:val="22"/>
          <w:szCs w:val="22"/>
        </w:rPr>
        <w:t xml:space="preserve"> </w:t>
      </w:r>
      <w:r w:rsidR="00F36992">
        <w:rPr>
          <w:rFonts w:ascii="Arial" w:hAnsi="Arial" w:cs="Arial"/>
          <w:sz w:val="22"/>
          <w:szCs w:val="22"/>
        </w:rPr>
        <w:fldChar w:fldCharType="begin">
          <w:fldData xml:space="preserve">PEVuZE5vdGU+PENpdGU+PEF1dGhvcj5DYWxvPC9BdXRob3I+PFllYXI+MjAyMTwvWWVhcj48UmVj
TnVtPjE5PC9SZWNOdW0+PERpc3BsYXlUZXh0PihDYWxvIGV0IGFsLiwgMjAyMTsgTWFzc2V5IGV0
IGFsLiwgMjAyMCk8L0Rpc3BsYXlUZXh0PjxyZWNvcmQ+PHJlYy1udW1iZXI+MTk8L3JlYy1udW1i
ZXI+PGZvcmVpZ24ta2V5cz48a2V5IGFwcD0iRU4iIGRiLWlkPSIydzUwMnR6dndmYXZkNGVmMnc3
cHhmczgwZjBwc3A1eDV6d3giIHRpbWVzdGFtcD0iMTY5MjcyNjMzNyI+MTk8L2tleT48L2ZvcmVp
Z24ta2V5cz48cmVmLXR5cGUgbmFtZT0iSm91cm5hbCBBcnRpY2xlIj4xNzwvcmVmLXR5cGU+PGNv
bnRyaWJ1dG9ycz48YXV0aG9ycz48YXV0aG9yPkNhbG8sIFcuIEEuPC9hdXRob3I+PGF1dGhvcj5H
aWxrZXksIE0uIEIuPC9hdXRob3I+PGF1dGhvcj5TaGFoLCBQLiBELjwvYXV0aG9yPjxhdXRob3I+
RHllciwgQS4gTS48L2F1dGhvcj48YXV0aG9yPk1hcmdvbGlzLCBNLiBBLjwvYXV0aG9yPjxhdXRo
b3I+RGFpbGV5LCBTLiBBLjwvYXV0aG9yPjxhdXRob3I+QnJld2VyLCBOLiBULjwvYXV0aG9yPjwv
YXV0aG9ycz48L2NvbnRyaWJ1dG9ycz48YXV0aC1hZGRyZXNzPkRlcGFydG1lbnQgb2YgUHVibGlj
IEhlYWx0aCBTY2llbmNlcywgUGVubiBTdGF0ZSBDb2xsZWdlIG9mIE1lZGljaW5lLCA5MCBIb3Bl
IERyaXZlLCBNYWlsIENvZGUgQTIxMCwgSGVyc2hleSwgUEEsIDE3MDMzLCBVU0EuIHdjYWxvQHBo
cy5wc3UuZWR1LiYjeEQ7UGVubiBTdGF0ZSBDYW5jZXIgSW5zdGl0dXRlLCBIZXJzaGV5LCBQQSwg
VVNBLiB3Y2Fsb0BwaHMucHN1LmVkdS4mI3hEO0RlcGFydG1lbnQgb2YgSGVhbHRoIEJlaGF2aW9y
LCBHaWxsaW5ncyBTY2hvb2wgb2YgR2xvYmFsIFB1YmxpYyBIZWFsdGgsIFVuaXZlcnNpdHkgb2Yg
Tm9ydGggQ2Fyb2xpbmEsIENoYXBlbCBIaWxsLCBOQywgVVNBLiYjeEQ7TGluZWJlcmdlciBDb21w
cmVoZW5zaXZlIENhbmNlciBDZW50ZXIsIFVuaXZlcnNpdHkgb2YgTm9ydGggQ2Fyb2xpbmEsIENo
YXBlbCBIaWxsLCBOQywgVVNBLiYjeEQ7VGhlIEh1dGNoaW5zb24gSW5zdGl0dXRlIGZvciBDYW5j
ZXIgT3V0Y29tZXMgUmVzZWFyY2gsIEZyZWQgSHV0Y2hpbnNvbiBDYW5jZXIgUmVzZWFyY2ggQ2Vu
dGVyLCBTZWF0dGxlLCBXQSwgVVNBLiYjeEQ7RGVwYXJ0bWVudCBvZiBQdWJsaWMgSGVhbHRoIFNj
aWVuY2VzLCBQZW5uIFN0YXRlIENvbGxlZ2Ugb2YgTWVkaWNpbmUsIDkwIEhvcGUgRHJpdmUsIE1h
aWwgQ29kZSBBMjEwLCBIZXJzaGV5LCBQQSwgMTcwMzMsIFVTQS48L2F1dGgtYWRkcmVzcz48dGl0
bGVzPjx0aXRsZT5NaXNpbmZvcm1hdGlvbiBhbmQgb3RoZXIgZWxlbWVudHMgaW4gSFBWIHZhY2Np
bmUgdHdlZXRzOiBhbiBleHBlcmltZW50YWwgY29tcGFyaXNvbjwvdGl0bGU+PHNlY29uZGFyeS10
aXRsZT5KIEJlaGF2IE1lZDwvc2Vjb25kYXJ5LXRpdGxlPjwvdGl0bGVzPjxwZXJpb2RpY2FsPjxm
dWxsLXRpdGxlPkogQmVoYXYgTWVkPC9mdWxsLXRpdGxlPjwvcGVyaW9kaWNhbD48cGFnZXM+MzEw
LTMxOTwvcGFnZXM+PHZvbHVtZT40NDwvdm9sdW1lPjxudW1iZXI+MzwvbnVtYmVyPjxlZGl0aW9u
PjIwMjEwMjAyPC9lZGl0aW9uPjxrZXl3b3Jkcz48a2V5d29yZD5BZG9sZXNjZW50PC9rZXl3b3Jk
PjxrZXl3b3JkPkNvbW11bmljYXRpb248L2tleXdvcmQ+PGtleXdvcmQ+SHVtYW5zPC9rZXl3b3Jk
PjxrZXl3b3JkPipQYXBpbGxvbWF2aXJ1cyBJbmZlY3Rpb25zL3ByZXZlbnRpb24gJmFtcDsgY29u
dHJvbDwva2V5d29yZD48a2V5d29yZD4qUGFwaWxsb21hdmlydXMgVmFjY2luZXM8L2tleXdvcmQ+
PGtleXdvcmQ+KlNvY2lhbCBNZWRpYTwva2V5d29yZD48a2V5d29yZD5WYWNjaW5hdGlvbjwva2V5
d29yZD48a2V5d29yZD5IdW1hbiBwYXBpbGxvbWF2aXJ1cyB2YWNjaW5hdGlvbjwva2V5d29yZD48
a2V5d29yZD5Nb3RpdmF0aW9uPC9rZXl3b3JkPjxrZXl3b3JkPlBlcmNlaXZlZCByaXNrPC9rZXl3
b3JkPjxrZXl3b3JkPlNvY2lhbCBtZWRpYTwva2V5d29yZD48a2V5d29yZD5WYWNjaW5lIG1pc2lu
Zm9ybWF0aW9uPC9rZXl3b3JkPjwva2V5d29yZHM+PGRhdGVzPjx5ZWFyPjIwMjE8L3llYXI+PHB1
Yi1kYXRlcz48ZGF0ZT5KdW48L2RhdGU+PC9wdWItZGF0ZXM+PC9kYXRlcz48aXNibj4wMTYwLTc3
MTUgKFByaW50KSYjeEQ7MDE2MC03NzE1PC9pc2JuPjxhY2Nlc3Npb24tbnVtPjMzNTI4NzQ0PC9h
Y2Nlc3Npb24tbnVtPjx1cmxzPjwvdXJscz48Y3VzdG9tMT5Qb3RlbnRpYWwgY29uZmxpY3RzIG9m
IGludGVyZXN0IERyLiBCcmV3ZXIgaGFzIHNlcnZlZCBvbiBwYWlkIGFkdmlzb3J5IGJvYXJkcyBv
ZiBhbmQgcmVjZWl2ZWQgcmVzZWFyY2ggZ3JhbnRzIGZyb20gTWVyY2suIFRoZSBvdGhlciBhdXRo
b3JzIGhhdmUgaW5kaWNhdGVkIHRoZXkgaGF2ZSBubyBwb3RlbnRpYWwgY29uZmxpY3RzIG9mIGlu
dGVyZXN0IHRvIGRpc2Nsb3NlLjwvY3VzdG9tMT48Y3VzdG9tMj5QTUM4MTMxMjYyPC9jdXN0b20y
PjxjdXN0b202Pk5JSE1TMTY4OTE5OTwvY3VzdG9tNj48ZWxlY3Ryb25pYy1yZXNvdXJjZS1udW0+
MTAuMTAwNy9zMTA4NjUtMDIxLTAwMjAzLTM8L2VsZWN0cm9uaWMtcmVzb3VyY2UtbnVtPjxyZW1v
dGUtZGF0YWJhc2UtcHJvdmlkZXI+TkxNPC9yZW1vdGUtZGF0YWJhc2UtcHJvdmlkZXI+PGxhbmd1
YWdlPmVuZzwvbGFuZ3VhZ2U+PC9yZWNvcmQ+PC9DaXRlPjxDaXRlPjxBdXRob3I+TWFzc2V5PC9B
dXRob3I+PFllYXI+MjAyMDwvWWVhcj48UmVjTnVtPjIwPC9SZWNOdW0+PHJlY29yZD48cmVjLW51
bWJlcj4yMDwvcmVjLW51bWJlcj48Zm9yZWlnbi1rZXlzPjxrZXkgYXBwPSJFTiIgZGItaWQ9IjJ3
NTAydHp2d2ZhdmQ0ZWYydzdweGZzODBmMHBzcDV4NXp3eCIgdGltZXN0YW1wPSIxNjkyNzI2NDQ0
Ij4yMDwva2V5PjwvZm9yZWlnbi1rZXlzPjxyZWYtdHlwZSBuYW1lPSJKb3VybmFsIEFydGljbGUi
PjE3PC9yZWYtdHlwZT48Y29udHJpYnV0b3JzPjxhdXRob3JzPjxhdXRob3I+TWFzc2V5LFBoaWxp
cCBNPC9hdXRob3I+PGF1dGhvcj5LZWFybmV5LE1hdHRoZXcgRDwvYXV0aG9yPjxhdXRob3I+SGF1
ZXIsTWljaGFlbCBLPC9hdXRob3I+PGF1dGhvcj5TZWx2YW4sUHJlZXRoaTwvYXV0aG9yPjxhdXRo
b3I+S29rdSxFbW1hbnVlbDwvYXV0aG9yPjxhdXRob3I+TGVhZGVyLEFteSBFPC9hdXRob3I+PC9h
dXRob3JzPjwvY29udHJpYnV0b3JzPjxhdXRoLWFkZHJlc3M+RGVwYXJ0bWVudCBvZiBDb21tdW5p
dHkgSGVhbHRoIGFuZCBQcmV2ZW50aW9uLCBEb3Juc2lmZSBTY2hvb2wgb2YgUHVibGljIEhlYWx0
aCwgRHJleGVsIFVuaXZlcnNpdHksIDMyMTUgTWFya2V0IFN0LCBQaGlsYWRlbHBoaWEsIFBBLCAx
OTEwNCwgVW5pdGVkIFN0YXRlcywgMSAyNjcgMzU5IDYwNjcsIHBtbTg1QGRyZXhlbC5lZHU8L2F1
dGgtYWRkcmVzcz48dGl0bGVzPjx0aXRsZT5EaW1lbnNpb25zIG9mIE1pc2luZm9ybWF0aW9uIEFi
b3V0IHRoZSBIUFYgVmFjY2luZSBvbiBJbnN0YWdyYW06IENvbnRlbnQgYW5kIE5ldHdvcmsgQW5h
bHlzaXMgb2YgU29jaWFsIE1lZGlhIENoYXJhY3RlcmlzdGljczwvdGl0bGU+PHNlY29uZGFyeS10
aXRsZT5KIE1lZCBJbnRlcm5ldCBSZXM8L3NlY29uZGFyeS10aXRsZT48L3RpdGxlcz48cGVyaW9k
aWNhbD48ZnVsbC10aXRsZT5KIE1lZCBJbnRlcm5ldCBSZXM8L2Z1bGwtdGl0bGU+PC9wZXJpb2Rp
Y2FsPjxwYWdlcz5lMjE0NTE8L3BhZ2VzPjx2b2x1bWU+MjI8L3ZvbHVtZT48bnVtYmVyPjEyPC9u
dW1iZXI+PGVkaXRpb24+My4xMi4yMDIwPC9lZGl0aW9uPjxrZXl3b3Jkcz48a2V5d29yZD5zb2Np
YWwgbWVkaWE8L2tleXdvcmQ+PGtleXdvcmQ+Y2FuY2VyPC9rZXl3b3JkPjxrZXl3b3JkPnZhY2Np
bmF0aW9uPC9rZXl3b3JkPjxrZXl3b3JkPmhlYWx0aCBjb21tdW5pY2F0aW9uPC9rZXl3b3JkPjxr
ZXl3b3JkPnB1YmxpYyBoZWFsdGg8L2tleXdvcmQ+PGtleXdvcmQ+SFBWLCBodW1hbiBwYXBpbGxv
bWF2aXJ1czwva2V5d29yZD48L2tleXdvcmRzPjxkYXRlcz48eWVhcj4yMDIwPC95ZWFyPjwvZGF0
ZXM+PGlzYm4+MTQzOC04ODcxPC9pc2JuPjxhY2Nlc3Npb24tbnVtPjMzMjcwMDM4PC9hY2Nlc3Np
b24tbnVtPjx3b3JrLXR5cGU+T3JpZ2luYWwgUGFwZXI8L3dvcmstdHlwZT48dXJscz48cmVsYXRl
ZC11cmxzPjx1cmw+aHR0cHM6Ly93d3cuam1pci5vcmcvMjAyMC8xMi9lMjE0NTE8L3VybD48dXJs
Pmh0dHBzOi8vZG9pLm9yZy8xMC4yMTk2LzIxNDUxPC91cmw+PHVybD5odHRwOi8vd3d3Lm5jYmku
bmxtLm5paC5nb3YvcHVibWVkLzMzMjcwMDM4PC91cmw+PC9yZWxhdGVkLXVybHM+PC91cmxzPjxl
bGVjdHJvbmljLXJlc291cmNlLW51bT4xMC4yMTk2LzIxNDUxPC9lbGVjdHJvbmljLXJlc291cmNl
LW51bT48bGFuZ3VhZ2U+RW5nbGlzaDwvbGFuZ3VhZ2U+PC9yZWNvcmQ+PC9DaXRlPjwvRW5kTm90
ZT5=
</w:fldData>
        </w:fldChar>
      </w:r>
      <w:r w:rsidR="0025619B">
        <w:rPr>
          <w:rFonts w:ascii="Arial" w:hAnsi="Arial" w:cs="Arial"/>
          <w:sz w:val="22"/>
          <w:szCs w:val="22"/>
        </w:rPr>
        <w:instrText xml:space="preserve"> ADDIN EN.CITE </w:instrText>
      </w:r>
      <w:r w:rsidR="0025619B">
        <w:rPr>
          <w:rFonts w:ascii="Arial" w:hAnsi="Arial" w:cs="Arial"/>
          <w:sz w:val="22"/>
          <w:szCs w:val="22"/>
        </w:rPr>
        <w:fldChar w:fldCharType="begin">
          <w:fldData xml:space="preserve">PEVuZE5vdGU+PENpdGU+PEF1dGhvcj5DYWxvPC9BdXRob3I+PFllYXI+MjAyMTwvWWVhcj48UmVj
TnVtPjE5PC9SZWNOdW0+PERpc3BsYXlUZXh0PihDYWxvIGV0IGFsLiwgMjAyMTsgTWFzc2V5IGV0
IGFsLiwgMjAyMCk8L0Rpc3BsYXlUZXh0PjxyZWNvcmQ+PHJlYy1udW1iZXI+MTk8L3JlYy1udW1i
ZXI+PGZvcmVpZ24ta2V5cz48a2V5IGFwcD0iRU4iIGRiLWlkPSIydzUwMnR6dndmYXZkNGVmMnc3
cHhmczgwZjBwc3A1eDV6d3giIHRpbWVzdGFtcD0iMTY5MjcyNjMzNyI+MTk8L2tleT48L2ZvcmVp
Z24ta2V5cz48cmVmLXR5cGUgbmFtZT0iSm91cm5hbCBBcnRpY2xlIj4xNzwvcmVmLXR5cGU+PGNv
bnRyaWJ1dG9ycz48YXV0aG9ycz48YXV0aG9yPkNhbG8sIFcuIEEuPC9hdXRob3I+PGF1dGhvcj5H
aWxrZXksIE0uIEIuPC9hdXRob3I+PGF1dGhvcj5TaGFoLCBQLiBELjwvYXV0aG9yPjxhdXRob3I+
RHllciwgQS4gTS48L2F1dGhvcj48YXV0aG9yPk1hcmdvbGlzLCBNLiBBLjwvYXV0aG9yPjxhdXRo
b3I+RGFpbGV5LCBTLiBBLjwvYXV0aG9yPjxhdXRob3I+QnJld2VyLCBOLiBULjwvYXV0aG9yPjwv
YXV0aG9ycz48L2NvbnRyaWJ1dG9ycz48YXV0aC1hZGRyZXNzPkRlcGFydG1lbnQgb2YgUHVibGlj
IEhlYWx0aCBTY2llbmNlcywgUGVubiBTdGF0ZSBDb2xsZWdlIG9mIE1lZGljaW5lLCA5MCBIb3Bl
IERyaXZlLCBNYWlsIENvZGUgQTIxMCwgSGVyc2hleSwgUEEsIDE3MDMzLCBVU0EuIHdjYWxvQHBo
cy5wc3UuZWR1LiYjeEQ7UGVubiBTdGF0ZSBDYW5jZXIgSW5zdGl0dXRlLCBIZXJzaGV5LCBQQSwg
VVNBLiB3Y2Fsb0BwaHMucHN1LmVkdS4mI3hEO0RlcGFydG1lbnQgb2YgSGVhbHRoIEJlaGF2aW9y
LCBHaWxsaW5ncyBTY2hvb2wgb2YgR2xvYmFsIFB1YmxpYyBIZWFsdGgsIFVuaXZlcnNpdHkgb2Yg
Tm9ydGggQ2Fyb2xpbmEsIENoYXBlbCBIaWxsLCBOQywgVVNBLiYjeEQ7TGluZWJlcmdlciBDb21w
cmVoZW5zaXZlIENhbmNlciBDZW50ZXIsIFVuaXZlcnNpdHkgb2YgTm9ydGggQ2Fyb2xpbmEsIENo
YXBlbCBIaWxsLCBOQywgVVNBLiYjeEQ7VGhlIEh1dGNoaW5zb24gSW5zdGl0dXRlIGZvciBDYW5j
ZXIgT3V0Y29tZXMgUmVzZWFyY2gsIEZyZWQgSHV0Y2hpbnNvbiBDYW5jZXIgUmVzZWFyY2ggQ2Vu
dGVyLCBTZWF0dGxlLCBXQSwgVVNBLiYjeEQ7RGVwYXJ0bWVudCBvZiBQdWJsaWMgSGVhbHRoIFNj
aWVuY2VzLCBQZW5uIFN0YXRlIENvbGxlZ2Ugb2YgTWVkaWNpbmUsIDkwIEhvcGUgRHJpdmUsIE1h
aWwgQ29kZSBBMjEwLCBIZXJzaGV5LCBQQSwgMTcwMzMsIFVTQS48L2F1dGgtYWRkcmVzcz48dGl0
bGVzPjx0aXRsZT5NaXNpbmZvcm1hdGlvbiBhbmQgb3RoZXIgZWxlbWVudHMgaW4gSFBWIHZhY2Np
bmUgdHdlZXRzOiBhbiBleHBlcmltZW50YWwgY29tcGFyaXNvbjwvdGl0bGU+PHNlY29uZGFyeS10
aXRsZT5KIEJlaGF2IE1lZDwvc2Vjb25kYXJ5LXRpdGxlPjwvdGl0bGVzPjxwZXJpb2RpY2FsPjxm
dWxsLXRpdGxlPkogQmVoYXYgTWVkPC9mdWxsLXRpdGxlPjwvcGVyaW9kaWNhbD48cGFnZXM+MzEw
LTMxOTwvcGFnZXM+PHZvbHVtZT40NDwvdm9sdW1lPjxudW1iZXI+MzwvbnVtYmVyPjxlZGl0aW9u
PjIwMjEwMjAyPC9lZGl0aW9uPjxrZXl3b3Jkcz48a2V5d29yZD5BZG9sZXNjZW50PC9rZXl3b3Jk
PjxrZXl3b3JkPkNvbW11bmljYXRpb248L2tleXdvcmQ+PGtleXdvcmQ+SHVtYW5zPC9rZXl3b3Jk
PjxrZXl3b3JkPipQYXBpbGxvbWF2aXJ1cyBJbmZlY3Rpb25zL3ByZXZlbnRpb24gJmFtcDsgY29u
dHJvbDwva2V5d29yZD48a2V5d29yZD4qUGFwaWxsb21hdmlydXMgVmFjY2luZXM8L2tleXdvcmQ+
PGtleXdvcmQ+KlNvY2lhbCBNZWRpYTwva2V5d29yZD48a2V5d29yZD5WYWNjaW5hdGlvbjwva2V5
d29yZD48a2V5d29yZD5IdW1hbiBwYXBpbGxvbWF2aXJ1cyB2YWNjaW5hdGlvbjwva2V5d29yZD48
a2V5d29yZD5Nb3RpdmF0aW9uPC9rZXl3b3JkPjxrZXl3b3JkPlBlcmNlaXZlZCByaXNrPC9rZXl3
b3JkPjxrZXl3b3JkPlNvY2lhbCBtZWRpYTwva2V5d29yZD48a2V5d29yZD5WYWNjaW5lIG1pc2lu
Zm9ybWF0aW9uPC9rZXl3b3JkPjwva2V5d29yZHM+PGRhdGVzPjx5ZWFyPjIwMjE8L3llYXI+PHB1
Yi1kYXRlcz48ZGF0ZT5KdW48L2RhdGU+PC9wdWItZGF0ZXM+PC9kYXRlcz48aXNibj4wMTYwLTc3
MTUgKFByaW50KSYjeEQ7MDE2MC03NzE1PC9pc2JuPjxhY2Nlc3Npb24tbnVtPjMzNTI4NzQ0PC9h
Y2Nlc3Npb24tbnVtPjx1cmxzPjwvdXJscz48Y3VzdG9tMT5Qb3RlbnRpYWwgY29uZmxpY3RzIG9m
IGludGVyZXN0IERyLiBCcmV3ZXIgaGFzIHNlcnZlZCBvbiBwYWlkIGFkdmlzb3J5IGJvYXJkcyBv
ZiBhbmQgcmVjZWl2ZWQgcmVzZWFyY2ggZ3JhbnRzIGZyb20gTWVyY2suIFRoZSBvdGhlciBhdXRo
b3JzIGhhdmUgaW5kaWNhdGVkIHRoZXkgaGF2ZSBubyBwb3RlbnRpYWwgY29uZmxpY3RzIG9mIGlu
dGVyZXN0IHRvIGRpc2Nsb3NlLjwvY3VzdG9tMT48Y3VzdG9tMj5QTUM4MTMxMjYyPC9jdXN0b20y
PjxjdXN0b202Pk5JSE1TMTY4OTE5OTwvY3VzdG9tNj48ZWxlY3Ryb25pYy1yZXNvdXJjZS1udW0+
MTAuMTAwNy9zMTA4NjUtMDIxLTAwMjAzLTM8L2VsZWN0cm9uaWMtcmVzb3VyY2UtbnVtPjxyZW1v
dGUtZGF0YWJhc2UtcHJvdmlkZXI+TkxNPC9yZW1vdGUtZGF0YWJhc2UtcHJvdmlkZXI+PGxhbmd1
YWdlPmVuZzwvbGFuZ3VhZ2U+PC9yZWNvcmQ+PC9DaXRlPjxDaXRlPjxBdXRob3I+TWFzc2V5PC9B
dXRob3I+PFllYXI+MjAyMDwvWWVhcj48UmVjTnVtPjIwPC9SZWNOdW0+PHJlY29yZD48cmVjLW51
bWJlcj4yMDwvcmVjLW51bWJlcj48Zm9yZWlnbi1rZXlzPjxrZXkgYXBwPSJFTiIgZGItaWQ9IjJ3
NTAydHp2d2ZhdmQ0ZWYydzdweGZzODBmMHBzcDV4NXp3eCIgdGltZXN0YW1wPSIxNjkyNzI2NDQ0
Ij4yMDwva2V5PjwvZm9yZWlnbi1rZXlzPjxyZWYtdHlwZSBuYW1lPSJKb3VybmFsIEFydGljbGUi
PjE3PC9yZWYtdHlwZT48Y29udHJpYnV0b3JzPjxhdXRob3JzPjxhdXRob3I+TWFzc2V5LFBoaWxp
cCBNPC9hdXRob3I+PGF1dGhvcj5LZWFybmV5LE1hdHRoZXcgRDwvYXV0aG9yPjxhdXRob3I+SGF1
ZXIsTWljaGFlbCBLPC9hdXRob3I+PGF1dGhvcj5TZWx2YW4sUHJlZXRoaTwvYXV0aG9yPjxhdXRo
b3I+S29rdSxFbW1hbnVlbDwvYXV0aG9yPjxhdXRob3I+TGVhZGVyLEFteSBFPC9hdXRob3I+PC9h
dXRob3JzPjwvY29udHJpYnV0b3JzPjxhdXRoLWFkZHJlc3M+RGVwYXJ0bWVudCBvZiBDb21tdW5p
dHkgSGVhbHRoIGFuZCBQcmV2ZW50aW9uLCBEb3Juc2lmZSBTY2hvb2wgb2YgUHVibGljIEhlYWx0
aCwgRHJleGVsIFVuaXZlcnNpdHksIDMyMTUgTWFya2V0IFN0LCBQaGlsYWRlbHBoaWEsIFBBLCAx
OTEwNCwgVW5pdGVkIFN0YXRlcywgMSAyNjcgMzU5IDYwNjcsIHBtbTg1QGRyZXhlbC5lZHU8L2F1
dGgtYWRkcmVzcz48dGl0bGVzPjx0aXRsZT5EaW1lbnNpb25zIG9mIE1pc2luZm9ybWF0aW9uIEFi
b3V0IHRoZSBIUFYgVmFjY2luZSBvbiBJbnN0YWdyYW06IENvbnRlbnQgYW5kIE5ldHdvcmsgQW5h
bHlzaXMgb2YgU29jaWFsIE1lZGlhIENoYXJhY3RlcmlzdGljczwvdGl0bGU+PHNlY29uZGFyeS10
aXRsZT5KIE1lZCBJbnRlcm5ldCBSZXM8L3NlY29uZGFyeS10aXRsZT48L3RpdGxlcz48cGVyaW9k
aWNhbD48ZnVsbC10aXRsZT5KIE1lZCBJbnRlcm5ldCBSZXM8L2Z1bGwtdGl0bGU+PC9wZXJpb2Rp
Y2FsPjxwYWdlcz5lMjE0NTE8L3BhZ2VzPjx2b2x1bWU+MjI8L3ZvbHVtZT48bnVtYmVyPjEyPC9u
dW1iZXI+PGVkaXRpb24+My4xMi4yMDIwPC9lZGl0aW9uPjxrZXl3b3Jkcz48a2V5d29yZD5zb2Np
YWwgbWVkaWE8L2tleXdvcmQ+PGtleXdvcmQ+Y2FuY2VyPC9rZXl3b3JkPjxrZXl3b3JkPnZhY2Np
bmF0aW9uPC9rZXl3b3JkPjxrZXl3b3JkPmhlYWx0aCBjb21tdW5pY2F0aW9uPC9rZXl3b3JkPjxr
ZXl3b3JkPnB1YmxpYyBoZWFsdGg8L2tleXdvcmQ+PGtleXdvcmQ+SFBWLCBodW1hbiBwYXBpbGxv
bWF2aXJ1czwva2V5d29yZD48L2tleXdvcmRzPjxkYXRlcz48eWVhcj4yMDIwPC95ZWFyPjwvZGF0
ZXM+PGlzYm4+MTQzOC04ODcxPC9pc2JuPjxhY2Nlc3Npb24tbnVtPjMzMjcwMDM4PC9hY2Nlc3Np
b24tbnVtPjx3b3JrLXR5cGU+T3JpZ2luYWwgUGFwZXI8L3dvcmstdHlwZT48dXJscz48cmVsYXRl
ZC11cmxzPjx1cmw+aHR0cHM6Ly93d3cuam1pci5vcmcvMjAyMC8xMi9lMjE0NTE8L3VybD48dXJs
Pmh0dHBzOi8vZG9pLm9yZy8xMC4yMTk2LzIxNDUxPC91cmw+PHVybD5odHRwOi8vd3d3Lm5jYmku
bmxtLm5paC5nb3YvcHVibWVkLzMzMjcwMDM4PC91cmw+PC9yZWxhdGVkLXVybHM+PC91cmxzPjxl
bGVjdHJvbmljLXJlc291cmNlLW51bT4xMC4yMTk2LzIxNDUxPC9lbGVjdHJvbmljLXJlc291cmNl
LW51bT48bGFuZ3VhZ2U+RW5nbGlzaDwvbGFuZ3VhZ2U+PC9yZWNvcmQ+PC9DaXRlPjwvRW5kTm90
ZT5=
</w:fldData>
        </w:fldChar>
      </w:r>
      <w:r w:rsidR="0025619B">
        <w:rPr>
          <w:rFonts w:ascii="Arial" w:hAnsi="Arial" w:cs="Arial"/>
          <w:sz w:val="22"/>
          <w:szCs w:val="22"/>
        </w:rPr>
        <w:instrText xml:space="preserve"> ADDIN EN.CITE.DATA </w:instrText>
      </w:r>
      <w:r w:rsidR="0025619B">
        <w:rPr>
          <w:rFonts w:ascii="Arial" w:hAnsi="Arial" w:cs="Arial"/>
          <w:sz w:val="22"/>
          <w:szCs w:val="22"/>
        </w:rPr>
      </w:r>
      <w:r w:rsidR="0025619B">
        <w:rPr>
          <w:rFonts w:ascii="Arial" w:hAnsi="Arial" w:cs="Arial"/>
          <w:sz w:val="22"/>
          <w:szCs w:val="22"/>
        </w:rPr>
        <w:fldChar w:fldCharType="end"/>
      </w:r>
      <w:r w:rsidR="00F36992">
        <w:rPr>
          <w:rFonts w:ascii="Arial" w:hAnsi="Arial" w:cs="Arial"/>
          <w:sz w:val="22"/>
          <w:szCs w:val="22"/>
        </w:rPr>
      </w:r>
      <w:r w:rsidR="00F36992">
        <w:rPr>
          <w:rFonts w:ascii="Arial" w:hAnsi="Arial" w:cs="Arial"/>
          <w:sz w:val="22"/>
          <w:szCs w:val="22"/>
        </w:rPr>
        <w:fldChar w:fldCharType="separate"/>
      </w:r>
      <w:r w:rsidR="0025619B">
        <w:rPr>
          <w:rFonts w:ascii="Arial" w:hAnsi="Arial" w:cs="Arial"/>
          <w:noProof/>
          <w:sz w:val="22"/>
          <w:szCs w:val="22"/>
        </w:rPr>
        <w:t>(Calo et al., 2021; Massey et al., 2020)</w:t>
      </w:r>
      <w:r w:rsidR="00F36992">
        <w:rPr>
          <w:rFonts w:ascii="Arial" w:hAnsi="Arial" w:cs="Arial"/>
          <w:sz w:val="22"/>
          <w:szCs w:val="22"/>
        </w:rPr>
        <w:fldChar w:fldCharType="end"/>
      </w:r>
      <w:r w:rsidR="0025619B">
        <w:rPr>
          <w:rFonts w:ascii="Arial" w:hAnsi="Arial" w:cs="Arial"/>
          <w:sz w:val="22"/>
          <w:szCs w:val="22"/>
        </w:rPr>
        <w:t>.</w:t>
      </w:r>
      <w:r w:rsidR="001C246C" w:rsidRPr="00E2721F">
        <w:rPr>
          <w:rFonts w:ascii="Arial" w:hAnsi="Arial" w:cs="Arial"/>
          <w:sz w:val="22"/>
          <w:szCs w:val="22"/>
        </w:rPr>
        <w:t xml:space="preserve"> Regarding the COVID-19 vaccine, adults who relied on social media for virus </w:t>
      </w:r>
      <w:r w:rsidR="001C246C" w:rsidRPr="00E2721F">
        <w:rPr>
          <w:rFonts w:ascii="Arial" w:hAnsi="Arial" w:cs="Arial"/>
          <w:sz w:val="22"/>
          <w:szCs w:val="22"/>
        </w:rPr>
        <w:lastRenderedPageBreak/>
        <w:t xml:space="preserve">information and adults who were Fox News viewers were less likely to report intent to vaccinate against COVID-19 </w:t>
      </w:r>
      <w:r w:rsidR="003C172C">
        <w:rPr>
          <w:rFonts w:ascii="Arial" w:hAnsi="Arial" w:cs="Arial"/>
          <w:sz w:val="22"/>
          <w:szCs w:val="22"/>
        </w:rPr>
        <w:fldChar w:fldCharType="begin">
          <w:fldData xml:space="preserve">PEVuZE5vdGU+PENpdGU+PEF1dGhvcj5SdWl6PC9BdXRob3I+PFllYXI+MjAyMTwvWWVhcj48UmVj
TnVtPjI5PC9SZWNOdW0+PERpc3BsYXlUZXh0PihSdWl6ICZhbXA7IEJlbGwsIDIwMjEpPC9EaXNw
bGF5VGV4dD48cmVjb3JkPjxyZWMtbnVtYmVyPjI5PC9yZWMtbnVtYmVyPjxmb3JlaWduLWtleXM+
PGtleSBhcHA9IkVOIiBkYi1pZD0iMnc1MDJ0enZ3ZmF2ZDRlZjJ3N3B4ZnM4MGYwcHNwNXg1end4
IiB0aW1lc3RhbXA9IjE2OTI3MjgxNjkiPjI5PC9rZXk+PC9mb3JlaWduLWtleXM+PHJlZi10eXBl
IG5hbWU9IkpvdXJuYWwgQXJ0aWNsZSI+MTc8L3JlZi10eXBlPjxjb250cmlidXRvcnM+PGF1dGhv
cnM+PGF1dGhvcj5SdWl6LCBKLiBCLjwvYXV0aG9yPjxhdXRob3I+QmVsbCwgUi4gQS48L2F1dGhv
cj48L2F1dGhvcnM+PC9jb250cmlidXRvcnM+PGF1dGgtYWRkcmVzcz5EZXBhcnRtZW50IG9mIENv
bW11bmljYXRpb24sIFVuaXZlcnNpdHkgb2YgQ2FsaWZvcm5pYSwgRGF2aXMsIE9uZSBTaGllbGRz
IEF2ZW51ZSwgRGF2aXMsIENBIDk1NjE2LCBVbml0ZWQgU3RhdGVzLiBFbGVjdHJvbmljIGFkZHJl
c3M6IGpicnVpekB1Y2RhdmlzLmVkdS4mI3hEO0RlcGFydG1lbnQgb2YgQ29tbXVuaWNhdGlvbiwg
VW5pdmVyc2l0eSBvZiBDYWxpZm9ybmlhLCBEYXZpcywgT25lIFNoaWVsZHMgQXZlbnVlLCBEYXZp
cywgQ0EgOTU2MTYsIFVuaXRlZCBTdGF0ZXMuIEVsZWN0cm9uaWMgYWRkcmVzczogcmFiZWxsQHVj
ZGF2aXMuZWR1LjwvYXV0aC1hZGRyZXNzPjx0aXRsZXM+PHRpdGxlPlByZWRpY3RvcnMgb2YgaW50
ZW50aW9uIHRvIHZhY2NpbmF0ZSBhZ2FpbnN0IENPVklELTE5OiBSZXN1bHRzIG9mIGEgbmF0aW9u
d2lkZSBzdXJ2ZXk8L3RpdGxlPjxzZWNvbmRhcnktdGl0bGU+VmFjY2luZTwvc2Vjb25kYXJ5LXRp
dGxlPjwvdGl0bGVzPjxwZXJpb2RpY2FsPjxmdWxsLXRpdGxlPlZhY2NpbmU8L2Z1bGwtdGl0bGU+
PC9wZXJpb2RpY2FsPjxwYWdlcz4xMDgwLTEwODY8L3BhZ2VzPjx2b2x1bWU+Mzk8L3ZvbHVtZT48
bnVtYmVyPjc8L251bWJlcj48ZWRpdGlvbj4yMDIxMDEwOTwvZWRpdGlvbj48a2V5d29yZHM+PGtl
eXdvcmQ+QWRvbGVzY2VudDwva2V5d29yZD48a2V5d29yZD5BZHVsdDwva2V5d29yZD48a2V5d29y
ZD5BZ2VkPC9rZXl3b3JkPjxrZXl3b3JkPkNPVklELTE5LypwcmV2ZW50aW9uICZhbXA7IGNvbnRy
b2w8L2tleXdvcmQ+PGtleXdvcmQ+Q09WSUQtMTkgVmFjY2luZXMvKmFkbWluaXN0cmF0aW9uICZh
bXA7IGRvc2FnZTwva2V5d29yZD48a2V5d29yZD5GZW1hbGU8L2tleXdvcmQ+PGtleXdvcmQ+SHVt
YW5zPC9rZXl3b3JkPjxrZXl3b3JkPipJbnRlbnRpb248L2tleXdvcmQ+PGtleXdvcmQ+TWFsZTwv
a2V5d29yZD48a2V5d29yZD5NaWRkbGUgQWdlZDwva2V5d29yZD48a2V5d29yZD5TdXJ2ZXlzIGFu
ZCBRdWVzdGlvbm5haXJlczwva2V5d29yZD48a2V5d29yZD5Vbml0ZWQgU3RhdGVzPC9rZXl3b3Jk
PjxrZXl3b3JkPlZhY2NpbmF0aW9uLypwc3ljaG9sb2d5PC9rZXl3b3JkPjxrZXl3b3JkPllvdW5n
IEFkdWx0PC9rZXl3b3JkPjxrZXl3b3JkPkNvdmlkLTE5PC9rZXl3b3JkPjxrZXl3b3JkPkNvbnNw
aXJhY3kgYmVsaWVmczwva2V5d29yZD48a2V5d29yZD5Db3JvbmF2aXJ1czwva2V5d29yZD48a2V5
d29yZD5NZWRpYTwva2V5d29yZD48a2V5d29yZD5Tb2NpYWwgbWVkaWE8L2tleXdvcmQ+PGtleXdv
cmQ+VmFjY2luZTwva2V5d29yZD48L2tleXdvcmRzPjxkYXRlcz48eWVhcj4yMDIxPC95ZWFyPjxw
dWItZGF0ZXM+PGRhdGU+RmViIDEyPC9kYXRlPjwvcHViLWRhdGVzPjwvZGF0ZXM+PGlzYm4+MDI2
NC00MTBYIChQcmludCkmI3hEOzAyNjQtNDEweDwvaXNibj48YWNjZXNzaW9uLW51bT4zMzQ2MTgz
MzwvYWNjZXNzaW9uLW51bT48dXJscz48L3VybHM+PGN1c3RvbTE+RGVjbGFyYXRpb24gb2YgQ29t
cGV0aW5nIEludGVyZXN0IFRoZSBhdXRob3JzIGRlY2xhcmUgdGhhdCB0aGV5IGhhdmUgbm8ga25v
d24gY29tcGV0aW5nIGZpbmFuY2lhbCBpbnRlcmVzdHMgb3IgcGVyc29uYWwgcmVsYXRpb25zaGlw
cyB0aGF0IGNvdWxkIGhhdmUgYXBwZWFyZWQgdG8gaW5mbHVlbmNlIHRoZSB3b3JrIHJlcG9ydGVk
IGluIHRoaXMgcGFwZXIuPC9jdXN0b20xPjxjdXN0b20yPlBNQzc3OTQ1OTc8L2N1c3RvbTI+PGVs
ZWN0cm9uaWMtcmVzb3VyY2UtbnVtPjEwLjEwMTYvai52YWNjaW5lLjIwMjEuMDEuMDEwPC9lbGVj
dHJvbmljLXJlc291cmNlLW51bT48cmVtb3RlLWRhdGFiYXNlLXByb3ZpZGVyPk5MTTwvcmVtb3Rl
LWRhdGFiYXNlLXByb3ZpZGVyPjxsYW5ndWFnZT5lbmc8L2xhbmd1YWdlPjwvcmVjb3JkPjwvQ2l0
ZT48L0VuZE5vdGU+AG==
</w:fldData>
        </w:fldChar>
      </w:r>
      <w:r w:rsidR="003C172C">
        <w:rPr>
          <w:rFonts w:ascii="Arial" w:hAnsi="Arial" w:cs="Arial"/>
          <w:sz w:val="22"/>
          <w:szCs w:val="22"/>
        </w:rPr>
        <w:instrText xml:space="preserve"> ADDIN EN.CITE </w:instrText>
      </w:r>
      <w:r w:rsidR="003C172C">
        <w:rPr>
          <w:rFonts w:ascii="Arial" w:hAnsi="Arial" w:cs="Arial"/>
          <w:sz w:val="22"/>
          <w:szCs w:val="22"/>
        </w:rPr>
        <w:fldChar w:fldCharType="begin">
          <w:fldData xml:space="preserve">PEVuZE5vdGU+PENpdGU+PEF1dGhvcj5SdWl6PC9BdXRob3I+PFllYXI+MjAyMTwvWWVhcj48UmVj
TnVtPjI5PC9SZWNOdW0+PERpc3BsYXlUZXh0PihSdWl6ICZhbXA7IEJlbGwsIDIwMjEpPC9EaXNw
bGF5VGV4dD48cmVjb3JkPjxyZWMtbnVtYmVyPjI5PC9yZWMtbnVtYmVyPjxmb3JlaWduLWtleXM+
PGtleSBhcHA9IkVOIiBkYi1pZD0iMnc1MDJ0enZ3ZmF2ZDRlZjJ3N3B4ZnM4MGYwcHNwNXg1end4
IiB0aW1lc3RhbXA9IjE2OTI3MjgxNjkiPjI5PC9rZXk+PC9mb3JlaWduLWtleXM+PHJlZi10eXBl
IG5hbWU9IkpvdXJuYWwgQXJ0aWNsZSI+MTc8L3JlZi10eXBlPjxjb250cmlidXRvcnM+PGF1dGhv
cnM+PGF1dGhvcj5SdWl6LCBKLiBCLjwvYXV0aG9yPjxhdXRob3I+QmVsbCwgUi4gQS48L2F1dGhv
cj48L2F1dGhvcnM+PC9jb250cmlidXRvcnM+PGF1dGgtYWRkcmVzcz5EZXBhcnRtZW50IG9mIENv
bW11bmljYXRpb24sIFVuaXZlcnNpdHkgb2YgQ2FsaWZvcm5pYSwgRGF2aXMsIE9uZSBTaGllbGRz
IEF2ZW51ZSwgRGF2aXMsIENBIDk1NjE2LCBVbml0ZWQgU3RhdGVzLiBFbGVjdHJvbmljIGFkZHJl
c3M6IGpicnVpekB1Y2RhdmlzLmVkdS4mI3hEO0RlcGFydG1lbnQgb2YgQ29tbXVuaWNhdGlvbiwg
VW5pdmVyc2l0eSBvZiBDYWxpZm9ybmlhLCBEYXZpcywgT25lIFNoaWVsZHMgQXZlbnVlLCBEYXZp
cywgQ0EgOTU2MTYsIFVuaXRlZCBTdGF0ZXMuIEVsZWN0cm9uaWMgYWRkcmVzczogcmFiZWxsQHVj
ZGF2aXMuZWR1LjwvYXV0aC1hZGRyZXNzPjx0aXRsZXM+PHRpdGxlPlByZWRpY3RvcnMgb2YgaW50
ZW50aW9uIHRvIHZhY2NpbmF0ZSBhZ2FpbnN0IENPVklELTE5OiBSZXN1bHRzIG9mIGEgbmF0aW9u
d2lkZSBzdXJ2ZXk8L3RpdGxlPjxzZWNvbmRhcnktdGl0bGU+VmFjY2luZTwvc2Vjb25kYXJ5LXRp
dGxlPjwvdGl0bGVzPjxwZXJpb2RpY2FsPjxmdWxsLXRpdGxlPlZhY2NpbmU8L2Z1bGwtdGl0bGU+
PC9wZXJpb2RpY2FsPjxwYWdlcz4xMDgwLTEwODY8L3BhZ2VzPjx2b2x1bWU+Mzk8L3ZvbHVtZT48
bnVtYmVyPjc8L251bWJlcj48ZWRpdGlvbj4yMDIxMDEwOTwvZWRpdGlvbj48a2V5d29yZHM+PGtl
eXdvcmQ+QWRvbGVzY2VudDwva2V5d29yZD48a2V5d29yZD5BZHVsdDwva2V5d29yZD48a2V5d29y
ZD5BZ2VkPC9rZXl3b3JkPjxrZXl3b3JkPkNPVklELTE5LypwcmV2ZW50aW9uICZhbXA7IGNvbnRy
b2w8L2tleXdvcmQ+PGtleXdvcmQ+Q09WSUQtMTkgVmFjY2luZXMvKmFkbWluaXN0cmF0aW9uICZh
bXA7IGRvc2FnZTwva2V5d29yZD48a2V5d29yZD5GZW1hbGU8L2tleXdvcmQ+PGtleXdvcmQ+SHVt
YW5zPC9rZXl3b3JkPjxrZXl3b3JkPipJbnRlbnRpb248L2tleXdvcmQ+PGtleXdvcmQ+TWFsZTwv
a2V5d29yZD48a2V5d29yZD5NaWRkbGUgQWdlZDwva2V5d29yZD48a2V5d29yZD5TdXJ2ZXlzIGFu
ZCBRdWVzdGlvbm5haXJlczwva2V5d29yZD48a2V5d29yZD5Vbml0ZWQgU3RhdGVzPC9rZXl3b3Jk
PjxrZXl3b3JkPlZhY2NpbmF0aW9uLypwc3ljaG9sb2d5PC9rZXl3b3JkPjxrZXl3b3JkPllvdW5n
IEFkdWx0PC9rZXl3b3JkPjxrZXl3b3JkPkNvdmlkLTE5PC9rZXl3b3JkPjxrZXl3b3JkPkNvbnNw
aXJhY3kgYmVsaWVmczwva2V5d29yZD48a2V5d29yZD5Db3JvbmF2aXJ1czwva2V5d29yZD48a2V5
d29yZD5NZWRpYTwva2V5d29yZD48a2V5d29yZD5Tb2NpYWwgbWVkaWE8L2tleXdvcmQ+PGtleXdv
cmQ+VmFjY2luZTwva2V5d29yZD48L2tleXdvcmRzPjxkYXRlcz48eWVhcj4yMDIxPC95ZWFyPjxw
dWItZGF0ZXM+PGRhdGU+RmViIDEyPC9kYXRlPjwvcHViLWRhdGVzPjwvZGF0ZXM+PGlzYm4+MDI2
NC00MTBYIChQcmludCkmI3hEOzAyNjQtNDEweDwvaXNibj48YWNjZXNzaW9uLW51bT4zMzQ2MTgz
MzwvYWNjZXNzaW9uLW51bT48dXJscz48L3VybHM+PGN1c3RvbTE+RGVjbGFyYXRpb24gb2YgQ29t
cGV0aW5nIEludGVyZXN0IFRoZSBhdXRob3JzIGRlY2xhcmUgdGhhdCB0aGV5IGhhdmUgbm8ga25v
d24gY29tcGV0aW5nIGZpbmFuY2lhbCBpbnRlcmVzdHMgb3IgcGVyc29uYWwgcmVsYXRpb25zaGlw
cyB0aGF0IGNvdWxkIGhhdmUgYXBwZWFyZWQgdG8gaW5mbHVlbmNlIHRoZSB3b3JrIHJlcG9ydGVk
IGluIHRoaXMgcGFwZXIuPC9jdXN0b20xPjxjdXN0b20yPlBNQzc3OTQ1OTc8L2N1c3RvbTI+PGVs
ZWN0cm9uaWMtcmVzb3VyY2UtbnVtPjEwLjEwMTYvai52YWNjaW5lLjIwMjEuMDEuMDEwPC9lbGVj
dHJvbmljLXJlc291cmNlLW51bT48cmVtb3RlLWRhdGFiYXNlLXByb3ZpZGVyPk5MTTwvcmVtb3Rl
LWRhdGFiYXNlLXByb3ZpZGVyPjxsYW5ndWFnZT5lbmc8L2xhbmd1YWdlPjwvcmVjb3JkPjwvQ2l0
ZT48L0VuZE5vdGU+AG==
</w:fldData>
        </w:fldChar>
      </w:r>
      <w:r w:rsidR="003C172C">
        <w:rPr>
          <w:rFonts w:ascii="Arial" w:hAnsi="Arial" w:cs="Arial"/>
          <w:sz w:val="22"/>
          <w:szCs w:val="22"/>
        </w:rPr>
        <w:instrText xml:space="preserve"> ADDIN EN.CITE.DATA </w:instrText>
      </w:r>
      <w:r w:rsidR="003C172C">
        <w:rPr>
          <w:rFonts w:ascii="Arial" w:hAnsi="Arial" w:cs="Arial"/>
          <w:sz w:val="22"/>
          <w:szCs w:val="22"/>
        </w:rPr>
      </w:r>
      <w:r w:rsidR="003C172C">
        <w:rPr>
          <w:rFonts w:ascii="Arial" w:hAnsi="Arial" w:cs="Arial"/>
          <w:sz w:val="22"/>
          <w:szCs w:val="22"/>
        </w:rPr>
        <w:fldChar w:fldCharType="end"/>
      </w:r>
      <w:r w:rsidR="003C172C">
        <w:rPr>
          <w:rFonts w:ascii="Arial" w:hAnsi="Arial" w:cs="Arial"/>
          <w:sz w:val="22"/>
          <w:szCs w:val="22"/>
        </w:rPr>
      </w:r>
      <w:r w:rsidR="003C172C">
        <w:rPr>
          <w:rFonts w:ascii="Arial" w:hAnsi="Arial" w:cs="Arial"/>
          <w:sz w:val="22"/>
          <w:szCs w:val="22"/>
        </w:rPr>
        <w:fldChar w:fldCharType="separate"/>
      </w:r>
      <w:r w:rsidR="003C172C">
        <w:rPr>
          <w:rFonts w:ascii="Arial" w:hAnsi="Arial" w:cs="Arial"/>
          <w:noProof/>
          <w:sz w:val="22"/>
          <w:szCs w:val="22"/>
        </w:rPr>
        <w:t>(Ruiz &amp; Bell, 2021)</w:t>
      </w:r>
      <w:r w:rsidR="003C172C">
        <w:rPr>
          <w:rFonts w:ascii="Arial" w:hAnsi="Arial" w:cs="Arial"/>
          <w:sz w:val="22"/>
          <w:szCs w:val="22"/>
        </w:rPr>
        <w:fldChar w:fldCharType="end"/>
      </w:r>
      <w:r w:rsidR="003C172C">
        <w:rPr>
          <w:rFonts w:ascii="Arial" w:hAnsi="Arial" w:cs="Arial"/>
          <w:sz w:val="22"/>
          <w:szCs w:val="22"/>
        </w:rPr>
        <w:t>.</w:t>
      </w:r>
      <w:r w:rsidR="001C246C" w:rsidRPr="00E2721F">
        <w:rPr>
          <w:rFonts w:ascii="Arial" w:hAnsi="Arial" w:cs="Arial"/>
          <w:sz w:val="22"/>
          <w:szCs w:val="22"/>
        </w:rPr>
        <w:t xml:space="preserve"> </w:t>
      </w:r>
      <w:r w:rsidR="00E64664" w:rsidRPr="00E2721F">
        <w:rPr>
          <w:rFonts w:ascii="Arial" w:hAnsi="Arial" w:cs="Arial"/>
          <w:sz w:val="22"/>
          <w:szCs w:val="22"/>
        </w:rPr>
        <w:t xml:space="preserve">Political affiliation likely also plays a role, as a greater percentage of adults in rural counties identify as Republican </w:t>
      </w:r>
      <w:r w:rsidR="00DB1579">
        <w:rPr>
          <w:rFonts w:ascii="Arial" w:hAnsi="Arial" w:cs="Arial"/>
          <w:sz w:val="22"/>
          <w:szCs w:val="22"/>
        </w:rPr>
        <w:fldChar w:fldCharType="begin"/>
      </w:r>
      <w:r w:rsidR="00DB1579">
        <w:rPr>
          <w:rFonts w:ascii="Arial" w:hAnsi="Arial" w:cs="Arial"/>
          <w:sz w:val="22"/>
          <w:szCs w:val="22"/>
        </w:rPr>
        <w:instrText xml:space="preserve"> ADDIN EN.CITE &lt;EndNote&gt;&lt;Cite&gt;&lt;Author&gt;Parker&lt;/Author&gt;&lt;Year&gt;2018&lt;/Year&gt;&lt;RecNum&gt;27&lt;/RecNum&gt;&lt;DisplayText&gt;(Parker et al., 2018)&lt;/DisplayText&gt;&lt;record&gt;&lt;rec-number&gt;27&lt;/rec-number&gt;&lt;foreign-keys&gt;&lt;key app="EN" db-id="2w502tzvwfavd4ef2w7pxfs80f0psp5x5zwx" timestamp="1692727926"&gt;27&lt;/key&gt;&lt;/foreign-keys&gt;&lt;ref-type name="Journal Article"&gt;17&lt;/ref-type&gt;&lt;contributors&gt;&lt;authors&gt;&lt;author&gt;Parker, Kim&lt;/author&gt;&lt;author&gt;Horowitz, Juliana&lt;/author&gt;&lt;author&gt;Brown, Anna&lt;/author&gt;&lt;author&gt;Fry, Richard&lt;/author&gt;&lt;author&gt;Cohn, D&amp;apos;Vera&lt;/author&gt;&lt;author&gt;Igielnik, Ruth&lt;/author&gt;&lt;/authors&gt;&lt;/contributors&gt;&lt;titles&gt;&lt;title&gt;What Unites and Divides Urban, Suburban and Rural Communities&lt;/title&gt;&lt;/titles&gt;&lt;dates&gt;&lt;year&gt;2018&lt;/year&gt;&lt;/dates&gt;&lt;urls&gt;&lt;related-urls&gt;&lt;url&gt;https://www.pewsocialtrends.org/wp-content/uploads/sites/3/2018/05/Pew-Research-Center-Community-Type-Full-Report-FINAL.pdf&lt;/url&gt;&lt;/related-urls&gt;&lt;/urls&gt;&lt;/record&gt;&lt;/Cite&gt;&lt;/EndNote&gt;</w:instrText>
      </w:r>
      <w:r w:rsidR="00DB1579">
        <w:rPr>
          <w:rFonts w:ascii="Arial" w:hAnsi="Arial" w:cs="Arial"/>
          <w:sz w:val="22"/>
          <w:szCs w:val="22"/>
        </w:rPr>
        <w:fldChar w:fldCharType="separate"/>
      </w:r>
      <w:r w:rsidR="00DB1579">
        <w:rPr>
          <w:rFonts w:ascii="Arial" w:hAnsi="Arial" w:cs="Arial"/>
          <w:noProof/>
          <w:sz w:val="22"/>
          <w:szCs w:val="22"/>
        </w:rPr>
        <w:t>(Parker et al., 2018)</w:t>
      </w:r>
      <w:r w:rsidR="00DB1579">
        <w:rPr>
          <w:rFonts w:ascii="Arial" w:hAnsi="Arial" w:cs="Arial"/>
          <w:sz w:val="22"/>
          <w:szCs w:val="22"/>
        </w:rPr>
        <w:fldChar w:fldCharType="end"/>
      </w:r>
      <w:r w:rsidR="00DB1579">
        <w:rPr>
          <w:rFonts w:ascii="Arial" w:hAnsi="Arial" w:cs="Arial"/>
          <w:sz w:val="22"/>
          <w:szCs w:val="22"/>
        </w:rPr>
        <w:t>,</w:t>
      </w:r>
      <w:r w:rsidR="00E64664" w:rsidRPr="00E2721F">
        <w:rPr>
          <w:rFonts w:ascii="Arial" w:hAnsi="Arial" w:cs="Arial"/>
          <w:sz w:val="22"/>
          <w:szCs w:val="22"/>
        </w:rPr>
        <w:t xml:space="preserve"> and Republican voters have lower rates of</w:t>
      </w:r>
      <w:r w:rsidR="009D302C" w:rsidRPr="00E2721F">
        <w:rPr>
          <w:rFonts w:ascii="Arial" w:hAnsi="Arial" w:cs="Arial"/>
          <w:sz w:val="22"/>
          <w:szCs w:val="22"/>
        </w:rPr>
        <w:t xml:space="preserve"> </w:t>
      </w:r>
      <w:r w:rsidR="00E64664" w:rsidRPr="00E2721F">
        <w:rPr>
          <w:rFonts w:ascii="Arial" w:hAnsi="Arial" w:cs="Arial"/>
          <w:sz w:val="22"/>
          <w:szCs w:val="22"/>
        </w:rPr>
        <w:t>HPV vaccination</w:t>
      </w:r>
      <w:r w:rsidR="002C7C60">
        <w:rPr>
          <w:rFonts w:ascii="Arial" w:hAnsi="Arial" w:cs="Arial"/>
          <w:sz w:val="22"/>
          <w:szCs w:val="22"/>
        </w:rPr>
        <w:t xml:space="preserve"> </w:t>
      </w:r>
      <w:r w:rsidR="007A4121">
        <w:rPr>
          <w:rFonts w:ascii="Arial" w:hAnsi="Arial" w:cs="Arial"/>
          <w:sz w:val="22"/>
          <w:szCs w:val="22"/>
        </w:rPr>
        <w:fldChar w:fldCharType="begin">
          <w:fldData xml:space="preserve">PEVuZE5vdGU+PENpdGU+PEF1dGhvcj5TdXJ5YWRldmFyYTwvQXV0aG9yPjxZZWFyPjIwMTk8L1ll
YXI+PFJlY051bT4zMjwvUmVjTnVtPjxEaXNwbGF5VGV4dD4oU3VyeWFkZXZhcmEgZXQgYWwuLCAy
MDE5KTwvRGlzcGxheVRleHQ+PHJlY29yZD48cmVjLW51bWJlcj4zMjwvcmVjLW51bWJlcj48Zm9y
ZWlnbi1rZXlzPjxrZXkgYXBwPSJFTiIgZGItaWQ9IjJ3NTAydHp2d2ZhdmQ0ZWYydzdweGZzODBm
MHBzcDV4NXp3eCIgdGltZXN0YW1wPSIxNjkyNzI4MzczIj4zMjwva2V5PjwvZm9yZWlnbi1rZXlz
PjxyZWYtdHlwZSBuYW1lPSJKb3VybmFsIEFydGljbGUiPjE3PC9yZWYtdHlwZT48Y29udHJpYnV0
b3JzPjxhdXRob3JzPjxhdXRob3I+U3VyeWFkZXZhcmEsIE0uPC9hdXRob3I+PGF1dGhvcj5Cb252
aWxsZSwgQy4gQS48L2F1dGhvcj48YXV0aG9yPkNpYnVsYSwgRC4gQS48L2F1dGhvcj48YXV0aG9y
PkRvbWFjaG93c2tlLCBKLiBCLjwvYXV0aG9yPjxhdXRob3I+U3VyeWFkZXZhcmEsIEEuIEMuPC9h
dXRob3I+PC9hdXRob3JzPjwvY29udHJpYnV0b3JzPjxhdXRoLWFkZHJlc3M+RGVwYXJ0bWVudCBv
ZiBQZWRpYXRyaWNzLCBTVU5ZIFVwc3RhdGUgTWVkaWNhbCBVbml2ZXJzaXR5LCBTeXJhY3VzZSwg
TlkgMTMyMTAsIFVuaXRlZCBTdGF0ZXMuIEVsZWN0cm9uaWMgYWRkcmVzczogc3VyeWFkZW1AdXBz
dGF0ZS5lZHUuJiN4RDtEZXBhcnRtZW50IG9mIFBlZGlhdHJpY3MsIFNVTlkgVXBzdGF0ZSBNZWRp
Y2FsIFVuaXZlcnNpdHksIFN5cmFjdXNlLCBOWSAxMzIxMCwgVW5pdGVkIFN0YXRlcy4mI3hEO0Rl
cGFydG1lbnQgb2YgUHVibGljIEhlYWx0aCBhbmQgUHJldmVudGl2ZSBNZWRpY2luZSwgU1VOWSBV
cHN0YXRlIE1lZGljYWwgVW5pdmVyc2l0eSwgU3lyYWN1c2UsIE5ZIDEzMjEwLCBVbml0ZWQgU3Rh
dGVzLiYjeEQ7RGVwYXJ0bWVudCBvZiBPdG9sYXJ5bmdvbG9neSBhbmQgQ29tbXVuaWNhdGlvbiBT
Y2llbmNlcywgU1VOWSBVcHN0YXRlIE1lZGljYWwgVW5pdmVyc2l0eSwgU3lyYWN1c2UsIE5ZIDEz
MjEwLCBVbml0ZWQgU3RhdGVzLjwvYXV0aC1hZGRyZXNzPjx0aXRsZXM+PHRpdGxlPkFzc29jaWF0
aW9ucyBiZXR3ZWVuIHBvcHVsYXRpb24gYmFzZWQgdm90aW5nIHRyZW5kcyBkdXJpbmcgdGhlIDIw
MTYgVVMgcHJlc2lkZW50aWFsIGVsZWN0aW9uIGFuZCBhZG9sZXNjZW50IHZhY2NpbmF0aW9uIHJh
dGVzPC90aXRsZT48c2Vjb25kYXJ5LXRpdGxlPlZhY2NpbmU8L3NlY29uZGFyeS10aXRsZT48L3Rp
dGxlcz48cGVyaW9kaWNhbD48ZnVsbC10aXRsZT5WYWNjaW5lPC9mdWxsLXRpdGxlPjwvcGVyaW9k
aWNhbD48cGFnZXM+MTE2MC0xMTY3PC9wYWdlcz48dm9sdW1lPjM3PC92b2x1bWU+PG51bWJlcj45
PC9udW1iZXI+PGVkaXRpb24+MjAxOTAxMjY8L2VkaXRpb24+PGtleXdvcmRzPjxrZXl3b3JkPkFk
b2xlc2NlbnQ8L2tleXdvcmQ+PGtleXdvcmQ+QWRvbGVzY2VudCBIZWFsdGgvKnN0YXRpc3RpY3Mg
JmFtcDsgbnVtZXJpY2FsIGRhdGE8L2tleXdvcmQ+PGtleXdvcmQ+Q2hpbGQ8L2tleXdvcmQ+PGtl
eXdvcmQ+SHVtYW5zPC9rZXl3b3JkPjxrZXl3b3JkPkltbXVuaXphdGlvbiBTY2hlZHVsZTwva2V5
d29yZD48a2V5d29yZD5QYXBpbGxvbWF2aXJ1cyBJbmZlY3Rpb25zLypwcmV2ZW50aW9uICZhbXA7
IGNvbnRyb2w8L2tleXdvcmQ+PGtleXdvcmQ+UGFwaWxsb21hdmlydXMgVmFjY2luZXMvKmFkbWlu
aXN0cmF0aW9uICZhbXA7IGRvc2FnZTwva2V5d29yZD48a2V5d29yZD4qUG9saXRpY3M8L2tleXdv
cmQ+PGtleXdvcmQ+U3VydmV5cyBhbmQgUXVlc3Rpb25uYWlyZXM8L2tleXdvcmQ+PGtleXdvcmQ+
VW5pdGVkIFN0YXRlczwva2V5d29yZD48a2V5d29yZD5WYWNjaW5hdGlvbi9wc3ljaG9sb2d5Lypz
dGF0aXN0aWNzICZhbXA7IG51bWVyaWNhbCBkYXRhPC9rZXl3b3JkPjxrZXl3b3JkPllvdW5nIEFk
dWx0PC9rZXl3b3JkPjxrZXl3b3JkPkFkb2xlc2NlbnQgaW1tdW5pemF0aW9uczwva2V5d29yZD48
a2V5d29yZD5IUFYgdmFjY2luZTwva2V5d29yZD48a2V5d29yZD5Wb3RpbmcgcGF0dGVybnM8L2tl
eXdvcmQ+PC9rZXl3b3Jkcz48ZGF0ZXM+PHllYXI+MjAxOTwveWVhcj48cHViLWRhdGVzPjxkYXRl
PkZlYiAyMTwvZGF0ZT48L3B1Yi1kYXRlcz48L2RhdGVzPjxpc2JuPjAyNjQtNDEweDwvaXNibj48
YWNjZXNzaW9uLW51bT4zMDY5MTk4MzwvYWNjZXNzaW9uLW51bT48dXJscz48L3VybHM+PGVsZWN0
cm9uaWMtcmVzb3VyY2UtbnVtPjEwLjEwMTYvai52YWNjaW5lLjIwMTkuMDEuMDM2PC9lbGVjdHJv
bmljLXJlc291cmNlLW51bT48cmVtb3RlLWRhdGFiYXNlLXByb3ZpZGVyPk5MTTwvcmVtb3RlLWRh
dGFiYXNlLXByb3ZpZGVyPjxsYW5ndWFnZT5lbmc8L2xhbmd1YWdlPjwvcmVjb3JkPjwvQ2l0ZT48
L0VuZE5vdGU+AG==
</w:fldData>
        </w:fldChar>
      </w:r>
      <w:r w:rsidR="007A4121">
        <w:rPr>
          <w:rFonts w:ascii="Arial" w:hAnsi="Arial" w:cs="Arial"/>
          <w:sz w:val="22"/>
          <w:szCs w:val="22"/>
        </w:rPr>
        <w:instrText xml:space="preserve"> ADDIN EN.CITE </w:instrText>
      </w:r>
      <w:r w:rsidR="007A4121">
        <w:rPr>
          <w:rFonts w:ascii="Arial" w:hAnsi="Arial" w:cs="Arial"/>
          <w:sz w:val="22"/>
          <w:szCs w:val="22"/>
        </w:rPr>
        <w:fldChar w:fldCharType="begin">
          <w:fldData xml:space="preserve">PEVuZE5vdGU+PENpdGU+PEF1dGhvcj5TdXJ5YWRldmFyYTwvQXV0aG9yPjxZZWFyPjIwMTk8L1ll
YXI+PFJlY051bT4zMjwvUmVjTnVtPjxEaXNwbGF5VGV4dD4oU3VyeWFkZXZhcmEgZXQgYWwuLCAy
MDE5KTwvRGlzcGxheVRleHQ+PHJlY29yZD48cmVjLW51bWJlcj4zMjwvcmVjLW51bWJlcj48Zm9y
ZWlnbi1rZXlzPjxrZXkgYXBwPSJFTiIgZGItaWQ9IjJ3NTAydHp2d2ZhdmQ0ZWYydzdweGZzODBm
MHBzcDV4NXp3eCIgdGltZXN0YW1wPSIxNjkyNzI4MzczIj4zMjwva2V5PjwvZm9yZWlnbi1rZXlz
PjxyZWYtdHlwZSBuYW1lPSJKb3VybmFsIEFydGljbGUiPjE3PC9yZWYtdHlwZT48Y29udHJpYnV0
b3JzPjxhdXRob3JzPjxhdXRob3I+U3VyeWFkZXZhcmEsIE0uPC9hdXRob3I+PGF1dGhvcj5Cb252
aWxsZSwgQy4gQS48L2F1dGhvcj48YXV0aG9yPkNpYnVsYSwgRC4gQS48L2F1dGhvcj48YXV0aG9y
PkRvbWFjaG93c2tlLCBKLiBCLjwvYXV0aG9yPjxhdXRob3I+U3VyeWFkZXZhcmEsIEEuIEMuPC9h
dXRob3I+PC9hdXRob3JzPjwvY29udHJpYnV0b3JzPjxhdXRoLWFkZHJlc3M+RGVwYXJ0bWVudCBv
ZiBQZWRpYXRyaWNzLCBTVU5ZIFVwc3RhdGUgTWVkaWNhbCBVbml2ZXJzaXR5LCBTeXJhY3VzZSwg
TlkgMTMyMTAsIFVuaXRlZCBTdGF0ZXMuIEVsZWN0cm9uaWMgYWRkcmVzczogc3VyeWFkZW1AdXBz
dGF0ZS5lZHUuJiN4RDtEZXBhcnRtZW50IG9mIFBlZGlhdHJpY3MsIFNVTlkgVXBzdGF0ZSBNZWRp
Y2FsIFVuaXZlcnNpdHksIFN5cmFjdXNlLCBOWSAxMzIxMCwgVW5pdGVkIFN0YXRlcy4mI3hEO0Rl
cGFydG1lbnQgb2YgUHVibGljIEhlYWx0aCBhbmQgUHJldmVudGl2ZSBNZWRpY2luZSwgU1VOWSBV
cHN0YXRlIE1lZGljYWwgVW5pdmVyc2l0eSwgU3lyYWN1c2UsIE5ZIDEzMjEwLCBVbml0ZWQgU3Rh
dGVzLiYjeEQ7RGVwYXJ0bWVudCBvZiBPdG9sYXJ5bmdvbG9neSBhbmQgQ29tbXVuaWNhdGlvbiBT
Y2llbmNlcywgU1VOWSBVcHN0YXRlIE1lZGljYWwgVW5pdmVyc2l0eSwgU3lyYWN1c2UsIE5ZIDEz
MjEwLCBVbml0ZWQgU3RhdGVzLjwvYXV0aC1hZGRyZXNzPjx0aXRsZXM+PHRpdGxlPkFzc29jaWF0
aW9ucyBiZXR3ZWVuIHBvcHVsYXRpb24gYmFzZWQgdm90aW5nIHRyZW5kcyBkdXJpbmcgdGhlIDIw
MTYgVVMgcHJlc2lkZW50aWFsIGVsZWN0aW9uIGFuZCBhZG9sZXNjZW50IHZhY2NpbmF0aW9uIHJh
dGVzPC90aXRsZT48c2Vjb25kYXJ5LXRpdGxlPlZhY2NpbmU8L3NlY29uZGFyeS10aXRsZT48L3Rp
dGxlcz48cGVyaW9kaWNhbD48ZnVsbC10aXRsZT5WYWNjaW5lPC9mdWxsLXRpdGxlPjwvcGVyaW9k
aWNhbD48cGFnZXM+MTE2MC0xMTY3PC9wYWdlcz48dm9sdW1lPjM3PC92b2x1bWU+PG51bWJlcj45
PC9udW1iZXI+PGVkaXRpb24+MjAxOTAxMjY8L2VkaXRpb24+PGtleXdvcmRzPjxrZXl3b3JkPkFk
b2xlc2NlbnQ8L2tleXdvcmQ+PGtleXdvcmQ+QWRvbGVzY2VudCBIZWFsdGgvKnN0YXRpc3RpY3Mg
JmFtcDsgbnVtZXJpY2FsIGRhdGE8L2tleXdvcmQ+PGtleXdvcmQ+Q2hpbGQ8L2tleXdvcmQ+PGtl
eXdvcmQ+SHVtYW5zPC9rZXl3b3JkPjxrZXl3b3JkPkltbXVuaXphdGlvbiBTY2hlZHVsZTwva2V5
d29yZD48a2V5d29yZD5QYXBpbGxvbWF2aXJ1cyBJbmZlY3Rpb25zLypwcmV2ZW50aW9uICZhbXA7
IGNvbnRyb2w8L2tleXdvcmQ+PGtleXdvcmQ+UGFwaWxsb21hdmlydXMgVmFjY2luZXMvKmFkbWlu
aXN0cmF0aW9uICZhbXA7IGRvc2FnZTwva2V5d29yZD48a2V5d29yZD4qUG9saXRpY3M8L2tleXdv
cmQ+PGtleXdvcmQ+U3VydmV5cyBhbmQgUXVlc3Rpb25uYWlyZXM8L2tleXdvcmQ+PGtleXdvcmQ+
VW5pdGVkIFN0YXRlczwva2V5d29yZD48a2V5d29yZD5WYWNjaW5hdGlvbi9wc3ljaG9sb2d5Lypz
dGF0aXN0aWNzICZhbXA7IG51bWVyaWNhbCBkYXRhPC9rZXl3b3JkPjxrZXl3b3JkPllvdW5nIEFk
dWx0PC9rZXl3b3JkPjxrZXl3b3JkPkFkb2xlc2NlbnQgaW1tdW5pemF0aW9uczwva2V5d29yZD48
a2V5d29yZD5IUFYgdmFjY2luZTwva2V5d29yZD48a2V5d29yZD5Wb3RpbmcgcGF0dGVybnM8L2tl
eXdvcmQ+PC9rZXl3b3Jkcz48ZGF0ZXM+PHllYXI+MjAxOTwveWVhcj48cHViLWRhdGVzPjxkYXRl
PkZlYiAyMTwvZGF0ZT48L3B1Yi1kYXRlcz48L2RhdGVzPjxpc2JuPjAyNjQtNDEweDwvaXNibj48
YWNjZXNzaW9uLW51bT4zMDY5MTk4MzwvYWNjZXNzaW9uLW51bT48dXJscz48L3VybHM+PGVsZWN0
cm9uaWMtcmVzb3VyY2UtbnVtPjEwLjEwMTYvai52YWNjaW5lLjIwMTkuMDEuMDM2PC9lbGVjdHJv
bmljLXJlc291cmNlLW51bT48cmVtb3RlLWRhdGFiYXNlLXByb3ZpZGVyPk5MTTwvcmVtb3RlLWRh
dGFiYXNlLXByb3ZpZGVyPjxsYW5ndWFnZT5lbmc8L2xhbmd1YWdlPjwvcmVjb3JkPjwvQ2l0ZT48
L0VuZE5vdGU+AG==
</w:fldData>
        </w:fldChar>
      </w:r>
      <w:r w:rsidR="007A4121">
        <w:rPr>
          <w:rFonts w:ascii="Arial" w:hAnsi="Arial" w:cs="Arial"/>
          <w:sz w:val="22"/>
          <w:szCs w:val="22"/>
        </w:rPr>
        <w:instrText xml:space="preserve"> ADDIN EN.CITE.DATA </w:instrText>
      </w:r>
      <w:r w:rsidR="007A4121">
        <w:rPr>
          <w:rFonts w:ascii="Arial" w:hAnsi="Arial" w:cs="Arial"/>
          <w:sz w:val="22"/>
          <w:szCs w:val="22"/>
        </w:rPr>
      </w:r>
      <w:r w:rsidR="007A4121">
        <w:rPr>
          <w:rFonts w:ascii="Arial" w:hAnsi="Arial" w:cs="Arial"/>
          <w:sz w:val="22"/>
          <w:szCs w:val="22"/>
        </w:rPr>
        <w:fldChar w:fldCharType="end"/>
      </w:r>
      <w:r w:rsidR="007A4121">
        <w:rPr>
          <w:rFonts w:ascii="Arial" w:hAnsi="Arial" w:cs="Arial"/>
          <w:sz w:val="22"/>
          <w:szCs w:val="22"/>
        </w:rPr>
      </w:r>
      <w:r w:rsidR="007A4121">
        <w:rPr>
          <w:rFonts w:ascii="Arial" w:hAnsi="Arial" w:cs="Arial"/>
          <w:sz w:val="22"/>
          <w:szCs w:val="22"/>
        </w:rPr>
        <w:fldChar w:fldCharType="separate"/>
      </w:r>
      <w:r w:rsidR="007A4121">
        <w:rPr>
          <w:rFonts w:ascii="Arial" w:hAnsi="Arial" w:cs="Arial"/>
          <w:noProof/>
          <w:sz w:val="22"/>
          <w:szCs w:val="22"/>
        </w:rPr>
        <w:t>(Suryadevara et al., 2019)</w:t>
      </w:r>
      <w:r w:rsidR="007A4121">
        <w:rPr>
          <w:rFonts w:ascii="Arial" w:hAnsi="Arial" w:cs="Arial"/>
          <w:sz w:val="22"/>
          <w:szCs w:val="22"/>
        </w:rPr>
        <w:fldChar w:fldCharType="end"/>
      </w:r>
      <w:r w:rsidR="007A4121">
        <w:rPr>
          <w:rFonts w:ascii="Arial" w:hAnsi="Arial" w:cs="Arial"/>
          <w:sz w:val="22"/>
          <w:szCs w:val="22"/>
        </w:rPr>
        <w:t>.</w:t>
      </w:r>
      <w:r w:rsidR="00E64664" w:rsidRPr="00E2721F">
        <w:rPr>
          <w:rFonts w:ascii="Arial" w:hAnsi="Arial" w:cs="Arial"/>
          <w:sz w:val="22"/>
          <w:szCs w:val="22"/>
        </w:rPr>
        <w:t xml:space="preserve"> </w:t>
      </w:r>
      <w:r w:rsidR="00DD6799" w:rsidRPr="00E2721F">
        <w:rPr>
          <w:rFonts w:ascii="Arial" w:hAnsi="Arial" w:cs="Arial"/>
          <w:sz w:val="22"/>
          <w:szCs w:val="22"/>
        </w:rPr>
        <w:t xml:space="preserve">These findings suggest that the source of information and level of educational attainment required to discern misinformation may </w:t>
      </w:r>
      <w:r w:rsidR="00DD6799">
        <w:rPr>
          <w:rFonts w:ascii="Arial" w:hAnsi="Arial" w:cs="Arial"/>
          <w:sz w:val="22"/>
          <w:szCs w:val="22"/>
        </w:rPr>
        <w:t>vary</w:t>
      </w:r>
      <w:r w:rsidR="00DD6799" w:rsidRPr="00E2721F">
        <w:rPr>
          <w:rFonts w:ascii="Arial" w:hAnsi="Arial" w:cs="Arial"/>
          <w:sz w:val="22"/>
          <w:szCs w:val="22"/>
        </w:rPr>
        <w:t xml:space="preserve"> between rural and urban adults.</w:t>
      </w:r>
    </w:p>
    <w:p w14:paraId="27705338" w14:textId="77777777" w:rsidR="00D9190F" w:rsidRDefault="00D9190F" w:rsidP="00E2721F">
      <w:pPr>
        <w:spacing w:line="480" w:lineRule="auto"/>
        <w:rPr>
          <w:rFonts w:ascii="Arial" w:hAnsi="Arial" w:cs="Arial"/>
          <w:sz w:val="22"/>
          <w:szCs w:val="22"/>
        </w:rPr>
      </w:pPr>
    </w:p>
    <w:p w14:paraId="5368C194" w14:textId="55E0DEA1" w:rsidR="007229AF" w:rsidRPr="00E2721F" w:rsidRDefault="007229AF" w:rsidP="00E2721F">
      <w:pPr>
        <w:spacing w:line="480" w:lineRule="auto"/>
        <w:rPr>
          <w:rFonts w:ascii="Arial" w:hAnsi="Arial" w:cs="Arial"/>
          <w:sz w:val="22"/>
          <w:szCs w:val="22"/>
        </w:rPr>
      </w:pPr>
      <w:r w:rsidRPr="00E2721F">
        <w:rPr>
          <w:rFonts w:ascii="Arial" w:hAnsi="Arial" w:cs="Arial"/>
          <w:sz w:val="22"/>
          <w:szCs w:val="22"/>
        </w:rPr>
        <w:t xml:space="preserve">These factors and more may help explain our findings of increased HPV vaccine hesitancy in all domains among rural adults. Understanding the levels of HPV vaccine hesitancy in this population can help identify potential targets for </w:t>
      </w:r>
      <w:r w:rsidR="003D3DF1">
        <w:rPr>
          <w:rFonts w:ascii="Arial" w:hAnsi="Arial" w:cs="Arial"/>
          <w:sz w:val="22"/>
          <w:szCs w:val="22"/>
        </w:rPr>
        <w:t>countering</w:t>
      </w:r>
      <w:r w:rsidR="003D3DF1" w:rsidRPr="00E2721F">
        <w:rPr>
          <w:rFonts w:ascii="Arial" w:hAnsi="Arial" w:cs="Arial"/>
          <w:sz w:val="22"/>
          <w:szCs w:val="22"/>
        </w:rPr>
        <w:t xml:space="preserve"> </w:t>
      </w:r>
      <w:r w:rsidRPr="00E2721F">
        <w:rPr>
          <w:rFonts w:ascii="Arial" w:hAnsi="Arial" w:cs="Arial"/>
          <w:sz w:val="22"/>
          <w:szCs w:val="22"/>
        </w:rPr>
        <w:t xml:space="preserve">vaccine misinformation and </w:t>
      </w:r>
      <w:r w:rsidR="003D3DF1">
        <w:rPr>
          <w:rFonts w:ascii="Arial" w:hAnsi="Arial" w:cs="Arial"/>
          <w:sz w:val="22"/>
          <w:szCs w:val="22"/>
        </w:rPr>
        <w:t>lessening</w:t>
      </w:r>
      <w:r w:rsidR="003D3DF1" w:rsidRPr="00E2721F">
        <w:rPr>
          <w:rFonts w:ascii="Arial" w:hAnsi="Arial" w:cs="Arial"/>
          <w:sz w:val="22"/>
          <w:szCs w:val="22"/>
        </w:rPr>
        <w:t xml:space="preserve"> </w:t>
      </w:r>
      <w:r w:rsidRPr="00E2721F">
        <w:rPr>
          <w:rFonts w:ascii="Arial" w:hAnsi="Arial" w:cs="Arial"/>
          <w:sz w:val="22"/>
          <w:szCs w:val="22"/>
        </w:rPr>
        <w:t xml:space="preserve">vaccine hesitancy in an already vaccine-underutilized group. </w:t>
      </w:r>
    </w:p>
    <w:p w14:paraId="15573140" w14:textId="77777777" w:rsidR="003E653B" w:rsidRPr="00E2721F" w:rsidRDefault="003E653B" w:rsidP="00E2721F">
      <w:pPr>
        <w:spacing w:line="480" w:lineRule="auto"/>
        <w:rPr>
          <w:rFonts w:ascii="Arial" w:hAnsi="Arial" w:cs="Arial"/>
          <w:b/>
          <w:bCs/>
          <w:sz w:val="22"/>
          <w:szCs w:val="22"/>
        </w:rPr>
      </w:pPr>
    </w:p>
    <w:p w14:paraId="632C19F1" w14:textId="78E614FF" w:rsidR="00FD7374" w:rsidRPr="00E2721F" w:rsidRDefault="00A378D9" w:rsidP="00D9190F">
      <w:pPr>
        <w:pStyle w:val="Heading2"/>
      </w:pPr>
      <w:r>
        <w:t xml:space="preserve">5.2 </w:t>
      </w:r>
      <w:r w:rsidR="00FD7374" w:rsidRPr="00E2721F">
        <w:t xml:space="preserve">Hispanic Race and Ethnicity: </w:t>
      </w:r>
    </w:p>
    <w:p w14:paraId="771364B3" w14:textId="0F766739" w:rsidR="00E70741" w:rsidRPr="00E2721F" w:rsidRDefault="00E70741" w:rsidP="00E2721F">
      <w:pPr>
        <w:spacing w:line="480" w:lineRule="auto"/>
        <w:rPr>
          <w:rFonts w:ascii="Arial" w:hAnsi="Arial" w:cs="Arial"/>
          <w:sz w:val="22"/>
          <w:szCs w:val="22"/>
        </w:rPr>
      </w:pPr>
      <w:r w:rsidRPr="00E2721F">
        <w:rPr>
          <w:rFonts w:ascii="Arial" w:hAnsi="Arial" w:cs="Arial"/>
          <w:sz w:val="22"/>
          <w:szCs w:val="22"/>
        </w:rPr>
        <w:t xml:space="preserve">In this analysis, we found that Hispanic </w:t>
      </w:r>
      <w:r w:rsidR="0006091E">
        <w:rPr>
          <w:rFonts w:ascii="Arial" w:hAnsi="Arial" w:cs="Arial"/>
          <w:sz w:val="22"/>
          <w:szCs w:val="22"/>
        </w:rPr>
        <w:t>YAs</w:t>
      </w:r>
      <w:r w:rsidRPr="00E2721F">
        <w:rPr>
          <w:rFonts w:ascii="Arial" w:hAnsi="Arial" w:cs="Arial"/>
          <w:sz w:val="22"/>
          <w:szCs w:val="22"/>
        </w:rPr>
        <w:t xml:space="preserve"> had higher odds of being vaccine hesitant compared to </w:t>
      </w:r>
      <w:r w:rsidR="001A669D">
        <w:rPr>
          <w:rFonts w:ascii="Arial" w:hAnsi="Arial" w:cs="Arial"/>
          <w:sz w:val="22"/>
          <w:szCs w:val="22"/>
        </w:rPr>
        <w:t>White/Caucasian</w:t>
      </w:r>
      <w:r w:rsidRPr="00E2721F">
        <w:rPr>
          <w:rFonts w:ascii="Arial" w:hAnsi="Arial" w:cs="Arial"/>
          <w:sz w:val="22"/>
          <w:szCs w:val="22"/>
        </w:rPr>
        <w:t xml:space="preserve"> </w:t>
      </w:r>
      <w:r w:rsidR="0006091E">
        <w:rPr>
          <w:rFonts w:ascii="Arial" w:hAnsi="Arial" w:cs="Arial"/>
          <w:sz w:val="22"/>
          <w:szCs w:val="22"/>
        </w:rPr>
        <w:t>YAs</w:t>
      </w:r>
      <w:r w:rsidRPr="00E2721F">
        <w:rPr>
          <w:rFonts w:ascii="Arial" w:hAnsi="Arial" w:cs="Arial"/>
          <w:sz w:val="22"/>
          <w:szCs w:val="22"/>
        </w:rPr>
        <w:t xml:space="preserve"> across all tested domains. They were less likely to be confident in the vaccine, less likely to be knowledgeable about diseases associated with HPV, and less likely to be knowledgeable about the disease-prevention benefits of the HPV vaccine. They were also less likely to have high trust of health authorities. </w:t>
      </w:r>
      <w:r w:rsidR="007E74E5" w:rsidRPr="00E2721F">
        <w:rPr>
          <w:rFonts w:ascii="Arial" w:hAnsi="Arial" w:cs="Arial"/>
          <w:sz w:val="22"/>
          <w:szCs w:val="22"/>
        </w:rPr>
        <w:t xml:space="preserve">These effects persisted despite </w:t>
      </w:r>
      <w:proofErr w:type="gramStart"/>
      <w:r w:rsidR="007E74E5" w:rsidRPr="00E2721F">
        <w:rPr>
          <w:rFonts w:ascii="Arial" w:hAnsi="Arial" w:cs="Arial"/>
          <w:sz w:val="22"/>
          <w:szCs w:val="22"/>
        </w:rPr>
        <w:t>controlling for</w:t>
      </w:r>
      <w:proofErr w:type="gramEnd"/>
      <w:r w:rsidR="007E74E5" w:rsidRPr="00E2721F">
        <w:rPr>
          <w:rFonts w:ascii="Arial" w:hAnsi="Arial" w:cs="Arial"/>
          <w:sz w:val="22"/>
          <w:szCs w:val="22"/>
        </w:rPr>
        <w:t xml:space="preserve"> other demographic variables. </w:t>
      </w:r>
    </w:p>
    <w:p w14:paraId="550A7063" w14:textId="0C867217" w:rsidR="00FD7374" w:rsidRPr="00E2721F" w:rsidRDefault="00FD7374" w:rsidP="00E2721F">
      <w:pPr>
        <w:spacing w:line="480" w:lineRule="auto"/>
        <w:rPr>
          <w:rFonts w:ascii="Arial" w:hAnsi="Arial" w:cs="Arial"/>
          <w:sz w:val="22"/>
          <w:szCs w:val="22"/>
        </w:rPr>
      </w:pPr>
    </w:p>
    <w:p w14:paraId="1CD393F4" w14:textId="7401FC3C" w:rsidR="00FD7374" w:rsidRPr="00E2721F" w:rsidRDefault="00FD7374" w:rsidP="00E2721F">
      <w:pPr>
        <w:spacing w:line="480" w:lineRule="auto"/>
        <w:rPr>
          <w:rFonts w:ascii="Arial" w:hAnsi="Arial" w:cs="Arial"/>
          <w:sz w:val="22"/>
          <w:szCs w:val="22"/>
        </w:rPr>
      </w:pPr>
      <w:r w:rsidRPr="00E2721F">
        <w:rPr>
          <w:rFonts w:ascii="Arial" w:hAnsi="Arial" w:cs="Arial"/>
          <w:sz w:val="22"/>
          <w:szCs w:val="22"/>
        </w:rPr>
        <w:t xml:space="preserve">Interestingly, Hispanic </w:t>
      </w:r>
      <w:r w:rsidR="0006091E">
        <w:rPr>
          <w:rFonts w:ascii="Arial" w:hAnsi="Arial" w:cs="Arial"/>
          <w:sz w:val="22"/>
          <w:szCs w:val="22"/>
        </w:rPr>
        <w:t>YAs</w:t>
      </w:r>
      <w:r w:rsidRPr="00E2721F">
        <w:rPr>
          <w:rFonts w:ascii="Arial" w:hAnsi="Arial" w:cs="Arial"/>
          <w:sz w:val="22"/>
          <w:szCs w:val="22"/>
        </w:rPr>
        <w:t xml:space="preserve"> </w:t>
      </w:r>
      <w:r w:rsidR="00ED4B0A" w:rsidRPr="00E2721F">
        <w:rPr>
          <w:rFonts w:ascii="Arial" w:hAnsi="Arial" w:cs="Arial"/>
          <w:sz w:val="22"/>
          <w:szCs w:val="22"/>
        </w:rPr>
        <w:t xml:space="preserve">in our survey </w:t>
      </w:r>
      <w:r w:rsidRPr="00E2721F">
        <w:rPr>
          <w:rFonts w:ascii="Arial" w:hAnsi="Arial" w:cs="Arial"/>
          <w:sz w:val="22"/>
          <w:szCs w:val="22"/>
        </w:rPr>
        <w:t xml:space="preserve">were more likely to self-report receiving at least one HPV dose compared to </w:t>
      </w:r>
      <w:r w:rsidR="001A669D">
        <w:rPr>
          <w:rFonts w:ascii="Arial" w:hAnsi="Arial" w:cs="Arial"/>
          <w:sz w:val="22"/>
          <w:szCs w:val="22"/>
        </w:rPr>
        <w:t>White/Caucasian</w:t>
      </w:r>
      <w:r w:rsidRPr="00E2721F">
        <w:rPr>
          <w:rFonts w:ascii="Arial" w:hAnsi="Arial" w:cs="Arial"/>
          <w:sz w:val="22"/>
          <w:szCs w:val="22"/>
        </w:rPr>
        <w:t xml:space="preserve"> </w:t>
      </w:r>
      <w:r w:rsidR="0006091E">
        <w:rPr>
          <w:rFonts w:ascii="Arial" w:hAnsi="Arial" w:cs="Arial"/>
          <w:sz w:val="22"/>
          <w:szCs w:val="22"/>
        </w:rPr>
        <w:t>YAs</w:t>
      </w:r>
      <w:r w:rsidR="00ED4B0A" w:rsidRPr="00E2721F">
        <w:rPr>
          <w:rFonts w:ascii="Arial" w:hAnsi="Arial" w:cs="Arial"/>
          <w:sz w:val="22"/>
          <w:szCs w:val="22"/>
        </w:rPr>
        <w:t xml:space="preserve">, a finding that is contradictory to data from the </w:t>
      </w:r>
      <w:commentRangeStart w:id="51"/>
      <w:r w:rsidR="00ED4B0A" w:rsidRPr="00E2721F">
        <w:rPr>
          <w:rFonts w:ascii="Arial" w:hAnsi="Arial" w:cs="Arial"/>
          <w:sz w:val="22"/>
          <w:szCs w:val="22"/>
        </w:rPr>
        <w:t xml:space="preserve">CDC’s </w:t>
      </w:r>
      <w:commentRangeEnd w:id="51"/>
      <w:r w:rsidR="004F0E2E">
        <w:rPr>
          <w:rStyle w:val="CommentReference"/>
        </w:rPr>
        <w:commentReference w:id="51"/>
      </w:r>
      <w:r w:rsidR="00ED4B0A" w:rsidRPr="00E2721F">
        <w:rPr>
          <w:rFonts w:ascii="Arial" w:hAnsi="Arial" w:cs="Arial"/>
          <w:sz w:val="22"/>
          <w:szCs w:val="22"/>
        </w:rPr>
        <w:t xml:space="preserve">National Health Interview Survey from 2019, which demonstrated lower rates of HPV vaccination in Hispanic </w:t>
      </w:r>
      <w:r w:rsidR="0006091E">
        <w:rPr>
          <w:rFonts w:ascii="Arial" w:hAnsi="Arial" w:cs="Arial"/>
          <w:sz w:val="22"/>
          <w:szCs w:val="22"/>
        </w:rPr>
        <w:t>YAs</w:t>
      </w:r>
      <w:r w:rsidR="00ED4B0A" w:rsidRPr="00E2721F">
        <w:rPr>
          <w:rFonts w:ascii="Arial" w:hAnsi="Arial" w:cs="Arial"/>
          <w:sz w:val="22"/>
          <w:szCs w:val="22"/>
        </w:rPr>
        <w:t xml:space="preserve"> 18-26 compared to </w:t>
      </w:r>
      <w:r w:rsidR="001A669D">
        <w:rPr>
          <w:rFonts w:ascii="Arial" w:hAnsi="Arial" w:cs="Arial"/>
          <w:sz w:val="22"/>
          <w:szCs w:val="22"/>
        </w:rPr>
        <w:t>White/Caucasian</w:t>
      </w:r>
      <w:r w:rsidR="00ED4B0A" w:rsidRPr="00E2721F">
        <w:rPr>
          <w:rFonts w:ascii="Arial" w:hAnsi="Arial" w:cs="Arial"/>
          <w:sz w:val="22"/>
          <w:szCs w:val="22"/>
        </w:rPr>
        <w:t xml:space="preserve"> </w:t>
      </w:r>
      <w:r w:rsidR="0006091E" w:rsidRPr="000A78B8">
        <w:rPr>
          <w:rFonts w:ascii="Arial" w:hAnsi="Arial" w:cs="Arial"/>
          <w:sz w:val="22"/>
          <w:szCs w:val="22"/>
        </w:rPr>
        <w:t>YAs</w:t>
      </w:r>
      <w:r w:rsidR="00ED4B0A" w:rsidRPr="000A78B8">
        <w:rPr>
          <w:rFonts w:ascii="Arial" w:hAnsi="Arial" w:cs="Arial"/>
          <w:sz w:val="22"/>
          <w:szCs w:val="22"/>
        </w:rPr>
        <w:t xml:space="preserve"> </w:t>
      </w:r>
      <w:r w:rsidR="007A21D3">
        <w:rPr>
          <w:rFonts w:ascii="Arial" w:hAnsi="Arial" w:cs="Arial"/>
          <w:sz w:val="22"/>
          <w:szCs w:val="22"/>
        </w:rPr>
        <w:fldChar w:fldCharType="begin">
          <w:fldData xml:space="preserve">PEVuZE5vdGU+PENpdGU+PEF1dGhvcj5CbGFjazwvQXV0aG9yPjxZZWFyPjIwMjE8L1llYXI+PFJl
Y051bT4zODwvUmVjTnVtPjxEaXNwbGF5VGV4dD4oQmxhY2sgJmFtcDsgQm9lcnNtYSwgMjAyMTsg
Qm9lcnNtYSAmYW1wOyBCbGFjaywgMjAyMCk8L0Rpc3BsYXlUZXh0PjxyZWNvcmQ+PHJlYy1udW1i
ZXI+Mzg8L3JlYy1udW1iZXI+PGZvcmVpZ24ta2V5cz48a2V5IGFwcD0iRU4iIGRiLWlkPSIydzUw
MnR6dndmYXZkNGVmMnc3cHhmczgwZjBwc3A1eDV6d3giIHRpbWVzdGFtcD0iMTY5Mjc0MzQ0NiI+
Mzg8L2tleT48L2ZvcmVpZ24ta2V5cz48cmVmLXR5cGUgbmFtZT0iSm91cm5hbCBBcnRpY2xlIj4x
NzwvcmVmLXR5cGU+PGNvbnRyaWJ1dG9ycz48YXV0aG9ycz48YXV0aG9yPkJsYWNrLCBMaW5kc2F5
PC9hdXRob3I+PGF1dGhvcj5Cb2Vyc21hLCBQZXRlcjwvYXV0aG9yPjwvYXV0aG9ycz48L2NvbnRy
aWJ1dG9ycz48dGl0bGVzPjx0aXRsZT5RdWlja1N0YXRzOiBQZXJjZW50YWdlKiBvZiBBZHVsdHMg
QWdlZCAxOC0yNiBZZWFycyBXaG8gRXZlciBSZWNlaXZlZCBhIEh1bWFuIFBhcGlsbG9tYXZpcnVz
IFZhY2NpbmUsKOKAoCkgYnkgUmFjZSBhbmQgSGlzcGFuaWMgT3JpZ2luKMKnKSBhbmQgU2V4IC0g
TmF0aW9uYWwgSGVhbHRoIEludGVydmlldyBTdXJ2ZXksIFVuaXRlZCBTdGF0ZXMsIDIwMTkowrYp
PC90aXRsZT48c2Vjb25kYXJ5LXRpdGxlPk1NV1IgTW9yYiBNb3J0YWwgV2tseSBSZXA8L3NlY29u
ZGFyeS10aXRsZT48L3RpdGxlcz48cGVyaW9kaWNhbD48ZnVsbC10aXRsZT5NTVdSIE1vcmIgTW9y
dGFsIFdrbHkgUmVwPC9mdWxsLXRpdGxlPjwvcGVyaW9kaWNhbD48cGFnZXM+Nzk3PC9wYWdlcz48
dm9sdW1lPjcwPC92b2x1bWU+PG51bWJlcj4yMTwvbnVtYmVyPjxlZGl0aW9uPjIwMjEwNTI4PC9l
ZGl0aW9uPjxkYXRlcz48eWVhcj4yMDIxPC95ZWFyPjxwdWItZGF0ZXM+PGRhdGU+TWF5IDI4PC9k
YXRlPjwvcHViLWRhdGVzPjwvZGF0ZXM+PGlzYm4+MDE0OS0yMTk1IChQcmludCkmI3hEOzAxNDkt
MjE5NTwvaXNibj48YWNjZXNzaW9uLW51bT4zNDA0MzYwODwvYWNjZXNzaW9uLW51bT48dXJscz48
L3VybHM+PGN1c3RvbTI+UE1DODE1ODg5MDwvY3VzdG9tMj48ZWxlY3Ryb25pYy1yZXNvdXJjZS1u
dW0+MTAuMTU1ODUvbW13ci5tbTcwMjFhNTwvZWxlY3Ryb25pYy1yZXNvdXJjZS1udW0+PHJlbW90
ZS1kYXRhYmFzZS1wcm92aWRlcj5OTE08L3JlbW90ZS1kYXRhYmFzZS1wcm92aWRlcj48bGFuZ3Vh
Z2U+ZW5nPC9sYW5ndWFnZT48L3JlY29yZD48L0NpdGU+PENpdGU+PEF1dGhvcj5Cb2Vyc21hPC9B
dXRob3I+PFllYXI+MjAyMDwvWWVhcj48UmVjTnVtPjQ5PC9SZWNOdW0+PHJlY29yZD48cmVjLW51
bWJlcj40OTwvcmVjLW51bWJlcj48Zm9yZWlnbi1rZXlzPjxrZXkgYXBwPSJFTiIgZGItaWQ9IjJ3
NTAydHp2d2ZhdmQ0ZWYydzdweGZzODBmMHBzcDV4NXp3eCIgdGltZXN0YW1wPSIxNjkzMzIyNjE5
Ij40OTwva2V5PjwvZm9yZWlnbi1rZXlzPjxyZWYtdHlwZSBuYW1lPSJXZWIgUGFnZSI+MTI8L3Jl
Zi10eXBlPjxjb250cmlidXRvcnM+PGF1dGhvcnM+PGF1dGhvcj5Cb2Vyc21hLCBQZXRlcjwvYXV0
aG9yPjxhdXRob3I+QmxhY2ssIExpbmRzZXkgSS48L2F1dGhvcj48L2F1dGhvcnM+PC9jb250cmli
dXRvcnM+PHRpdGxlcz48dGl0bGU+PHN0eWxlIGZhY2U9Im5vcm1hbCIgZm9udD0iZGVmYXVsdCIg
c2l6ZT0iMTAwJSI+SHVtYW4gcGFwaWxsb21hdmlydXMgdmFjY2luYXRpb24gYW1vbmcgYWR1bHRz
IGFnZWQgMTg8L3N0eWxlPjxzdHlsZSBmYWNlPSJub3JtYWwiIGZvbnQ9ImRlZmF1bHQiIGNoYXJz
ZXQ9IjEiIHNpemU9IjEwMCUiPuKIkjwvc3R5bGU+PHN0eWxlIGZhY2U9Im5vcm1hbCIgZm9udD0i
ZGVmYXVsdCIgc2l6ZT0iMTAwJSI+MjYsIDIwMTM8L3N0eWxlPjxzdHlsZSBmYWNlPSJub3JtYWwi
IGZvbnQ9ImRlZmF1bHQiIGNoYXJzZXQ9IjEiIHNpemU9IjEwMCUiPuKIkjwvc3R5bGU+PHN0eWxl
IGZhY2U9Im5vcm1hbCIgZm9udD0iZGVmYXVsdCIgc2l6ZT0iMTAwJSI+MjAxODwvc3R5bGU+PC90
aXRsZT48c2Vjb25kYXJ5LXRpdGxlPk5DSFMgRGF0YSBCcmllZjwvc2Vjb25kYXJ5LXRpdGxlPjwv
dGl0bGVzPjxlZGl0aW9uPm5vIDM1NDwvZWRpdGlvbj48ZGF0ZXM+PHllYXI+MjAyMDwveWVhcj48
L2RhdGVzPjxwdWItbG9jYXRpb24+SHlhdHRzdmlsbGUsIE1EOiBOYXRpb25hbCBDZW50ZXIgZm9y
IEhlYWx0aCBTdGF0aXN0aWNzPC9wdWItbG9jYXRpb24+PHVybHM+PHJlbGF0ZWQtdXJscz48dXJs
Pmh0dHBzOi8vd3d3LmNkYy5nb3YvbmNocy9wcm9kdWN0cy9kYXRhYnJpZWZzL2RiMzU0Lmh0bTwv
dXJsPjwvcmVsYXRlZC11cmxzPjwvdXJscz48L3JlY29yZD48L0NpdGU+PC9FbmROb3RlPgB=
</w:fldData>
        </w:fldChar>
      </w:r>
      <w:r w:rsidR="00202627">
        <w:rPr>
          <w:rFonts w:ascii="Arial" w:hAnsi="Arial" w:cs="Arial"/>
          <w:sz w:val="22"/>
          <w:szCs w:val="22"/>
        </w:rPr>
        <w:instrText xml:space="preserve"> ADDIN EN.CITE </w:instrText>
      </w:r>
      <w:r w:rsidR="00202627">
        <w:rPr>
          <w:rFonts w:ascii="Arial" w:hAnsi="Arial" w:cs="Arial"/>
          <w:sz w:val="22"/>
          <w:szCs w:val="22"/>
        </w:rPr>
        <w:fldChar w:fldCharType="begin">
          <w:fldData xml:space="preserve">PEVuZE5vdGU+PENpdGU+PEF1dGhvcj5CbGFjazwvQXV0aG9yPjxZZWFyPjIwMjE8L1llYXI+PFJl
Y051bT4zODwvUmVjTnVtPjxEaXNwbGF5VGV4dD4oQmxhY2sgJmFtcDsgQm9lcnNtYSwgMjAyMTsg
Qm9lcnNtYSAmYW1wOyBCbGFjaywgMjAyMCk8L0Rpc3BsYXlUZXh0PjxyZWNvcmQ+PHJlYy1udW1i
ZXI+Mzg8L3JlYy1udW1iZXI+PGZvcmVpZ24ta2V5cz48a2V5IGFwcD0iRU4iIGRiLWlkPSIydzUw
MnR6dndmYXZkNGVmMnc3cHhmczgwZjBwc3A1eDV6d3giIHRpbWVzdGFtcD0iMTY5Mjc0MzQ0NiI+
Mzg8L2tleT48L2ZvcmVpZ24ta2V5cz48cmVmLXR5cGUgbmFtZT0iSm91cm5hbCBBcnRpY2xlIj4x
NzwvcmVmLXR5cGU+PGNvbnRyaWJ1dG9ycz48YXV0aG9ycz48YXV0aG9yPkJsYWNrLCBMaW5kc2F5
PC9hdXRob3I+PGF1dGhvcj5Cb2Vyc21hLCBQZXRlcjwvYXV0aG9yPjwvYXV0aG9ycz48L2NvbnRy
aWJ1dG9ycz48dGl0bGVzPjx0aXRsZT5RdWlja1N0YXRzOiBQZXJjZW50YWdlKiBvZiBBZHVsdHMg
QWdlZCAxOC0yNiBZZWFycyBXaG8gRXZlciBSZWNlaXZlZCBhIEh1bWFuIFBhcGlsbG9tYXZpcnVz
IFZhY2NpbmUsKOKAoCkgYnkgUmFjZSBhbmQgSGlzcGFuaWMgT3JpZ2luKMKnKSBhbmQgU2V4IC0g
TmF0aW9uYWwgSGVhbHRoIEludGVydmlldyBTdXJ2ZXksIFVuaXRlZCBTdGF0ZXMsIDIwMTkowrYp
PC90aXRsZT48c2Vjb25kYXJ5LXRpdGxlPk1NV1IgTW9yYiBNb3J0YWwgV2tseSBSZXA8L3NlY29u
ZGFyeS10aXRsZT48L3RpdGxlcz48cGVyaW9kaWNhbD48ZnVsbC10aXRsZT5NTVdSIE1vcmIgTW9y
dGFsIFdrbHkgUmVwPC9mdWxsLXRpdGxlPjwvcGVyaW9kaWNhbD48cGFnZXM+Nzk3PC9wYWdlcz48
dm9sdW1lPjcwPC92b2x1bWU+PG51bWJlcj4yMTwvbnVtYmVyPjxlZGl0aW9uPjIwMjEwNTI4PC9l
ZGl0aW9uPjxkYXRlcz48eWVhcj4yMDIxPC95ZWFyPjxwdWItZGF0ZXM+PGRhdGU+TWF5IDI4PC9k
YXRlPjwvcHViLWRhdGVzPjwvZGF0ZXM+PGlzYm4+MDE0OS0yMTk1IChQcmludCkmI3hEOzAxNDkt
MjE5NTwvaXNibj48YWNjZXNzaW9uLW51bT4zNDA0MzYwODwvYWNjZXNzaW9uLW51bT48dXJscz48
L3VybHM+PGN1c3RvbTI+UE1DODE1ODg5MDwvY3VzdG9tMj48ZWxlY3Ryb25pYy1yZXNvdXJjZS1u
dW0+MTAuMTU1ODUvbW13ci5tbTcwMjFhNTwvZWxlY3Ryb25pYy1yZXNvdXJjZS1udW0+PHJlbW90
ZS1kYXRhYmFzZS1wcm92aWRlcj5OTE08L3JlbW90ZS1kYXRhYmFzZS1wcm92aWRlcj48bGFuZ3Vh
Z2U+ZW5nPC9sYW5ndWFnZT48L3JlY29yZD48L0NpdGU+PENpdGU+PEF1dGhvcj5Cb2Vyc21hPC9B
dXRob3I+PFllYXI+MjAyMDwvWWVhcj48UmVjTnVtPjQ5PC9SZWNOdW0+PHJlY29yZD48cmVjLW51
bWJlcj40OTwvcmVjLW51bWJlcj48Zm9yZWlnbi1rZXlzPjxrZXkgYXBwPSJFTiIgZGItaWQ9IjJ3
NTAydHp2d2ZhdmQ0ZWYydzdweGZzODBmMHBzcDV4NXp3eCIgdGltZXN0YW1wPSIxNjkzMzIyNjE5
Ij40OTwva2V5PjwvZm9yZWlnbi1rZXlzPjxyZWYtdHlwZSBuYW1lPSJXZWIgUGFnZSI+MTI8L3Jl
Zi10eXBlPjxjb250cmlidXRvcnM+PGF1dGhvcnM+PGF1dGhvcj5Cb2Vyc21hLCBQZXRlcjwvYXV0
aG9yPjxhdXRob3I+QmxhY2ssIExpbmRzZXkgSS48L2F1dGhvcj48L2F1dGhvcnM+PC9jb250cmli
dXRvcnM+PHRpdGxlcz48dGl0bGU+PHN0eWxlIGZhY2U9Im5vcm1hbCIgZm9udD0iZGVmYXVsdCIg
c2l6ZT0iMTAwJSI+SHVtYW4gcGFwaWxsb21hdmlydXMgdmFjY2luYXRpb24gYW1vbmcgYWR1bHRz
IGFnZWQgMTg8L3N0eWxlPjxzdHlsZSBmYWNlPSJub3JtYWwiIGZvbnQ9ImRlZmF1bHQiIGNoYXJz
ZXQ9IjEiIHNpemU9IjEwMCUiPuKIkjwvc3R5bGU+PHN0eWxlIGZhY2U9Im5vcm1hbCIgZm9udD0i
ZGVmYXVsdCIgc2l6ZT0iMTAwJSI+MjYsIDIwMTM8L3N0eWxlPjxzdHlsZSBmYWNlPSJub3JtYWwi
IGZvbnQ9ImRlZmF1bHQiIGNoYXJzZXQ9IjEiIHNpemU9IjEwMCUiPuKIkjwvc3R5bGU+PHN0eWxl
IGZhY2U9Im5vcm1hbCIgZm9udD0iZGVmYXVsdCIgc2l6ZT0iMTAwJSI+MjAxODwvc3R5bGU+PC90
aXRsZT48c2Vjb25kYXJ5LXRpdGxlPk5DSFMgRGF0YSBCcmllZjwvc2Vjb25kYXJ5LXRpdGxlPjwv
dGl0bGVzPjxlZGl0aW9uPm5vIDM1NDwvZWRpdGlvbj48ZGF0ZXM+PHllYXI+MjAyMDwveWVhcj48
L2RhdGVzPjxwdWItbG9jYXRpb24+SHlhdHRzdmlsbGUsIE1EOiBOYXRpb25hbCBDZW50ZXIgZm9y
IEhlYWx0aCBTdGF0aXN0aWNzPC9wdWItbG9jYXRpb24+PHVybHM+PHJlbGF0ZWQtdXJscz48dXJs
Pmh0dHBzOi8vd3d3LmNkYy5nb3YvbmNocy9wcm9kdWN0cy9kYXRhYnJpZWZzL2RiMzU0Lmh0bTwv
dXJsPjwvcmVsYXRlZC11cmxzPjwvdXJscz48L3JlY29yZD48L0NpdGU+PC9FbmROb3RlPgB=
</w:fldData>
        </w:fldChar>
      </w:r>
      <w:r w:rsidR="00202627">
        <w:rPr>
          <w:rFonts w:ascii="Arial" w:hAnsi="Arial" w:cs="Arial"/>
          <w:sz w:val="22"/>
          <w:szCs w:val="22"/>
        </w:rPr>
        <w:instrText xml:space="preserve"> ADDIN EN.CITE.DATA </w:instrText>
      </w:r>
      <w:r w:rsidR="00202627">
        <w:rPr>
          <w:rFonts w:ascii="Arial" w:hAnsi="Arial" w:cs="Arial"/>
          <w:sz w:val="22"/>
          <w:szCs w:val="22"/>
        </w:rPr>
      </w:r>
      <w:r w:rsidR="00202627">
        <w:rPr>
          <w:rFonts w:ascii="Arial" w:hAnsi="Arial" w:cs="Arial"/>
          <w:sz w:val="22"/>
          <w:szCs w:val="22"/>
        </w:rPr>
        <w:fldChar w:fldCharType="end"/>
      </w:r>
      <w:r w:rsidR="007A21D3">
        <w:rPr>
          <w:rFonts w:ascii="Arial" w:hAnsi="Arial" w:cs="Arial"/>
          <w:sz w:val="22"/>
          <w:szCs w:val="22"/>
        </w:rPr>
      </w:r>
      <w:r w:rsidR="007A21D3">
        <w:rPr>
          <w:rFonts w:ascii="Arial" w:hAnsi="Arial" w:cs="Arial"/>
          <w:sz w:val="22"/>
          <w:szCs w:val="22"/>
        </w:rPr>
        <w:fldChar w:fldCharType="separate"/>
      </w:r>
      <w:r w:rsidR="007A21D3">
        <w:rPr>
          <w:rFonts w:ascii="Arial" w:hAnsi="Arial" w:cs="Arial"/>
          <w:noProof/>
          <w:sz w:val="22"/>
          <w:szCs w:val="22"/>
        </w:rPr>
        <w:t>(Black &amp; Boersma, 2021; Boersma &amp; Black, 2020)</w:t>
      </w:r>
      <w:r w:rsidR="007A21D3">
        <w:rPr>
          <w:rFonts w:ascii="Arial" w:hAnsi="Arial" w:cs="Arial"/>
          <w:sz w:val="22"/>
          <w:szCs w:val="22"/>
        </w:rPr>
        <w:fldChar w:fldCharType="end"/>
      </w:r>
      <w:r w:rsidR="007A21D3">
        <w:rPr>
          <w:rFonts w:ascii="Arial" w:hAnsi="Arial" w:cs="Arial"/>
          <w:sz w:val="22"/>
          <w:szCs w:val="22"/>
        </w:rPr>
        <w:t>.</w:t>
      </w:r>
      <w:r w:rsidR="00F74AFA" w:rsidRPr="00E2721F">
        <w:rPr>
          <w:rFonts w:ascii="Arial" w:hAnsi="Arial" w:cs="Arial"/>
          <w:sz w:val="22"/>
          <w:szCs w:val="22"/>
        </w:rPr>
        <w:t xml:space="preserve"> </w:t>
      </w:r>
      <w:r w:rsidR="00367507">
        <w:rPr>
          <w:rFonts w:ascii="Arial" w:hAnsi="Arial" w:cs="Arial"/>
          <w:sz w:val="22"/>
          <w:szCs w:val="22"/>
        </w:rPr>
        <w:t>O</w:t>
      </w:r>
      <w:r w:rsidR="00ED4B0A" w:rsidRPr="00E2721F">
        <w:rPr>
          <w:rFonts w:ascii="Arial" w:hAnsi="Arial" w:cs="Arial"/>
          <w:sz w:val="22"/>
          <w:szCs w:val="22"/>
        </w:rPr>
        <w:t xml:space="preserve">ur survey was conducted exclusively in Western </w:t>
      </w:r>
      <w:r w:rsidR="008C27AE" w:rsidRPr="00E2721F">
        <w:rPr>
          <w:rFonts w:ascii="Arial" w:hAnsi="Arial" w:cs="Arial"/>
          <w:sz w:val="22"/>
          <w:szCs w:val="22"/>
        </w:rPr>
        <w:t>states</w:t>
      </w:r>
      <w:r w:rsidR="008C27AE">
        <w:rPr>
          <w:rFonts w:ascii="Arial" w:hAnsi="Arial" w:cs="Arial"/>
          <w:sz w:val="22"/>
          <w:szCs w:val="22"/>
        </w:rPr>
        <w:t xml:space="preserve"> and</w:t>
      </w:r>
      <w:r w:rsidR="00A27AF7">
        <w:rPr>
          <w:rFonts w:ascii="Arial" w:hAnsi="Arial" w:cs="Arial"/>
          <w:sz w:val="22"/>
          <w:szCs w:val="22"/>
        </w:rPr>
        <w:t xml:space="preserve"> may account for some of the differences</w:t>
      </w:r>
      <w:r w:rsidR="00ED4B0A" w:rsidRPr="00E2721F">
        <w:rPr>
          <w:rFonts w:ascii="Arial" w:hAnsi="Arial" w:cs="Arial"/>
          <w:sz w:val="22"/>
          <w:szCs w:val="22"/>
        </w:rPr>
        <w:t xml:space="preserve">. </w:t>
      </w:r>
      <w:r w:rsidR="00F74AFA" w:rsidRPr="00E2721F">
        <w:rPr>
          <w:rFonts w:ascii="Arial" w:hAnsi="Arial" w:cs="Arial"/>
          <w:sz w:val="22"/>
          <w:szCs w:val="22"/>
        </w:rPr>
        <w:t xml:space="preserve"> </w:t>
      </w:r>
      <w:r w:rsidR="00416A49">
        <w:rPr>
          <w:rFonts w:ascii="Arial" w:hAnsi="Arial" w:cs="Arial"/>
          <w:sz w:val="22"/>
          <w:szCs w:val="22"/>
        </w:rPr>
        <w:t xml:space="preserve">Notably, </w:t>
      </w:r>
      <w:r w:rsidR="00367507">
        <w:rPr>
          <w:rFonts w:ascii="Arial" w:hAnsi="Arial" w:cs="Arial"/>
          <w:sz w:val="22"/>
          <w:szCs w:val="22"/>
        </w:rPr>
        <w:t xml:space="preserve">the </w:t>
      </w:r>
      <w:r w:rsidR="0006091E">
        <w:rPr>
          <w:rFonts w:ascii="Arial" w:hAnsi="Arial" w:cs="Arial"/>
          <w:sz w:val="22"/>
          <w:szCs w:val="22"/>
        </w:rPr>
        <w:t>YAs</w:t>
      </w:r>
      <w:r w:rsidR="00F74AFA" w:rsidRPr="00E2721F">
        <w:rPr>
          <w:rFonts w:ascii="Arial" w:hAnsi="Arial" w:cs="Arial"/>
          <w:sz w:val="22"/>
          <w:szCs w:val="22"/>
        </w:rPr>
        <w:t xml:space="preserve"> in this cohort likely received the HPV </w:t>
      </w:r>
      <w:r w:rsidR="00F74AFA" w:rsidRPr="00E2721F">
        <w:rPr>
          <w:rFonts w:ascii="Arial" w:hAnsi="Arial" w:cs="Arial"/>
          <w:sz w:val="22"/>
          <w:szCs w:val="22"/>
        </w:rPr>
        <w:lastRenderedPageBreak/>
        <w:t>vaccine as minors, and their self-reported vaccination status is more likely a reflection of the knowledge and opinion on the HPV vaccine of their parents/guardians.</w:t>
      </w:r>
      <w:r w:rsidRPr="00E2721F">
        <w:rPr>
          <w:rFonts w:ascii="Arial" w:hAnsi="Arial" w:cs="Arial"/>
          <w:sz w:val="22"/>
          <w:szCs w:val="22"/>
        </w:rPr>
        <w:t xml:space="preserve"> </w:t>
      </w:r>
      <w:r w:rsidR="00F74AFA" w:rsidRPr="00E2721F">
        <w:rPr>
          <w:rFonts w:ascii="Arial" w:hAnsi="Arial" w:cs="Arial"/>
          <w:sz w:val="22"/>
          <w:szCs w:val="22"/>
        </w:rPr>
        <w:t>Age at HPV vaccination was not assessed in this study, so discern</w:t>
      </w:r>
      <w:r w:rsidR="00FC31EA">
        <w:rPr>
          <w:rFonts w:ascii="Arial" w:hAnsi="Arial" w:cs="Arial"/>
          <w:sz w:val="22"/>
          <w:szCs w:val="22"/>
        </w:rPr>
        <w:t>ing</w:t>
      </w:r>
      <w:r w:rsidR="00F74AFA" w:rsidRPr="00E2721F">
        <w:rPr>
          <w:rFonts w:ascii="Arial" w:hAnsi="Arial" w:cs="Arial"/>
          <w:sz w:val="22"/>
          <w:szCs w:val="22"/>
        </w:rPr>
        <w:t xml:space="preserve"> whether the self-reported HPV vaccination status in the population surveyed </w:t>
      </w:r>
      <w:r w:rsidR="00273466" w:rsidRPr="00E2721F">
        <w:rPr>
          <w:rFonts w:ascii="Arial" w:hAnsi="Arial" w:cs="Arial"/>
          <w:sz w:val="22"/>
          <w:szCs w:val="22"/>
        </w:rPr>
        <w:t>reflects</w:t>
      </w:r>
      <w:r w:rsidR="00F74AFA" w:rsidRPr="00E2721F">
        <w:rPr>
          <w:rFonts w:ascii="Arial" w:hAnsi="Arial" w:cs="Arial"/>
          <w:sz w:val="22"/>
          <w:szCs w:val="22"/>
        </w:rPr>
        <w:t xml:space="preserve"> their own vaccine hesitancy or that of their parents/guardians</w:t>
      </w:r>
      <w:r w:rsidR="00FC31EA">
        <w:rPr>
          <w:rFonts w:ascii="Arial" w:hAnsi="Arial" w:cs="Arial"/>
          <w:sz w:val="22"/>
          <w:szCs w:val="22"/>
        </w:rPr>
        <w:t xml:space="preserve"> is difficult</w:t>
      </w:r>
      <w:r w:rsidR="00F74AFA" w:rsidRPr="00E2721F">
        <w:rPr>
          <w:rFonts w:ascii="Arial" w:hAnsi="Arial" w:cs="Arial"/>
          <w:sz w:val="22"/>
          <w:szCs w:val="22"/>
        </w:rPr>
        <w:t>.</w:t>
      </w:r>
      <w:r w:rsidR="00ED4B0A" w:rsidRPr="00E2721F">
        <w:rPr>
          <w:rFonts w:ascii="Arial" w:hAnsi="Arial" w:cs="Arial"/>
          <w:sz w:val="22"/>
          <w:szCs w:val="22"/>
        </w:rPr>
        <w:t xml:space="preserve"> HPV vaccination status was also self-reported in our study, and unable to </w:t>
      </w:r>
      <w:r w:rsidR="003D3DF1">
        <w:rPr>
          <w:rFonts w:ascii="Arial" w:hAnsi="Arial" w:cs="Arial"/>
          <w:sz w:val="22"/>
          <w:szCs w:val="22"/>
        </w:rPr>
        <w:t xml:space="preserve">be </w:t>
      </w:r>
      <w:r w:rsidR="00ED4B0A" w:rsidRPr="00E2721F">
        <w:rPr>
          <w:rFonts w:ascii="Arial" w:hAnsi="Arial" w:cs="Arial"/>
          <w:sz w:val="22"/>
          <w:szCs w:val="22"/>
        </w:rPr>
        <w:t xml:space="preserve">verified. </w:t>
      </w:r>
    </w:p>
    <w:p w14:paraId="60D1D139" w14:textId="6C545BCF" w:rsidR="00F74AFA" w:rsidRPr="00E2721F" w:rsidRDefault="00F74AFA" w:rsidP="00E2721F">
      <w:pPr>
        <w:spacing w:line="480" w:lineRule="auto"/>
        <w:rPr>
          <w:rFonts w:ascii="Arial" w:hAnsi="Arial" w:cs="Arial"/>
          <w:sz w:val="22"/>
          <w:szCs w:val="22"/>
        </w:rPr>
      </w:pPr>
    </w:p>
    <w:p w14:paraId="542FF51A" w14:textId="29AC2BB1" w:rsidR="00F74AFA" w:rsidRPr="00E2721F" w:rsidRDefault="00ED4B0A" w:rsidP="00E2721F">
      <w:pPr>
        <w:spacing w:line="480" w:lineRule="auto"/>
        <w:rPr>
          <w:rFonts w:ascii="Arial" w:hAnsi="Arial" w:cs="Arial"/>
          <w:sz w:val="22"/>
          <w:szCs w:val="22"/>
        </w:rPr>
      </w:pPr>
      <w:r w:rsidRPr="00E2721F">
        <w:rPr>
          <w:rFonts w:ascii="Arial" w:hAnsi="Arial" w:cs="Arial"/>
          <w:sz w:val="22"/>
          <w:szCs w:val="22"/>
        </w:rPr>
        <w:t xml:space="preserve">Additional </w:t>
      </w:r>
      <w:r w:rsidR="00D17394" w:rsidRPr="00E2721F">
        <w:rPr>
          <w:rFonts w:ascii="Arial" w:hAnsi="Arial" w:cs="Arial"/>
          <w:sz w:val="22"/>
          <w:szCs w:val="22"/>
        </w:rPr>
        <w:t>research</w:t>
      </w:r>
      <w:r w:rsidRPr="00E2721F">
        <w:rPr>
          <w:rFonts w:ascii="Arial" w:hAnsi="Arial" w:cs="Arial"/>
          <w:sz w:val="22"/>
          <w:szCs w:val="22"/>
        </w:rPr>
        <w:t xml:space="preserve"> also</w:t>
      </w:r>
      <w:r w:rsidR="00F74AFA" w:rsidRPr="00E2721F">
        <w:rPr>
          <w:rFonts w:ascii="Arial" w:hAnsi="Arial" w:cs="Arial"/>
          <w:sz w:val="22"/>
          <w:szCs w:val="22"/>
        </w:rPr>
        <w:t xml:space="preserve"> suggests that the relationship between Hispanic race/ethnicity and HPV vaccin</w:t>
      </w:r>
      <w:r w:rsidR="008A139C" w:rsidRPr="00E2721F">
        <w:rPr>
          <w:rFonts w:ascii="Arial" w:hAnsi="Arial" w:cs="Arial"/>
          <w:sz w:val="22"/>
          <w:szCs w:val="22"/>
        </w:rPr>
        <w:t>e hesitancy</w:t>
      </w:r>
      <w:r w:rsidR="00F74AFA" w:rsidRPr="00E2721F">
        <w:rPr>
          <w:rFonts w:ascii="Arial" w:hAnsi="Arial" w:cs="Arial"/>
          <w:sz w:val="22"/>
          <w:szCs w:val="22"/>
        </w:rPr>
        <w:t xml:space="preserve"> is not straightforward. One study found that a greater proportion of Hispanic mothers agreed to vaccinate their children against HPV compared to </w:t>
      </w:r>
      <w:r w:rsidR="001A669D">
        <w:rPr>
          <w:rFonts w:ascii="Arial" w:hAnsi="Arial" w:cs="Arial"/>
          <w:sz w:val="22"/>
          <w:szCs w:val="22"/>
        </w:rPr>
        <w:t>White/Caucasian</w:t>
      </w:r>
      <w:r w:rsidR="00F74AFA" w:rsidRPr="00E2721F">
        <w:rPr>
          <w:rFonts w:ascii="Arial" w:hAnsi="Arial" w:cs="Arial"/>
          <w:sz w:val="22"/>
          <w:szCs w:val="22"/>
        </w:rPr>
        <w:t xml:space="preserve"> mothers when it was presented as a form of cancer prevention </w:t>
      </w:r>
      <w:r w:rsidR="00A3579A">
        <w:rPr>
          <w:rFonts w:ascii="Arial" w:hAnsi="Arial" w:cs="Arial"/>
          <w:sz w:val="22"/>
          <w:szCs w:val="22"/>
        </w:rPr>
        <w:fldChar w:fldCharType="begin"/>
      </w:r>
      <w:r w:rsidR="00A3579A">
        <w:rPr>
          <w:rFonts w:ascii="Arial" w:hAnsi="Arial" w:cs="Arial"/>
          <w:sz w:val="22"/>
          <w:szCs w:val="22"/>
        </w:rPr>
        <w:instrText xml:space="preserve"> ADDIN EN.CITE &lt;EndNote&gt;&lt;Cite&gt;&lt;Author&gt;Watts&lt;/Author&gt;&lt;Year&gt;2009&lt;/Year&gt;&lt;RecNum&gt;35&lt;/RecNum&gt;&lt;DisplayText&gt;(Watts et al., 2009)&lt;/DisplayText&gt;&lt;record&gt;&lt;rec-number&gt;35&lt;/rec-number&gt;&lt;foreign-keys&gt;&lt;key app="EN" db-id="2w502tzvwfavd4ef2w7pxfs80f0psp5x5zwx" timestamp="1692728958"&gt;35&lt;/key&gt;&lt;/foreign-keys&gt;&lt;ref-type name="Journal Article"&gt;17&lt;/ref-type&gt;&lt;contributors&gt;&lt;authors&gt;&lt;author&gt;Watts, L. A.&lt;/author&gt;&lt;author&gt;Joseph, N.&lt;/author&gt;&lt;author&gt;Wallace, M.&lt;/author&gt;&lt;author&gt;Rauh-Hain, J. A.&lt;/author&gt;&lt;author&gt;Muzikansky, A.&lt;/author&gt;&lt;author&gt;Growdon, W. B.&lt;/author&gt;&lt;author&gt;del Carmen, M. G.&lt;/author&gt;&lt;/authors&gt;&lt;/contributors&gt;&lt;auth-address&gt;Miller School of Medicine, University of Miami, Miami, FL, USA.&lt;/auth-address&gt;&lt;titles&gt;&lt;title&gt;HPV vaccine: A comparison of attitudes and behavioral perspectives between Latino and non-Latino women&lt;/title&gt;&lt;secondary-title&gt;Gynecol Oncol&lt;/secondary-title&gt;&lt;/titles&gt;&lt;periodical&gt;&lt;full-title&gt;Gynecol Oncol&lt;/full-title&gt;&lt;/periodical&gt;&lt;pages&gt;577-82&lt;/pages&gt;&lt;volume&gt;112&lt;/volume&gt;&lt;number&gt;3&lt;/number&gt;&lt;edition&gt;20090115&lt;/edition&gt;&lt;keywords&gt;&lt;keyword&gt;Adolescent&lt;/keyword&gt;&lt;keyword&gt;Adult&lt;/keyword&gt;&lt;keyword&gt;Attitude to Health/*ethnology&lt;/keyword&gt;&lt;keyword&gt;Female&lt;/keyword&gt;&lt;keyword&gt;Hispanic or Latino/*psychology&lt;/keyword&gt;&lt;keyword&gt;Humans&lt;/keyword&gt;&lt;keyword&gt;Middle Aged&lt;/keyword&gt;&lt;keyword&gt;Papillomavirus Infections/ethnology/prevention &amp;amp; control&lt;/keyword&gt;&lt;keyword&gt;Papillomavirus Vaccines/*administration &amp;amp; dosage&lt;/keyword&gt;&lt;keyword&gt;Patient Acceptance of Health Care/*ethnology&lt;/keyword&gt;&lt;keyword&gt;Uterine Cervical Neoplasms/ethnology/prevention &amp;amp; control/virology&lt;/keyword&gt;&lt;keyword&gt;Young Adult&lt;/keyword&gt;&lt;/keywords&gt;&lt;dates&gt;&lt;year&gt;2009&lt;/year&gt;&lt;pub-dates&gt;&lt;date&gt;Mar&lt;/date&gt;&lt;/pub-dates&gt;&lt;/dates&gt;&lt;isbn&gt;0090-8258&lt;/isbn&gt;&lt;accession-num&gt;19150120&lt;/accession-num&gt;&lt;urls&gt;&lt;/urls&gt;&lt;electronic-resource-num&gt;10.1016/j.ygyno.2008.12.010&lt;/electronic-resource-num&gt;&lt;remote-database-provider&gt;NLM&lt;/remote-database-provider&gt;&lt;language&gt;eng&lt;/language&gt;&lt;/record&gt;&lt;/Cite&gt;&lt;/EndNote&gt;</w:instrText>
      </w:r>
      <w:r w:rsidR="00A3579A">
        <w:rPr>
          <w:rFonts w:ascii="Arial" w:hAnsi="Arial" w:cs="Arial"/>
          <w:sz w:val="22"/>
          <w:szCs w:val="22"/>
        </w:rPr>
        <w:fldChar w:fldCharType="separate"/>
      </w:r>
      <w:r w:rsidR="00A3579A">
        <w:rPr>
          <w:rFonts w:ascii="Arial" w:hAnsi="Arial" w:cs="Arial"/>
          <w:noProof/>
          <w:sz w:val="22"/>
          <w:szCs w:val="22"/>
        </w:rPr>
        <w:t>(Watts et al., 2009)</w:t>
      </w:r>
      <w:r w:rsidR="00A3579A">
        <w:rPr>
          <w:rFonts w:ascii="Arial" w:hAnsi="Arial" w:cs="Arial"/>
          <w:sz w:val="22"/>
          <w:szCs w:val="22"/>
        </w:rPr>
        <w:fldChar w:fldCharType="end"/>
      </w:r>
      <w:r w:rsidR="00A3579A">
        <w:rPr>
          <w:rFonts w:ascii="Arial" w:hAnsi="Arial" w:cs="Arial"/>
          <w:sz w:val="22"/>
          <w:szCs w:val="22"/>
        </w:rPr>
        <w:t>.</w:t>
      </w:r>
      <w:r w:rsidR="00F74AFA" w:rsidRPr="00E2721F">
        <w:rPr>
          <w:rFonts w:ascii="Arial" w:hAnsi="Arial" w:cs="Arial"/>
          <w:sz w:val="22"/>
          <w:szCs w:val="22"/>
        </w:rPr>
        <w:t xml:space="preserve"> Yet another study found that Hispanic parents and </w:t>
      </w:r>
      <w:r w:rsidR="001A669D">
        <w:rPr>
          <w:rFonts w:ascii="Arial" w:hAnsi="Arial" w:cs="Arial"/>
          <w:sz w:val="22"/>
          <w:szCs w:val="22"/>
        </w:rPr>
        <w:t>White/Caucasian</w:t>
      </w:r>
      <w:r w:rsidR="00F74AFA" w:rsidRPr="00E2721F">
        <w:rPr>
          <w:rFonts w:ascii="Arial" w:hAnsi="Arial" w:cs="Arial"/>
          <w:sz w:val="22"/>
          <w:szCs w:val="22"/>
        </w:rPr>
        <w:t xml:space="preserve"> parents were equally accepting of the HPV vaccine </w:t>
      </w:r>
      <w:r w:rsidR="00671612">
        <w:rPr>
          <w:rFonts w:ascii="Arial" w:hAnsi="Arial" w:cs="Arial"/>
          <w:sz w:val="22"/>
          <w:szCs w:val="22"/>
        </w:rPr>
        <w:fldChar w:fldCharType="begin"/>
      </w:r>
      <w:r w:rsidR="00671612">
        <w:rPr>
          <w:rFonts w:ascii="Arial" w:hAnsi="Arial" w:cs="Arial"/>
          <w:sz w:val="22"/>
          <w:szCs w:val="22"/>
        </w:rPr>
        <w:instrText xml:space="preserve"> ADDIN EN.CITE &lt;EndNote&gt;&lt;Cite&gt;&lt;Author&gt;Brewer&lt;/Author&gt;&lt;Year&gt;2007&lt;/Year&gt;&lt;RecNum&gt;18&lt;/RecNum&gt;&lt;DisplayText&gt;(Brewer &amp;amp; Fazekas, 2007)&lt;/DisplayText&gt;&lt;record&gt;&lt;rec-number&gt;18&lt;/rec-number&gt;&lt;foreign-keys&gt;&lt;key app="EN" db-id="2w502tzvwfavd4ef2w7pxfs80f0psp5x5zwx" timestamp="1692726276"&gt;18&lt;/key&gt;&lt;/foreign-keys&gt;&lt;ref-type name="Journal Article"&gt;17&lt;/ref-type&gt;&lt;contributors&gt;&lt;authors&gt;&lt;author&gt;Brewer, N. T.&lt;/author&gt;&lt;author&gt;Fazekas, K. I.&lt;/author&gt;&lt;/authors&gt;&lt;/contributors&gt;&lt;auth-address&gt;Department of Health Behavior and Health Education, School of Public Health, University of North Carolina, 306 Rosenau Hall CB 7440, Chapel Hill, NC 27516, USA. ntb1@unc.edu&lt;/auth-address&gt;&lt;titles&gt;&lt;title&gt;Predictors of HPV vaccine acceptability: a theory-informed, systematic review&lt;/title&gt;&lt;secondary-title&gt;Prev Med&lt;/secondary-title&gt;&lt;/titles&gt;&lt;periodical&gt;&lt;full-title&gt;Prev Med&lt;/full-title&gt;&lt;/periodical&gt;&lt;pages&gt;107-14&lt;/pages&gt;&lt;volume&gt;45&lt;/volume&gt;&lt;number&gt;2-3&lt;/number&gt;&lt;edition&gt;20070602&lt;/edition&gt;&lt;keywords&gt;&lt;keyword&gt;Adolescent&lt;/keyword&gt;&lt;keyword&gt;Adult&lt;/keyword&gt;&lt;keyword&gt;Female&lt;/keyword&gt;&lt;keyword&gt;Health Behavior&lt;/keyword&gt;&lt;keyword&gt;Humans&lt;/keyword&gt;&lt;keyword&gt;Models, Theoretical&lt;/keyword&gt;&lt;keyword&gt;Papillomavirus Infections/immunology/prevention &amp;amp; control&lt;/keyword&gt;&lt;keyword&gt;*Papillomavirus Vaccines&lt;/keyword&gt;&lt;keyword&gt;*Patient Acceptance of Health Care&lt;/keyword&gt;&lt;keyword&gt;United States&lt;/keyword&gt;&lt;keyword&gt;Uterine Cervical Neoplasms/immunology/prevention &amp;amp; control&lt;/keyword&gt;&lt;/keywords&gt;&lt;dates&gt;&lt;year&gt;2007&lt;/year&gt;&lt;pub-dates&gt;&lt;date&gt;Aug-Sep&lt;/date&gt;&lt;/pub-dates&gt;&lt;/dates&gt;&lt;isbn&gt;0091-7435 (Print)&amp;#xD;0091-7435&lt;/isbn&gt;&lt;accession-num&gt;17628649&lt;/accession-num&gt;&lt;urls&gt;&lt;/urls&gt;&lt;electronic-resource-num&gt;10.1016/j.ypmed.2007.05.013&lt;/electronic-resource-num&gt;&lt;remote-database-provider&gt;NLM&lt;/remote-database-provider&gt;&lt;language&gt;eng&lt;/language&gt;&lt;/record&gt;&lt;/Cite&gt;&lt;/EndNote&gt;</w:instrText>
      </w:r>
      <w:r w:rsidR="00671612">
        <w:rPr>
          <w:rFonts w:ascii="Arial" w:hAnsi="Arial" w:cs="Arial"/>
          <w:sz w:val="22"/>
          <w:szCs w:val="22"/>
        </w:rPr>
        <w:fldChar w:fldCharType="separate"/>
      </w:r>
      <w:r w:rsidR="00671612">
        <w:rPr>
          <w:rFonts w:ascii="Arial" w:hAnsi="Arial" w:cs="Arial"/>
          <w:noProof/>
          <w:sz w:val="22"/>
          <w:szCs w:val="22"/>
        </w:rPr>
        <w:t>(Brewer &amp; Fazekas, 2007)</w:t>
      </w:r>
      <w:r w:rsidR="00671612">
        <w:rPr>
          <w:rFonts w:ascii="Arial" w:hAnsi="Arial" w:cs="Arial"/>
          <w:sz w:val="22"/>
          <w:szCs w:val="22"/>
        </w:rPr>
        <w:fldChar w:fldCharType="end"/>
      </w:r>
      <w:r w:rsidR="00671612">
        <w:rPr>
          <w:rFonts w:ascii="Arial" w:hAnsi="Arial" w:cs="Arial"/>
          <w:sz w:val="22"/>
          <w:szCs w:val="22"/>
        </w:rPr>
        <w:t>.</w:t>
      </w:r>
      <w:r w:rsidR="00F74AFA" w:rsidRPr="00E2721F">
        <w:rPr>
          <w:rFonts w:ascii="Arial" w:hAnsi="Arial" w:cs="Arial"/>
          <w:sz w:val="22"/>
          <w:szCs w:val="22"/>
        </w:rPr>
        <w:t xml:space="preserve"> A third identified that girls in communities where </w:t>
      </w:r>
      <w:proofErr w:type="gramStart"/>
      <w:r w:rsidR="00F74AFA" w:rsidRPr="00E2721F">
        <w:rPr>
          <w:rFonts w:ascii="Arial" w:hAnsi="Arial" w:cs="Arial"/>
          <w:sz w:val="22"/>
          <w:szCs w:val="22"/>
        </w:rPr>
        <w:t>the majority of</w:t>
      </w:r>
      <w:proofErr w:type="gramEnd"/>
      <w:r w:rsidR="00F74AFA" w:rsidRPr="00E2721F">
        <w:rPr>
          <w:rFonts w:ascii="Arial" w:hAnsi="Arial" w:cs="Arial"/>
          <w:sz w:val="22"/>
          <w:szCs w:val="22"/>
        </w:rPr>
        <w:t xml:space="preserve"> the population was Hispanic were more likely to initiate the HPV vaccine </w:t>
      </w:r>
      <w:r w:rsidR="00CD6507">
        <w:rPr>
          <w:rFonts w:ascii="Arial" w:hAnsi="Arial" w:cs="Arial"/>
          <w:sz w:val="22"/>
          <w:szCs w:val="22"/>
        </w:rPr>
        <w:fldChar w:fldCharType="begin">
          <w:fldData xml:space="preserve">PEVuZE5vdGU+PENpdGU+PEF1dGhvcj5IZW5yeTwvQXV0aG9yPjxZZWFyPjIwMTY8L1llYXI+PFJl
Y051bT4yMjwvUmVjTnVtPjxEaXNwbGF5VGV4dD4oSGVucnkgZXQgYWwuLCAyMDE2KTwvRGlzcGxh
eVRleHQ+PHJlY29yZD48cmVjLW51bWJlcj4yMjwvcmVjLW51bWJlcj48Zm9yZWlnbi1rZXlzPjxr
ZXkgYXBwPSJFTiIgZGItaWQ9IjJ3NTAydHp2d2ZhdmQ0ZWYydzdweGZzODBmMHBzcDV4NXp3eCIg
dGltZXN0YW1wPSIxNjkyNzI2NjMwIj4yMjwva2V5PjwvZm9yZWlnbi1rZXlzPjxyZWYtdHlwZSBu
YW1lPSJKb3VybmFsIEFydGljbGUiPjE3PC9yZWYtdHlwZT48Y29udHJpYnV0b3JzPjxhdXRob3Jz
PjxhdXRob3I+SGVucnksIEsuIEEuPC9hdXRob3I+PGF1dGhvcj5TdHJvdXAsIEEuIE0uPC9hdXRo
b3I+PGF1dGhvcj5XYXJuZXIsIEUuIEwuPC9hdXRob3I+PGF1dGhvcj5LZXBrYSwgRC48L2F1dGhv
cj48L2F1dGhvcnM+PC9jb250cmlidXRvcnM+PGF1dGgtYWRkcmVzcz5EZXBhcnRtZW50IG9mIEdl
b2dyYXBoeSwgVGVtcGxlIFVuaXZlcnNpdHksIFBoaWxhZGVscGhpYSwgUGVubnN5bHZhbmlhLiBG
b3ggQ2hhc2UgQ2FuY2VyIENlbnRlciwgQ2FuY2VyIFByZXZlbnRpb24gYW5kIENvbnRyb2wgUHJv
Z3JhbSwgUGhpbGFkZWxwaGlhLCBQZW5uc3lsdmFuaWEuIGtoZW5yeTFAdGVtcGxlLmVkdS4mI3hE
O0RlcGFydG1lbnQgb2YgRXBpZGVtaW9sb2d5LCBSdXRnZXJzIFNjaG9vbCBvZiBQdWJsaWMgSGVh
bHRoLCBSdXRnZXJzIFVuaXZlcnNpdHksIFBpc2NhdGF3YXksIE5ldyBKZXJzZXkuIENhbmNlciBQ
cmV2ZW50aW9uIGFuZCBDb250cm9sIFByb2dyYW0sIENhbmNlciBJbnN0aXR1dGUgb2YgTmV3IEpl
cnNleSwgUnV0Z2VycyBVbml2ZXJzaXR5LCBOZXcgQnJ1bnN3aWNrLCBOZXcgSmVyc2V5LiYjeEQ7
Q2FuY2VyIENvbnRyb2wgYW5kIFBvcHVsYXRpb24gU2NpZW5jZXMsIEh1bnRzbWFuIENhbmNlciBJ
bnN0aXR1dGUsIFVuaXZlcnNpdHkgb2YgVXRhaCwgU2FsdCBMYWtlIENpdHksIFV0YWguJiN4RDtD
YW5jZXIgQ29udHJvbCBhbmQgUG9wdWxhdGlvbiBTY2llbmNlcywgSHVudHNtYW4gQ2FuY2VyIElu
c3RpdHV0ZSwgVW5pdmVyc2l0eSBvZiBVdGFoLCBTYWx0IExha2UgQ2l0eSwgVXRhaC4gVW5pdmVy
c2l0eSBvZiBVdGFoIENvbGxlZ2Ugb2YgTnVyc2luZywgU2FsdCBMYWtlIENpdHksIFV0YWguPC9h
dXRoLWFkZHJlc3M+PHRpdGxlcz48dGl0bGU+R2VvZ3JhcGhpYyBGYWN0b3JzIGFuZCBIdW1hbiBQ
YXBpbGxvbWF2aXJ1cyAoSFBWKSBWYWNjaW5hdGlvbiBJbml0aWF0aW9uIGFtb25nIEFkb2xlc2Nl
bnQgR2lybHMgaW4gdGhlIFVuaXRlZCBTdGF0ZXM8L3RpdGxlPjxzZWNvbmRhcnktdGl0bGU+Q2Fu
Y2VyIEVwaWRlbWlvbCBCaW9tYXJrZXJzIFByZXY8L3NlY29uZGFyeS10aXRsZT48L3RpdGxlcz48
cGVyaW9kaWNhbD48ZnVsbC10aXRsZT5DYW5jZXIgRXBpZGVtaW9sIEJpb21hcmtlcnMgUHJldjwv
ZnVsbC10aXRsZT48L3BlcmlvZGljYWw+PHBhZ2VzPjMwOS0xNzwvcGFnZXM+PHZvbHVtZT4yNTwv
dm9sdW1lPjxudW1iZXI+MjwvbnVtYmVyPjxlZGl0aW9uPjIwMTYwMTE0PC9lZGl0aW9uPjxrZXl3
b3Jkcz48a2V5d29yZD5BZG9sZXNjZW50PC9rZXl3b3JkPjxrZXl3b3JkPkZlbWFsZTwva2V5d29y
ZD48a2V5d29yZD5HZW9ncmFwaHk8L2tleXdvcmQ+PGtleXdvcmQ+SHVtYW5zPC9rZXl3b3JkPjxr
ZXl3b3JkPlBhcGlsbG9tYXZpcnVzIFZhY2NpbmVzLyphZG1pbmlzdHJhdGlvbiAmYW1wOyBkb3Nh
Z2U8L2tleXdvcmQ+PGtleXdvcmQ+VW5pdGVkIFN0YXRlczwva2V5d29yZD48L2tleXdvcmRzPjxk
YXRlcz48eWVhcj4yMDE2PC95ZWFyPjxwdWItZGF0ZXM+PGRhdGU+RmViPC9kYXRlPjwvcHViLWRh
dGVzPjwvZGF0ZXM+PGlzYm4+MTA1NS05OTY1IChQcmludCkmI3hEOzEwNTUtOTk2NTwvaXNibj48
YWNjZXNzaW9uLW51bT4yNjc2ODk4OTwvYWNjZXNzaW9uLW51bT48dXJscz48L3VybHM+PGN1c3Rv
bTE+VGhlIGF1dGhvcnMgaGF2ZSBubyBjb25mbGljdHMgb2YgaW50ZXJlc3QuPC9jdXN0b20xPjxj
dXN0b20yPlBNQzQ4MTczNzA8L2N1c3RvbTI+PGN1c3RvbTY+TklITVM3MzgwNDc8L2N1c3RvbTY+
PGVsZWN0cm9uaWMtcmVzb3VyY2UtbnVtPjEwLjExNTgvMTA1NS05OTY1LkVwaS0xNS0wNjU4PC9l
bGVjdHJvbmljLXJlc291cmNlLW51bT48cmVtb3RlLWRhdGFiYXNlLXByb3ZpZGVyPk5MTTwvcmVt
b3RlLWRhdGFiYXNlLXByb3ZpZGVyPjxsYW5ndWFnZT5lbmc8L2xhbmd1YWdlPjwvcmVjb3JkPjwv
Q2l0ZT48L0VuZE5vdGU+AG==
</w:fldData>
        </w:fldChar>
      </w:r>
      <w:r w:rsidR="00CD6507">
        <w:rPr>
          <w:rFonts w:ascii="Arial" w:hAnsi="Arial" w:cs="Arial"/>
          <w:sz w:val="22"/>
          <w:szCs w:val="22"/>
        </w:rPr>
        <w:instrText xml:space="preserve"> ADDIN EN.CITE </w:instrText>
      </w:r>
      <w:r w:rsidR="00CD6507">
        <w:rPr>
          <w:rFonts w:ascii="Arial" w:hAnsi="Arial" w:cs="Arial"/>
          <w:sz w:val="22"/>
          <w:szCs w:val="22"/>
        </w:rPr>
        <w:fldChar w:fldCharType="begin">
          <w:fldData xml:space="preserve">PEVuZE5vdGU+PENpdGU+PEF1dGhvcj5IZW5yeTwvQXV0aG9yPjxZZWFyPjIwMTY8L1llYXI+PFJl
Y051bT4yMjwvUmVjTnVtPjxEaXNwbGF5VGV4dD4oSGVucnkgZXQgYWwuLCAyMDE2KTwvRGlzcGxh
eVRleHQ+PHJlY29yZD48cmVjLW51bWJlcj4yMjwvcmVjLW51bWJlcj48Zm9yZWlnbi1rZXlzPjxr
ZXkgYXBwPSJFTiIgZGItaWQ9IjJ3NTAydHp2d2ZhdmQ0ZWYydzdweGZzODBmMHBzcDV4NXp3eCIg
dGltZXN0YW1wPSIxNjkyNzI2NjMwIj4yMjwva2V5PjwvZm9yZWlnbi1rZXlzPjxyZWYtdHlwZSBu
YW1lPSJKb3VybmFsIEFydGljbGUiPjE3PC9yZWYtdHlwZT48Y29udHJpYnV0b3JzPjxhdXRob3Jz
PjxhdXRob3I+SGVucnksIEsuIEEuPC9hdXRob3I+PGF1dGhvcj5TdHJvdXAsIEEuIE0uPC9hdXRo
b3I+PGF1dGhvcj5XYXJuZXIsIEUuIEwuPC9hdXRob3I+PGF1dGhvcj5LZXBrYSwgRC48L2F1dGhv
cj48L2F1dGhvcnM+PC9jb250cmlidXRvcnM+PGF1dGgtYWRkcmVzcz5EZXBhcnRtZW50IG9mIEdl
b2dyYXBoeSwgVGVtcGxlIFVuaXZlcnNpdHksIFBoaWxhZGVscGhpYSwgUGVubnN5bHZhbmlhLiBG
b3ggQ2hhc2UgQ2FuY2VyIENlbnRlciwgQ2FuY2VyIFByZXZlbnRpb24gYW5kIENvbnRyb2wgUHJv
Z3JhbSwgUGhpbGFkZWxwaGlhLCBQZW5uc3lsdmFuaWEuIGtoZW5yeTFAdGVtcGxlLmVkdS4mI3hE
O0RlcGFydG1lbnQgb2YgRXBpZGVtaW9sb2d5LCBSdXRnZXJzIFNjaG9vbCBvZiBQdWJsaWMgSGVh
bHRoLCBSdXRnZXJzIFVuaXZlcnNpdHksIFBpc2NhdGF3YXksIE5ldyBKZXJzZXkuIENhbmNlciBQ
cmV2ZW50aW9uIGFuZCBDb250cm9sIFByb2dyYW0sIENhbmNlciBJbnN0aXR1dGUgb2YgTmV3IEpl
cnNleSwgUnV0Z2VycyBVbml2ZXJzaXR5LCBOZXcgQnJ1bnN3aWNrLCBOZXcgSmVyc2V5LiYjeEQ7
Q2FuY2VyIENvbnRyb2wgYW5kIFBvcHVsYXRpb24gU2NpZW5jZXMsIEh1bnRzbWFuIENhbmNlciBJ
bnN0aXR1dGUsIFVuaXZlcnNpdHkgb2YgVXRhaCwgU2FsdCBMYWtlIENpdHksIFV0YWguJiN4RDtD
YW5jZXIgQ29udHJvbCBhbmQgUG9wdWxhdGlvbiBTY2llbmNlcywgSHVudHNtYW4gQ2FuY2VyIElu
c3RpdHV0ZSwgVW5pdmVyc2l0eSBvZiBVdGFoLCBTYWx0IExha2UgQ2l0eSwgVXRhaC4gVW5pdmVy
c2l0eSBvZiBVdGFoIENvbGxlZ2Ugb2YgTnVyc2luZywgU2FsdCBMYWtlIENpdHksIFV0YWguPC9h
dXRoLWFkZHJlc3M+PHRpdGxlcz48dGl0bGU+R2VvZ3JhcGhpYyBGYWN0b3JzIGFuZCBIdW1hbiBQ
YXBpbGxvbWF2aXJ1cyAoSFBWKSBWYWNjaW5hdGlvbiBJbml0aWF0aW9uIGFtb25nIEFkb2xlc2Nl
bnQgR2lybHMgaW4gdGhlIFVuaXRlZCBTdGF0ZXM8L3RpdGxlPjxzZWNvbmRhcnktdGl0bGU+Q2Fu
Y2VyIEVwaWRlbWlvbCBCaW9tYXJrZXJzIFByZXY8L3NlY29uZGFyeS10aXRsZT48L3RpdGxlcz48
cGVyaW9kaWNhbD48ZnVsbC10aXRsZT5DYW5jZXIgRXBpZGVtaW9sIEJpb21hcmtlcnMgUHJldjwv
ZnVsbC10aXRsZT48L3BlcmlvZGljYWw+PHBhZ2VzPjMwOS0xNzwvcGFnZXM+PHZvbHVtZT4yNTwv
dm9sdW1lPjxudW1iZXI+MjwvbnVtYmVyPjxlZGl0aW9uPjIwMTYwMTE0PC9lZGl0aW9uPjxrZXl3
b3Jkcz48a2V5d29yZD5BZG9sZXNjZW50PC9rZXl3b3JkPjxrZXl3b3JkPkZlbWFsZTwva2V5d29y
ZD48a2V5d29yZD5HZW9ncmFwaHk8L2tleXdvcmQ+PGtleXdvcmQ+SHVtYW5zPC9rZXl3b3JkPjxr
ZXl3b3JkPlBhcGlsbG9tYXZpcnVzIFZhY2NpbmVzLyphZG1pbmlzdHJhdGlvbiAmYW1wOyBkb3Nh
Z2U8L2tleXdvcmQ+PGtleXdvcmQ+VW5pdGVkIFN0YXRlczwva2V5d29yZD48L2tleXdvcmRzPjxk
YXRlcz48eWVhcj4yMDE2PC95ZWFyPjxwdWItZGF0ZXM+PGRhdGU+RmViPC9kYXRlPjwvcHViLWRh
dGVzPjwvZGF0ZXM+PGlzYm4+MTA1NS05OTY1IChQcmludCkmI3hEOzEwNTUtOTk2NTwvaXNibj48
YWNjZXNzaW9uLW51bT4yNjc2ODk4OTwvYWNjZXNzaW9uLW51bT48dXJscz48L3VybHM+PGN1c3Rv
bTE+VGhlIGF1dGhvcnMgaGF2ZSBubyBjb25mbGljdHMgb2YgaW50ZXJlc3QuPC9jdXN0b20xPjxj
dXN0b20yPlBNQzQ4MTczNzA8L2N1c3RvbTI+PGN1c3RvbTY+TklITVM3MzgwNDc8L2N1c3RvbTY+
PGVsZWN0cm9uaWMtcmVzb3VyY2UtbnVtPjEwLjExNTgvMTA1NS05OTY1LkVwaS0xNS0wNjU4PC9l
bGVjdHJvbmljLXJlc291cmNlLW51bT48cmVtb3RlLWRhdGFiYXNlLXByb3ZpZGVyPk5MTTwvcmVt
b3RlLWRhdGFiYXNlLXByb3ZpZGVyPjxsYW5ndWFnZT5lbmc8L2xhbmd1YWdlPjwvcmVjb3JkPjwv
Q2l0ZT48L0VuZE5vdGU+AG==
</w:fldData>
        </w:fldChar>
      </w:r>
      <w:r w:rsidR="00CD6507">
        <w:rPr>
          <w:rFonts w:ascii="Arial" w:hAnsi="Arial" w:cs="Arial"/>
          <w:sz w:val="22"/>
          <w:szCs w:val="22"/>
        </w:rPr>
        <w:instrText xml:space="preserve"> ADDIN EN.CITE.DATA </w:instrText>
      </w:r>
      <w:r w:rsidR="00CD6507">
        <w:rPr>
          <w:rFonts w:ascii="Arial" w:hAnsi="Arial" w:cs="Arial"/>
          <w:sz w:val="22"/>
          <w:szCs w:val="22"/>
        </w:rPr>
      </w:r>
      <w:r w:rsidR="00CD6507">
        <w:rPr>
          <w:rFonts w:ascii="Arial" w:hAnsi="Arial" w:cs="Arial"/>
          <w:sz w:val="22"/>
          <w:szCs w:val="22"/>
        </w:rPr>
        <w:fldChar w:fldCharType="end"/>
      </w:r>
      <w:r w:rsidR="00CD6507">
        <w:rPr>
          <w:rFonts w:ascii="Arial" w:hAnsi="Arial" w:cs="Arial"/>
          <w:sz w:val="22"/>
          <w:szCs w:val="22"/>
        </w:rPr>
      </w:r>
      <w:r w:rsidR="00CD6507">
        <w:rPr>
          <w:rFonts w:ascii="Arial" w:hAnsi="Arial" w:cs="Arial"/>
          <w:sz w:val="22"/>
          <w:szCs w:val="22"/>
        </w:rPr>
        <w:fldChar w:fldCharType="separate"/>
      </w:r>
      <w:r w:rsidR="00CD6507">
        <w:rPr>
          <w:rFonts w:ascii="Arial" w:hAnsi="Arial" w:cs="Arial"/>
          <w:noProof/>
          <w:sz w:val="22"/>
          <w:szCs w:val="22"/>
        </w:rPr>
        <w:t>(Henry et al., 2016)</w:t>
      </w:r>
      <w:r w:rsidR="00CD6507">
        <w:rPr>
          <w:rFonts w:ascii="Arial" w:hAnsi="Arial" w:cs="Arial"/>
          <w:sz w:val="22"/>
          <w:szCs w:val="22"/>
        </w:rPr>
        <w:fldChar w:fldCharType="end"/>
      </w:r>
      <w:r w:rsidR="00CD6507">
        <w:rPr>
          <w:rFonts w:ascii="Arial" w:hAnsi="Arial" w:cs="Arial"/>
          <w:sz w:val="22"/>
          <w:szCs w:val="22"/>
        </w:rPr>
        <w:t>.</w:t>
      </w:r>
      <w:r w:rsidR="00F74AFA" w:rsidRPr="00E2721F">
        <w:rPr>
          <w:rFonts w:ascii="Arial" w:hAnsi="Arial" w:cs="Arial"/>
          <w:sz w:val="22"/>
          <w:szCs w:val="22"/>
        </w:rPr>
        <w:t xml:space="preserve"> </w:t>
      </w:r>
      <w:r w:rsidRPr="00E2721F">
        <w:rPr>
          <w:rFonts w:ascii="Arial" w:hAnsi="Arial" w:cs="Arial"/>
          <w:sz w:val="22"/>
          <w:szCs w:val="22"/>
        </w:rPr>
        <w:t xml:space="preserve">These findings suggest decreased vaccine hesitancy in current Hispanic parents and a trend of increased childhood vaccination rates against HPV in Hispanic youth. As of 2020, a greater proportion of Hispanic children 13-17 were up to date on HPV vaccination compared to </w:t>
      </w:r>
      <w:r w:rsidR="001A669D">
        <w:rPr>
          <w:rFonts w:ascii="Arial" w:hAnsi="Arial" w:cs="Arial"/>
          <w:sz w:val="22"/>
          <w:szCs w:val="22"/>
        </w:rPr>
        <w:t>White/Caucasian</w:t>
      </w:r>
      <w:r w:rsidRPr="00E2721F">
        <w:rPr>
          <w:rFonts w:ascii="Arial" w:hAnsi="Arial" w:cs="Arial"/>
          <w:sz w:val="22"/>
          <w:szCs w:val="22"/>
        </w:rPr>
        <w:t xml:space="preserve"> children of the same age </w:t>
      </w:r>
      <w:r w:rsidR="00043879">
        <w:rPr>
          <w:rFonts w:ascii="Arial" w:hAnsi="Arial" w:cs="Arial"/>
          <w:sz w:val="22"/>
          <w:szCs w:val="22"/>
        </w:rPr>
        <w:fldChar w:fldCharType="begin"/>
      </w:r>
      <w:r w:rsidR="00043879">
        <w:rPr>
          <w:rFonts w:ascii="Arial" w:hAnsi="Arial" w:cs="Arial"/>
          <w:sz w:val="22"/>
          <w:szCs w:val="22"/>
        </w:rPr>
        <w:instrText xml:space="preserve"> ADDIN EN.CITE &lt;EndNote&gt;&lt;Cite&gt;&lt;Author&gt;Pingali&lt;/Author&gt;&lt;Year&gt;2021&lt;/Year&gt;&lt;RecNum&gt;15&lt;/RecNum&gt;&lt;DisplayText&gt;(Pingali et al., 2021)&lt;/DisplayText&gt;&lt;record&gt;&lt;rec-number&gt;15&lt;/rec-number&gt;&lt;foreign-keys&gt;&lt;key app="EN" db-id="2w502tzvwfavd4ef2w7pxfs80f0psp5x5zwx" timestamp="1692724129"&gt;15&lt;/key&gt;&lt;/foreign-keys&gt;&lt;ref-type name="Journal Article"&gt;17&lt;/ref-type&gt;&lt;contributors&gt;&lt;authors&gt;&lt;author&gt;Pingali, Cassandra&lt;/author&gt;&lt;author&gt;Yankey, David&lt;/author&gt;&lt;author&gt;Elam-Evans, Laurie D.&lt;/author&gt;&lt;author&gt;Markowitz, Lauri E.&lt;/author&gt;&lt;author&gt;Williams, Charnetta L.&lt;/author&gt;&lt;author&gt;Fredua, Benjamin&lt;/author&gt;&lt;author&gt;McNamara, Lucy A.&lt;/author&gt;&lt;author&gt;Stokley, Shannon&lt;/author&gt;&lt;author&gt;Singleton, James A.&lt;/author&gt;&lt;/authors&gt;&lt;/contributors&gt;&lt;titles&gt;&lt;title&gt;National, Regional, State, and Selected Local Area Vaccination Coverage Among Adolescents Aged 13–17 Years — United States, 2020. MMWR Morb Mortal Wkly Rep 2021;70:1183–1190&lt;/title&gt;&lt;/titles&gt;&lt;dates&gt;&lt;year&gt;2021&lt;/year&gt;&lt;/dates&gt;&lt;urls&gt;&lt;/urls&gt;&lt;electronic-resource-num&gt;http://dx.doi.org/10.15585/mmwr.mm7035a1&lt;/electronic-resource-num&gt;&lt;/record&gt;&lt;/Cite&gt;&lt;/EndNote&gt;</w:instrText>
      </w:r>
      <w:r w:rsidR="00043879">
        <w:rPr>
          <w:rFonts w:ascii="Arial" w:hAnsi="Arial" w:cs="Arial"/>
          <w:sz w:val="22"/>
          <w:szCs w:val="22"/>
        </w:rPr>
        <w:fldChar w:fldCharType="separate"/>
      </w:r>
      <w:r w:rsidR="00043879">
        <w:rPr>
          <w:rFonts w:ascii="Arial" w:hAnsi="Arial" w:cs="Arial"/>
          <w:noProof/>
          <w:sz w:val="22"/>
          <w:szCs w:val="22"/>
        </w:rPr>
        <w:t>(Pingali et al., 2021)</w:t>
      </w:r>
      <w:r w:rsidR="00043879">
        <w:rPr>
          <w:rFonts w:ascii="Arial" w:hAnsi="Arial" w:cs="Arial"/>
          <w:sz w:val="22"/>
          <w:szCs w:val="22"/>
        </w:rPr>
        <w:fldChar w:fldCharType="end"/>
      </w:r>
      <w:r w:rsidR="00043879">
        <w:rPr>
          <w:rFonts w:ascii="Arial" w:hAnsi="Arial" w:cs="Arial"/>
          <w:sz w:val="22"/>
          <w:szCs w:val="22"/>
        </w:rPr>
        <w:t>.</w:t>
      </w:r>
    </w:p>
    <w:p w14:paraId="66178D94" w14:textId="309F5D3B" w:rsidR="00F74AFA" w:rsidRPr="00E2721F" w:rsidRDefault="00F74AFA" w:rsidP="00E2721F">
      <w:pPr>
        <w:spacing w:line="480" w:lineRule="auto"/>
        <w:rPr>
          <w:rFonts w:ascii="Arial" w:hAnsi="Arial" w:cs="Arial"/>
          <w:sz w:val="22"/>
          <w:szCs w:val="22"/>
        </w:rPr>
      </w:pPr>
    </w:p>
    <w:p w14:paraId="60AEA59B" w14:textId="5F60D1A1" w:rsidR="00D17394" w:rsidRPr="00E2721F" w:rsidRDefault="00F74AFA" w:rsidP="00E2721F">
      <w:pPr>
        <w:spacing w:line="480" w:lineRule="auto"/>
        <w:rPr>
          <w:rFonts w:ascii="Arial" w:hAnsi="Arial" w:cs="Arial"/>
          <w:i/>
          <w:iCs/>
          <w:sz w:val="22"/>
          <w:szCs w:val="22"/>
        </w:rPr>
      </w:pPr>
      <w:commentRangeStart w:id="52"/>
      <w:r w:rsidRPr="009A5F00">
        <w:rPr>
          <w:rFonts w:ascii="Arial" w:hAnsi="Arial" w:cs="Arial"/>
          <w:sz w:val="22"/>
          <w:szCs w:val="22"/>
        </w:rPr>
        <w:t xml:space="preserve">Still, </w:t>
      </w:r>
      <w:commentRangeEnd w:id="52"/>
      <w:r w:rsidR="00F92184" w:rsidRPr="009A5F00">
        <w:rPr>
          <w:rStyle w:val="CommentReference"/>
        </w:rPr>
        <w:commentReference w:id="52"/>
      </w:r>
      <w:r w:rsidRPr="009A5F00">
        <w:rPr>
          <w:rFonts w:ascii="Arial" w:hAnsi="Arial" w:cs="Arial"/>
          <w:sz w:val="22"/>
          <w:szCs w:val="22"/>
        </w:rPr>
        <w:t xml:space="preserve">other data suggests that Hispanic </w:t>
      </w:r>
      <w:r w:rsidR="008A139C" w:rsidRPr="009A5F00">
        <w:rPr>
          <w:rFonts w:ascii="Arial" w:hAnsi="Arial" w:cs="Arial"/>
          <w:sz w:val="22"/>
          <w:szCs w:val="22"/>
        </w:rPr>
        <w:t>adults have decreased coverage in other types of vaccines</w:t>
      </w:r>
      <w:r w:rsidR="009A5F00">
        <w:rPr>
          <w:rFonts w:ascii="Arial" w:hAnsi="Arial" w:cs="Arial"/>
          <w:sz w:val="22"/>
          <w:szCs w:val="22"/>
        </w:rPr>
        <w:t xml:space="preserve"> </w:t>
      </w:r>
      <w:r w:rsidR="00605B0C">
        <w:rPr>
          <w:rFonts w:ascii="Arial" w:hAnsi="Arial" w:cs="Arial"/>
          <w:sz w:val="22"/>
          <w:szCs w:val="22"/>
        </w:rPr>
        <w:fldChar w:fldCharType="begin">
          <w:fldData xml:space="preserve">PEVuZE5vdGU+PENpdGU+PEF1dGhvcj5OZ3V5ZW48L0F1dGhvcj48WWVhcj4yMDIyPC9ZZWFyPjxS
ZWNOdW0+NDA8L1JlY051bT48RGlzcGxheVRleHQ+KE5ndXllbiBldCBhbC4sIDIwMjIpPC9EaXNw
bGF5VGV4dD48cmVjb3JkPjxyZWMtbnVtYmVyPjQwPC9yZWMtbnVtYmVyPjxmb3JlaWduLWtleXM+
PGtleSBhcHA9IkVOIiBkYi1pZD0iMnc1MDJ0enZ3ZmF2ZDRlZjJ3N3B4ZnM4MGYwcHNwNXg1end4
IiB0aW1lc3RhbXA9IjE2OTMzMTkwMjEiPjQwPC9rZXk+PC9mb3JlaWduLWtleXM+PHJlZi10eXBl
IG5hbWU9IkpvdXJuYWwgQXJ0aWNsZSI+MTc8L3JlZi10eXBlPjxjb250cmlidXRvcnM+PGF1dGhv
cnM+PGF1dGhvcj5OZ3V5ZW4sIEsuIEguPC9hdXRob3I+PGF1dGhvcj5Tcml2YXN0YXYsIEEuPC9h
dXRob3I+PGF1dGhvcj5MaW5kbGV5LCBNLiBDLjwvYXV0aG9yPjxhdXRob3I+RmlzaGVyLCBBLjwv
YXV0aG9yPjxhdXRob3I+S2ltLCBELjwvYXV0aG9yPjxhdXRob3I+R3JlYnksIFMuIE0uPC9hdXRo
b3I+PGF1dGhvcj5MZWUsIEouPC9hdXRob3I+PGF1dGhvcj5TaW5nbGV0b24sIEouIEEuPC9hdXRo
b3I+PC9hdXRob3JzPjwvY29udHJpYnV0b3JzPjxhdXRoLWFkZHJlc3M+TmF0aW9uYWwgQ2VudGVy
IGZvciBJbW11bml6YXRpb24gYW5kIFJlc3BpcmF0b3J5IERpc2Vhc2VzLCBDZW50ZXJzIGZvciBE
aXNlYXNlIENvbnRyb2wgYW5kIFByZXZlbnRpb24sIEF0bGFudGEsIEdlb3JnaWEuIEVsZWN0cm9u
aWMgYWRkcmVzczogdXhwMUBjZGMuZ292LiYjeEQ7TGVpZG9zIEluYy4sIEF0bGFudGEsIEdlb3Jn
aWEuJiN4RDtOYXRpb25hbCBDZW50ZXIgZm9yIEltbXVuaXphdGlvbiBhbmQgUmVzcGlyYXRvcnkg
RGlzZWFzZXMsIENlbnRlcnMgZm9yIERpc2Vhc2UgQ29udHJvbCBhbmQgUHJldmVudGlvbiwgQXRs
YW50YSwgR2VvcmdpYS48L2F1dGgtYWRkcmVzcz48dGl0bGVzPjx0aXRsZT5QYXJlbnRhbCBWYWNj
aW5lIEhlc2l0YW5jeSBhbmQgQXNzb2NpYXRpb24gV2l0aCBDaGlsZGhvb2QgRGlwaHRoZXJpYSwg
VGV0YW51cyBUb3hvaWQsIGFuZCBBY2VsbHVsYXIgUGVydHVzc2lzOyBNZWFzbGVzLCBNdW1wcywg
YW5kIFJ1YmVsbGE7IFJvdGF2aXJ1czsgYW5kIENvbWJpbmVkIDctU2VyaWVzIFZhY2NpbmF0aW9u
PC90aXRsZT48c2Vjb25kYXJ5LXRpdGxlPkFtIEogUHJldiBNZWQ8L3NlY29uZGFyeS10aXRsZT48
L3RpdGxlcz48cGVyaW9kaWNhbD48ZnVsbC10aXRsZT5BbSBKIFByZXYgTWVkPC9mdWxsLXRpdGxl
PjwvcGVyaW9kaWNhbD48cGFnZXM+MzY3LTM3NjwvcGFnZXM+PHZvbHVtZT42Mjwvdm9sdW1lPjxu
dW1iZXI+MzwvbnVtYmVyPjxlZGl0aW9uPjIwMjExMjA4PC9lZGl0aW9uPjxrZXl3b3Jkcz48a2V5
d29yZD5DaGlsZCwgUHJlc2Nob29sPC9rZXl3b3JkPjxrZXl3b3JkPipEaXBodGhlcmlhPC9rZXl3
b3JkPjxrZXl3b3JkPkh1bWFuczwva2V5d29yZD48a2V5d29yZD5JbmZhbnQ8L2tleXdvcmQ+PGtl
eXdvcmQ+Kk1lYXNsZXM8L2tleXdvcmQ+PGtleXdvcmQ+TWVhc2xlcyBWYWNjaW5lPC9rZXl3b3Jk
PjxrZXl3b3JkPk1lYXNsZXMtTXVtcHMtUnViZWxsYSBWYWNjaW5lPC9rZXl3b3JkPjxrZXl3b3Jk
PipNdW1wczwva2V5d29yZD48a2V5d29yZD5QYXJlbnRzPC9rZXl3b3JkPjxrZXl3b3JkPlBlcnR1
c3NpcyBWYWNjaW5lPC9rZXl3b3JkPjxrZXl3b3JkPipSb3RhdmlydXM8L2tleXdvcmQ+PGtleXdv
cmQ+KlJ1YmVsbGE8L2tleXdvcmQ+PGtleXdvcmQ+VGV0YW51cyBUb3hvaWQ8L2tleXdvcmQ+PGtl
eXdvcmQ+VmFjY2luYXRpb248L2tleXdvcmQ+PGtleXdvcmQ+VmFjY2luYXRpb24gSGVzaXRhbmN5
PC9rZXl3b3JkPjxrZXl3b3JkPipXaG9vcGluZyBDb3VnaDwva2V5d29yZD48L2tleXdvcmRzPjxk
YXRlcz48eWVhcj4yMDIyPC95ZWFyPjxwdWItZGF0ZXM+PGRhdGU+TWFyPC9kYXRlPjwvcHViLWRh
dGVzPjwvZGF0ZXM+PGlzYm4+MDc0OS0zNzk3IChQcmludCkmI3hEOzA3NDktMzc5NzwvaXNibj48
YWNjZXNzaW9uLW51bT4zNTE5MDEwMTwvYWNjZXNzaW9uLW51bT48dXJscz48L3VybHM+PGN1c3Rv
bTI+UE1DODg2NzkyMjwvY3VzdG9tMj48Y3VzdG9tNj5OSUhNUzE3NjYyNDk8L2N1c3RvbTY+PGVs
ZWN0cm9uaWMtcmVzb3VyY2UtbnVtPjEwLjEwMTYvai5hbWVwcmUuMjAyMS4wOC4wMTU8L2VsZWN0
cm9uaWMtcmVzb3VyY2UtbnVtPjxyZW1vdGUtZGF0YWJhc2UtcHJvdmlkZXI+TkxNPC9yZW1vdGUt
ZGF0YWJhc2UtcHJvdmlkZXI+PGxhbmd1YWdlPmVuZzwvbGFuZ3VhZ2U+PC9yZWNvcmQ+PC9DaXRl
PjwvRW5kTm90ZT4A
</w:fldData>
        </w:fldChar>
      </w:r>
      <w:r w:rsidR="00605B0C">
        <w:rPr>
          <w:rFonts w:ascii="Arial" w:hAnsi="Arial" w:cs="Arial"/>
          <w:sz w:val="22"/>
          <w:szCs w:val="22"/>
        </w:rPr>
        <w:instrText xml:space="preserve"> ADDIN EN.CITE </w:instrText>
      </w:r>
      <w:r w:rsidR="00605B0C">
        <w:rPr>
          <w:rFonts w:ascii="Arial" w:hAnsi="Arial" w:cs="Arial"/>
          <w:sz w:val="22"/>
          <w:szCs w:val="22"/>
        </w:rPr>
        <w:fldChar w:fldCharType="begin">
          <w:fldData xml:space="preserve">PEVuZE5vdGU+PENpdGU+PEF1dGhvcj5OZ3V5ZW48L0F1dGhvcj48WWVhcj4yMDIyPC9ZZWFyPjxS
ZWNOdW0+NDA8L1JlY051bT48RGlzcGxheVRleHQ+KE5ndXllbiBldCBhbC4sIDIwMjIpPC9EaXNw
bGF5VGV4dD48cmVjb3JkPjxyZWMtbnVtYmVyPjQwPC9yZWMtbnVtYmVyPjxmb3JlaWduLWtleXM+
PGtleSBhcHA9IkVOIiBkYi1pZD0iMnc1MDJ0enZ3ZmF2ZDRlZjJ3N3B4ZnM4MGYwcHNwNXg1end4
IiB0aW1lc3RhbXA9IjE2OTMzMTkwMjEiPjQwPC9rZXk+PC9mb3JlaWduLWtleXM+PHJlZi10eXBl
IG5hbWU9IkpvdXJuYWwgQXJ0aWNsZSI+MTc8L3JlZi10eXBlPjxjb250cmlidXRvcnM+PGF1dGhv
cnM+PGF1dGhvcj5OZ3V5ZW4sIEsuIEguPC9hdXRob3I+PGF1dGhvcj5Tcml2YXN0YXYsIEEuPC9h
dXRob3I+PGF1dGhvcj5MaW5kbGV5LCBNLiBDLjwvYXV0aG9yPjxhdXRob3I+RmlzaGVyLCBBLjwv
YXV0aG9yPjxhdXRob3I+S2ltLCBELjwvYXV0aG9yPjxhdXRob3I+R3JlYnksIFMuIE0uPC9hdXRo
b3I+PGF1dGhvcj5MZWUsIEouPC9hdXRob3I+PGF1dGhvcj5TaW5nbGV0b24sIEouIEEuPC9hdXRo
b3I+PC9hdXRob3JzPjwvY29udHJpYnV0b3JzPjxhdXRoLWFkZHJlc3M+TmF0aW9uYWwgQ2VudGVy
IGZvciBJbW11bml6YXRpb24gYW5kIFJlc3BpcmF0b3J5IERpc2Vhc2VzLCBDZW50ZXJzIGZvciBE
aXNlYXNlIENvbnRyb2wgYW5kIFByZXZlbnRpb24sIEF0bGFudGEsIEdlb3JnaWEuIEVsZWN0cm9u
aWMgYWRkcmVzczogdXhwMUBjZGMuZ292LiYjeEQ7TGVpZG9zIEluYy4sIEF0bGFudGEsIEdlb3Jn
aWEuJiN4RDtOYXRpb25hbCBDZW50ZXIgZm9yIEltbXVuaXphdGlvbiBhbmQgUmVzcGlyYXRvcnkg
RGlzZWFzZXMsIENlbnRlcnMgZm9yIERpc2Vhc2UgQ29udHJvbCBhbmQgUHJldmVudGlvbiwgQXRs
YW50YSwgR2VvcmdpYS48L2F1dGgtYWRkcmVzcz48dGl0bGVzPjx0aXRsZT5QYXJlbnRhbCBWYWNj
aW5lIEhlc2l0YW5jeSBhbmQgQXNzb2NpYXRpb24gV2l0aCBDaGlsZGhvb2QgRGlwaHRoZXJpYSwg
VGV0YW51cyBUb3hvaWQsIGFuZCBBY2VsbHVsYXIgUGVydHVzc2lzOyBNZWFzbGVzLCBNdW1wcywg
YW5kIFJ1YmVsbGE7IFJvdGF2aXJ1czsgYW5kIENvbWJpbmVkIDctU2VyaWVzIFZhY2NpbmF0aW9u
PC90aXRsZT48c2Vjb25kYXJ5LXRpdGxlPkFtIEogUHJldiBNZWQ8L3NlY29uZGFyeS10aXRsZT48
L3RpdGxlcz48cGVyaW9kaWNhbD48ZnVsbC10aXRsZT5BbSBKIFByZXYgTWVkPC9mdWxsLXRpdGxl
PjwvcGVyaW9kaWNhbD48cGFnZXM+MzY3LTM3NjwvcGFnZXM+PHZvbHVtZT42Mjwvdm9sdW1lPjxu
dW1iZXI+MzwvbnVtYmVyPjxlZGl0aW9uPjIwMjExMjA4PC9lZGl0aW9uPjxrZXl3b3Jkcz48a2V5
d29yZD5DaGlsZCwgUHJlc2Nob29sPC9rZXl3b3JkPjxrZXl3b3JkPipEaXBodGhlcmlhPC9rZXl3
b3JkPjxrZXl3b3JkPkh1bWFuczwva2V5d29yZD48a2V5d29yZD5JbmZhbnQ8L2tleXdvcmQ+PGtl
eXdvcmQ+Kk1lYXNsZXM8L2tleXdvcmQ+PGtleXdvcmQ+TWVhc2xlcyBWYWNjaW5lPC9rZXl3b3Jk
PjxrZXl3b3JkPk1lYXNsZXMtTXVtcHMtUnViZWxsYSBWYWNjaW5lPC9rZXl3b3JkPjxrZXl3b3Jk
PipNdW1wczwva2V5d29yZD48a2V5d29yZD5QYXJlbnRzPC9rZXl3b3JkPjxrZXl3b3JkPlBlcnR1
c3NpcyBWYWNjaW5lPC9rZXl3b3JkPjxrZXl3b3JkPipSb3RhdmlydXM8L2tleXdvcmQ+PGtleXdv
cmQ+KlJ1YmVsbGE8L2tleXdvcmQ+PGtleXdvcmQ+VGV0YW51cyBUb3hvaWQ8L2tleXdvcmQ+PGtl
eXdvcmQ+VmFjY2luYXRpb248L2tleXdvcmQ+PGtleXdvcmQ+VmFjY2luYXRpb24gSGVzaXRhbmN5
PC9rZXl3b3JkPjxrZXl3b3JkPipXaG9vcGluZyBDb3VnaDwva2V5d29yZD48L2tleXdvcmRzPjxk
YXRlcz48eWVhcj4yMDIyPC95ZWFyPjxwdWItZGF0ZXM+PGRhdGU+TWFyPC9kYXRlPjwvcHViLWRh
dGVzPjwvZGF0ZXM+PGlzYm4+MDc0OS0zNzk3IChQcmludCkmI3hEOzA3NDktMzc5NzwvaXNibj48
YWNjZXNzaW9uLW51bT4zNTE5MDEwMTwvYWNjZXNzaW9uLW51bT48dXJscz48L3VybHM+PGN1c3Rv
bTI+UE1DODg2NzkyMjwvY3VzdG9tMj48Y3VzdG9tNj5OSUhNUzE3NjYyNDk8L2N1c3RvbTY+PGVs
ZWN0cm9uaWMtcmVzb3VyY2UtbnVtPjEwLjEwMTYvai5hbWVwcmUuMjAyMS4wOC4wMTU8L2VsZWN0
cm9uaWMtcmVzb3VyY2UtbnVtPjxyZW1vdGUtZGF0YWJhc2UtcHJvdmlkZXI+TkxNPC9yZW1vdGUt
ZGF0YWJhc2UtcHJvdmlkZXI+PGxhbmd1YWdlPmVuZzwvbGFuZ3VhZ2U+PC9yZWNvcmQ+PC9DaXRl
PjwvRW5kTm90ZT4A
</w:fldData>
        </w:fldChar>
      </w:r>
      <w:r w:rsidR="00605B0C">
        <w:rPr>
          <w:rFonts w:ascii="Arial" w:hAnsi="Arial" w:cs="Arial"/>
          <w:sz w:val="22"/>
          <w:szCs w:val="22"/>
        </w:rPr>
        <w:instrText xml:space="preserve"> ADDIN EN.CITE.DATA </w:instrText>
      </w:r>
      <w:r w:rsidR="00605B0C">
        <w:rPr>
          <w:rFonts w:ascii="Arial" w:hAnsi="Arial" w:cs="Arial"/>
          <w:sz w:val="22"/>
          <w:szCs w:val="22"/>
        </w:rPr>
      </w:r>
      <w:r w:rsidR="00605B0C">
        <w:rPr>
          <w:rFonts w:ascii="Arial" w:hAnsi="Arial" w:cs="Arial"/>
          <w:sz w:val="22"/>
          <w:szCs w:val="22"/>
        </w:rPr>
        <w:fldChar w:fldCharType="end"/>
      </w:r>
      <w:r w:rsidR="00605B0C">
        <w:rPr>
          <w:rFonts w:ascii="Arial" w:hAnsi="Arial" w:cs="Arial"/>
          <w:sz w:val="22"/>
          <w:szCs w:val="22"/>
        </w:rPr>
      </w:r>
      <w:r w:rsidR="00605B0C">
        <w:rPr>
          <w:rFonts w:ascii="Arial" w:hAnsi="Arial" w:cs="Arial"/>
          <w:sz w:val="22"/>
          <w:szCs w:val="22"/>
        </w:rPr>
        <w:fldChar w:fldCharType="separate"/>
      </w:r>
      <w:r w:rsidR="00605B0C">
        <w:rPr>
          <w:rFonts w:ascii="Arial" w:hAnsi="Arial" w:cs="Arial"/>
          <w:noProof/>
          <w:sz w:val="22"/>
          <w:szCs w:val="22"/>
        </w:rPr>
        <w:t>(Nguyen et al., 2022)</w:t>
      </w:r>
      <w:r w:rsidR="00605B0C">
        <w:rPr>
          <w:rFonts w:ascii="Arial" w:hAnsi="Arial" w:cs="Arial"/>
          <w:sz w:val="22"/>
          <w:szCs w:val="22"/>
        </w:rPr>
        <w:fldChar w:fldCharType="end"/>
      </w:r>
      <w:r w:rsidR="008A139C" w:rsidRPr="00E2721F">
        <w:rPr>
          <w:rFonts w:ascii="Arial" w:hAnsi="Arial" w:cs="Arial"/>
          <w:sz w:val="22"/>
          <w:szCs w:val="22"/>
        </w:rPr>
        <w:t xml:space="preserve">. Analogous trends </w:t>
      </w:r>
      <w:r w:rsidR="00FC31EA">
        <w:rPr>
          <w:rFonts w:ascii="Arial" w:hAnsi="Arial" w:cs="Arial"/>
          <w:sz w:val="22"/>
          <w:szCs w:val="22"/>
        </w:rPr>
        <w:t>were</w:t>
      </w:r>
      <w:r w:rsidR="008A139C" w:rsidRPr="00E2721F">
        <w:rPr>
          <w:rFonts w:ascii="Arial" w:hAnsi="Arial" w:cs="Arial"/>
          <w:sz w:val="22"/>
          <w:szCs w:val="22"/>
        </w:rPr>
        <w:t xml:space="preserve"> observed in previous studies of other adult age groups and vaccine types, indicating </w:t>
      </w:r>
      <w:r w:rsidR="00D17394" w:rsidRPr="00E2721F">
        <w:rPr>
          <w:rFonts w:ascii="Arial" w:hAnsi="Arial" w:cs="Arial"/>
          <w:sz w:val="22"/>
          <w:szCs w:val="22"/>
        </w:rPr>
        <w:t>that there may be a trend</w:t>
      </w:r>
      <w:r w:rsidR="008A139C" w:rsidRPr="00E2721F">
        <w:rPr>
          <w:rFonts w:ascii="Arial" w:hAnsi="Arial" w:cs="Arial"/>
          <w:sz w:val="22"/>
          <w:szCs w:val="22"/>
        </w:rPr>
        <w:t xml:space="preserve"> of decreased vaccine coverage</w:t>
      </w:r>
      <w:r w:rsidR="00D17394" w:rsidRPr="00E2721F">
        <w:rPr>
          <w:rFonts w:ascii="Arial" w:hAnsi="Arial" w:cs="Arial"/>
          <w:sz w:val="22"/>
          <w:szCs w:val="22"/>
        </w:rPr>
        <w:t xml:space="preserve"> </w:t>
      </w:r>
      <w:r w:rsidR="008A139C" w:rsidRPr="00E2721F">
        <w:rPr>
          <w:rFonts w:ascii="Arial" w:hAnsi="Arial" w:cs="Arial"/>
          <w:sz w:val="22"/>
          <w:szCs w:val="22"/>
        </w:rPr>
        <w:t>in Hispanic Americans</w:t>
      </w:r>
      <w:r w:rsidR="00D17394" w:rsidRPr="00E2721F">
        <w:rPr>
          <w:rFonts w:ascii="Arial" w:hAnsi="Arial" w:cs="Arial"/>
          <w:sz w:val="22"/>
          <w:szCs w:val="22"/>
        </w:rPr>
        <w:t xml:space="preserve"> of all ages</w:t>
      </w:r>
      <w:r w:rsidR="008A139C" w:rsidRPr="00E2721F">
        <w:rPr>
          <w:rFonts w:ascii="Arial" w:hAnsi="Arial" w:cs="Arial"/>
          <w:sz w:val="22"/>
          <w:szCs w:val="22"/>
        </w:rPr>
        <w:t xml:space="preserve">. </w:t>
      </w:r>
      <w:r w:rsidR="0093090E" w:rsidRPr="00E2721F">
        <w:rPr>
          <w:rFonts w:ascii="Arial" w:hAnsi="Arial" w:cs="Arial"/>
          <w:sz w:val="22"/>
          <w:szCs w:val="22"/>
        </w:rPr>
        <w:t xml:space="preserve">Hispanic adults </w:t>
      </w:r>
      <w:r w:rsidR="00FC31EA">
        <w:rPr>
          <w:rFonts w:ascii="Arial" w:hAnsi="Arial" w:cs="Arial"/>
          <w:sz w:val="22"/>
          <w:szCs w:val="22"/>
        </w:rPr>
        <w:t>had</w:t>
      </w:r>
      <w:r w:rsidR="0093090E" w:rsidRPr="00E2721F">
        <w:rPr>
          <w:rFonts w:ascii="Arial" w:hAnsi="Arial" w:cs="Arial"/>
          <w:sz w:val="22"/>
          <w:szCs w:val="22"/>
        </w:rPr>
        <w:t xml:space="preserve"> lower rates of influenza vaccination, with 37.5% of Hispanic adults having received a yearly influenza vaccination compared to 49.3% of </w:t>
      </w:r>
      <w:r w:rsidR="001A669D">
        <w:rPr>
          <w:rFonts w:ascii="Arial" w:hAnsi="Arial" w:cs="Arial"/>
          <w:sz w:val="22"/>
          <w:szCs w:val="22"/>
        </w:rPr>
        <w:t>White/Caucasian</w:t>
      </w:r>
      <w:r w:rsidR="0093090E" w:rsidRPr="00E2721F">
        <w:rPr>
          <w:rFonts w:ascii="Arial" w:hAnsi="Arial" w:cs="Arial"/>
          <w:sz w:val="22"/>
          <w:szCs w:val="22"/>
        </w:rPr>
        <w:t xml:space="preserve"> adults</w:t>
      </w:r>
      <w:r w:rsidR="00BD5B1D">
        <w:rPr>
          <w:rFonts w:ascii="Arial" w:hAnsi="Arial" w:cs="Arial"/>
          <w:sz w:val="22"/>
          <w:szCs w:val="22"/>
        </w:rPr>
        <w:t xml:space="preserve">. </w:t>
      </w:r>
      <w:r w:rsidR="008A139C" w:rsidRPr="00E2721F">
        <w:rPr>
          <w:rFonts w:ascii="Arial" w:hAnsi="Arial" w:cs="Arial"/>
          <w:sz w:val="22"/>
          <w:szCs w:val="22"/>
        </w:rPr>
        <w:t xml:space="preserve">Discrepancies are also seen in the Tdap and tetanus vaccines, with more </w:t>
      </w:r>
      <w:r w:rsidR="001A669D">
        <w:rPr>
          <w:rFonts w:ascii="Arial" w:hAnsi="Arial" w:cs="Arial"/>
          <w:sz w:val="22"/>
          <w:szCs w:val="22"/>
        </w:rPr>
        <w:t>White/Caucasian</w:t>
      </w:r>
      <w:r w:rsidR="008A139C" w:rsidRPr="00E2721F">
        <w:rPr>
          <w:rFonts w:ascii="Arial" w:hAnsi="Arial" w:cs="Arial"/>
          <w:sz w:val="22"/>
          <w:szCs w:val="22"/>
        </w:rPr>
        <w:t xml:space="preserve"> adults having received a Tdap or tetanus vaccine than Hispanic adults </w:t>
      </w:r>
      <w:r w:rsidR="00DA5E60">
        <w:rPr>
          <w:rFonts w:ascii="Arial" w:hAnsi="Arial" w:cs="Arial"/>
          <w:sz w:val="22"/>
          <w:szCs w:val="22"/>
        </w:rPr>
        <w:fldChar w:fldCharType="begin"/>
      </w:r>
      <w:r w:rsidR="00DA5E60">
        <w:rPr>
          <w:rFonts w:ascii="Arial" w:hAnsi="Arial" w:cs="Arial"/>
          <w:sz w:val="22"/>
          <w:szCs w:val="22"/>
        </w:rPr>
        <w:instrText xml:space="preserve"> ADDIN EN.CITE &lt;EndNote&gt;&lt;Cite&gt;&lt;Author&gt;Lu&lt;/Author&gt;&lt;Year&gt;2021&lt;/Year&gt;&lt;RecNum&gt;25&lt;/RecNum&gt;&lt;DisplayText&gt;(Lu et al., 2021)&lt;/DisplayText&gt;&lt;record&gt;&lt;rec-number&gt;25&lt;/rec-number&gt;&lt;foreign-keys&gt;&lt;key app="EN" db-id="2w502tzvwfavd4ef2w7pxfs80f0psp5x5zwx" timestamp="1692727562"&gt;25&lt;/key&gt;&lt;/foreign-keys&gt;&lt;ref-type name="Journal Article"&gt;17&lt;/ref-type&gt;&lt;contributors&gt;&lt;authors&gt;&lt;author&gt;Lu, Peng-Jun&lt;/author&gt;&lt;author&gt;Hung, Mei-Chuan&lt;/author&gt;&lt;author&gt;Srivastav, Anup&lt;/author&gt;&lt;author&gt;Grohskopf, Lisa A.&lt;/author&gt;&lt;author&gt;Kobayaski, Miwako&lt;/author&gt;&lt;author&gt;Harris, Aaron M.&lt;/author&gt;&lt;author&gt;Dooling, Kathleen L.&lt;/author&gt;&lt;author&gt;Markowitz, Lauri E.&lt;/author&gt;&lt;author&gt;Rodriguez-Lainz, Alfonso&lt;/author&gt;&lt;author&gt;Williams, Walter W.&lt;/author&gt;&lt;/authors&gt;&lt;/contributors&gt;&lt;titles&gt;&lt;title&gt;Surveillance of Vaccination Coverage Among Adult Populations — United States, 2018. MMWR Surveill Summ 2021;70(No. SS-3):1–26&lt;/title&gt;&lt;/titles&gt;&lt;dates&gt;&lt;year&gt;2021&lt;/year&gt;&lt;/dates&gt;&lt;urls&gt;&lt;/urls&gt;&lt;electronic-resource-num&gt;http://dx.doi.org/10.15585/mmwr.ss7003a1&lt;/electronic-resource-num&gt;&lt;/record&gt;&lt;/Cite&gt;&lt;/EndNote&gt;</w:instrText>
      </w:r>
      <w:r w:rsidR="00DA5E60">
        <w:rPr>
          <w:rFonts w:ascii="Arial" w:hAnsi="Arial" w:cs="Arial"/>
          <w:sz w:val="22"/>
          <w:szCs w:val="22"/>
        </w:rPr>
        <w:fldChar w:fldCharType="separate"/>
      </w:r>
      <w:r w:rsidR="00DA5E60">
        <w:rPr>
          <w:rFonts w:ascii="Arial" w:hAnsi="Arial" w:cs="Arial"/>
          <w:noProof/>
          <w:sz w:val="22"/>
          <w:szCs w:val="22"/>
        </w:rPr>
        <w:t>(Lu et al., 2021)</w:t>
      </w:r>
      <w:r w:rsidR="00DA5E60">
        <w:rPr>
          <w:rFonts w:ascii="Arial" w:hAnsi="Arial" w:cs="Arial"/>
          <w:sz w:val="22"/>
          <w:szCs w:val="22"/>
        </w:rPr>
        <w:fldChar w:fldCharType="end"/>
      </w:r>
      <w:r w:rsidR="00DA5E60">
        <w:rPr>
          <w:rFonts w:ascii="Arial" w:hAnsi="Arial" w:cs="Arial"/>
          <w:sz w:val="22"/>
          <w:szCs w:val="22"/>
        </w:rPr>
        <w:t>.</w:t>
      </w:r>
      <w:r w:rsidR="0093090E" w:rsidRPr="00E2721F">
        <w:rPr>
          <w:rFonts w:ascii="Arial" w:hAnsi="Arial" w:cs="Arial"/>
          <w:sz w:val="22"/>
          <w:szCs w:val="22"/>
        </w:rPr>
        <w:t xml:space="preserve"> </w:t>
      </w:r>
      <w:commentRangeStart w:id="53"/>
      <w:r w:rsidR="008A139C" w:rsidRPr="00E2721F">
        <w:rPr>
          <w:rFonts w:ascii="Arial" w:hAnsi="Arial" w:cs="Arial"/>
          <w:sz w:val="22"/>
          <w:szCs w:val="22"/>
        </w:rPr>
        <w:t>The same trend has been seen in older adults</w:t>
      </w:r>
      <w:commentRangeEnd w:id="53"/>
      <w:r w:rsidR="00032513">
        <w:rPr>
          <w:rStyle w:val="CommentReference"/>
        </w:rPr>
        <w:commentReference w:id="53"/>
      </w:r>
      <w:r w:rsidR="008A139C" w:rsidRPr="00E2721F">
        <w:rPr>
          <w:rFonts w:ascii="Arial" w:hAnsi="Arial" w:cs="Arial"/>
          <w:sz w:val="22"/>
          <w:szCs w:val="22"/>
        </w:rPr>
        <w:t xml:space="preserve">, with a </w:t>
      </w:r>
      <w:r w:rsidR="008A139C" w:rsidRPr="00E2721F">
        <w:rPr>
          <w:rFonts w:ascii="Arial" w:hAnsi="Arial" w:cs="Arial"/>
          <w:sz w:val="22"/>
          <w:szCs w:val="22"/>
        </w:rPr>
        <w:lastRenderedPageBreak/>
        <w:t xml:space="preserve">greater proportion of </w:t>
      </w:r>
      <w:r w:rsidR="001A669D">
        <w:rPr>
          <w:rFonts w:ascii="Arial" w:hAnsi="Arial" w:cs="Arial"/>
          <w:sz w:val="22"/>
          <w:szCs w:val="22"/>
        </w:rPr>
        <w:t>White/Caucasian</w:t>
      </w:r>
      <w:r w:rsidR="008A139C" w:rsidRPr="00E2721F">
        <w:rPr>
          <w:rFonts w:ascii="Arial" w:hAnsi="Arial" w:cs="Arial"/>
          <w:sz w:val="22"/>
          <w:szCs w:val="22"/>
        </w:rPr>
        <w:t xml:space="preserve"> adults </w:t>
      </w:r>
      <w:r w:rsidR="00FC31EA">
        <w:rPr>
          <w:rFonts w:ascii="Arial" w:hAnsi="Arial" w:cs="Arial"/>
          <w:sz w:val="22"/>
          <w:szCs w:val="22"/>
        </w:rPr>
        <w:t xml:space="preserve">above the </w:t>
      </w:r>
      <w:r w:rsidR="008A139C" w:rsidRPr="00E2721F">
        <w:rPr>
          <w:rFonts w:ascii="Arial" w:hAnsi="Arial" w:cs="Arial"/>
          <w:sz w:val="22"/>
          <w:szCs w:val="22"/>
        </w:rPr>
        <w:t xml:space="preserve">age </w:t>
      </w:r>
      <w:r w:rsidR="00FC31EA">
        <w:rPr>
          <w:rFonts w:ascii="Arial" w:hAnsi="Arial" w:cs="Arial"/>
          <w:sz w:val="22"/>
          <w:szCs w:val="22"/>
        </w:rPr>
        <w:t>of</w:t>
      </w:r>
      <w:r w:rsidR="008A139C" w:rsidRPr="00E2721F">
        <w:rPr>
          <w:rFonts w:ascii="Arial" w:hAnsi="Arial" w:cs="Arial"/>
          <w:sz w:val="22"/>
          <w:szCs w:val="22"/>
        </w:rPr>
        <w:t xml:space="preserve"> 50 having received a Herpes Zoster vaccination compared to Hispanic adults </w:t>
      </w:r>
      <w:r w:rsidR="00FC31EA">
        <w:rPr>
          <w:rFonts w:ascii="Arial" w:hAnsi="Arial" w:cs="Arial"/>
          <w:sz w:val="22"/>
          <w:szCs w:val="22"/>
        </w:rPr>
        <w:t xml:space="preserve">above the age of </w:t>
      </w:r>
      <w:r w:rsidR="008A139C" w:rsidRPr="00E2721F">
        <w:rPr>
          <w:rFonts w:ascii="Arial" w:hAnsi="Arial" w:cs="Arial"/>
          <w:sz w:val="22"/>
          <w:szCs w:val="22"/>
        </w:rPr>
        <w:t>50</w:t>
      </w:r>
      <w:r w:rsidR="00BD5B1D">
        <w:rPr>
          <w:rFonts w:ascii="Arial" w:hAnsi="Arial" w:cs="Arial"/>
          <w:sz w:val="22"/>
          <w:szCs w:val="22"/>
        </w:rPr>
        <w:t>,</w:t>
      </w:r>
      <w:r w:rsidR="008A139C" w:rsidRPr="00E2721F">
        <w:rPr>
          <w:rFonts w:ascii="Arial" w:hAnsi="Arial" w:cs="Arial"/>
          <w:sz w:val="22"/>
          <w:szCs w:val="22"/>
        </w:rPr>
        <w:t xml:space="preserve"> Hispanic adults </w:t>
      </w:r>
      <w:r w:rsidR="00FC31EA">
        <w:rPr>
          <w:rFonts w:ascii="Arial" w:hAnsi="Arial" w:cs="Arial"/>
          <w:sz w:val="22"/>
          <w:szCs w:val="22"/>
        </w:rPr>
        <w:t xml:space="preserve">above the age of </w:t>
      </w:r>
      <w:r w:rsidR="008A139C" w:rsidRPr="00E2721F">
        <w:rPr>
          <w:rFonts w:ascii="Arial" w:hAnsi="Arial" w:cs="Arial"/>
          <w:sz w:val="22"/>
          <w:szCs w:val="22"/>
        </w:rPr>
        <w:t xml:space="preserve">65 are less likely to have received the pneumococcal vaccine </w:t>
      </w:r>
      <w:r w:rsidR="00943A7A">
        <w:rPr>
          <w:rFonts w:ascii="Arial" w:hAnsi="Arial" w:cs="Arial"/>
          <w:sz w:val="22"/>
          <w:szCs w:val="22"/>
        </w:rPr>
        <w:fldChar w:fldCharType="begin"/>
      </w:r>
      <w:r w:rsidR="00943A7A">
        <w:rPr>
          <w:rFonts w:ascii="Arial" w:hAnsi="Arial" w:cs="Arial"/>
          <w:sz w:val="22"/>
          <w:szCs w:val="22"/>
        </w:rPr>
        <w:instrText xml:space="preserve"> ADDIN EN.CITE &lt;EndNote&gt;&lt;Cite&gt;&lt;Author&gt;Williams&lt;/Author&gt;&lt;Year&gt;2017&lt;/Year&gt;&lt;RecNum&gt;36&lt;/RecNum&gt;&lt;DisplayText&gt;(Williams et al., 2017)&lt;/DisplayText&gt;&lt;record&gt;&lt;rec-number&gt;36&lt;/rec-number&gt;&lt;foreign-keys&gt;&lt;key app="EN" db-id="2w502tzvwfavd4ef2w7pxfs80f0psp5x5zwx" timestamp="1692729219"&gt;36&lt;/key&gt;&lt;/foreign-keys&gt;&lt;ref-type name="Journal Article"&gt;17&lt;/ref-type&gt;&lt;contributors&gt;&lt;authors&gt;&lt;author&gt;Williams, Walter W.&lt;/author&gt;&lt;author&gt;Lu, Peng-Jun&lt;/author&gt;&lt;author&gt;O&amp;apos;Halloran, Alissa&lt;/author&gt;&lt;author&gt;Kim, David K.&lt;/author&gt;&lt;author&gt;Grohskopf, Lisa A.&lt;/author&gt;&lt;author&gt;Pilishvili, Tamara&lt;/author&gt;&lt;author&gt;Skoff, Tami H.&lt;/author&gt;&lt;author&gt;Nelson, Noele P.&lt;/author&gt;&lt;author&gt;Harpaz, Rafael&lt;/author&gt;&lt;author&gt;Markowitz, Lauri E.&lt;/author&gt;&lt;author&gt;Rodriguez-Lainz, Alfonso&lt;/author&gt;&lt;author&gt;Fiebelkorn, Amy Parker&lt;/author&gt;&lt;/authors&gt;&lt;/contributors&gt;&lt;titles&gt;&lt;title&gt;Surveillance of Vaccination Coverage among Adult Populations — United States, 2015. MMWR Surveill Summ 2017;66(No. SS-11):1–28&lt;/title&gt;&lt;/titles&gt;&lt;dates&gt;&lt;year&gt;2017&lt;/year&gt;&lt;/dates&gt;&lt;urls&gt;&lt;/urls&gt;&lt;electronic-resource-num&gt;http://dx.doi.org/10.15585/mmwr.ss6611a1&lt;/electronic-resource-num&gt;&lt;/record&gt;&lt;/Cite&gt;&lt;/EndNote&gt;</w:instrText>
      </w:r>
      <w:r w:rsidR="00943A7A">
        <w:rPr>
          <w:rFonts w:ascii="Arial" w:hAnsi="Arial" w:cs="Arial"/>
          <w:sz w:val="22"/>
          <w:szCs w:val="22"/>
        </w:rPr>
        <w:fldChar w:fldCharType="separate"/>
      </w:r>
      <w:r w:rsidR="00943A7A">
        <w:rPr>
          <w:rFonts w:ascii="Arial" w:hAnsi="Arial" w:cs="Arial"/>
          <w:noProof/>
          <w:sz w:val="22"/>
          <w:szCs w:val="22"/>
        </w:rPr>
        <w:t>(Williams et al., 2017)</w:t>
      </w:r>
      <w:r w:rsidR="00943A7A">
        <w:rPr>
          <w:rFonts w:ascii="Arial" w:hAnsi="Arial" w:cs="Arial"/>
          <w:sz w:val="22"/>
          <w:szCs w:val="22"/>
        </w:rPr>
        <w:fldChar w:fldCharType="end"/>
      </w:r>
      <w:r w:rsidR="00EA298E">
        <w:rPr>
          <w:rFonts w:ascii="Arial" w:hAnsi="Arial" w:cs="Arial"/>
          <w:sz w:val="22"/>
          <w:szCs w:val="22"/>
        </w:rPr>
        <w:t>, and</w:t>
      </w:r>
      <w:r w:rsidR="007D0BC3">
        <w:rPr>
          <w:rFonts w:ascii="Arial" w:hAnsi="Arial" w:cs="Arial"/>
          <w:sz w:val="22"/>
          <w:szCs w:val="22"/>
        </w:rPr>
        <w:t xml:space="preserve"> Hispanic adults aged 60 and over less likely to </w:t>
      </w:r>
      <w:r w:rsidR="000C5826">
        <w:rPr>
          <w:rFonts w:ascii="Arial" w:hAnsi="Arial" w:cs="Arial"/>
          <w:sz w:val="22"/>
          <w:szCs w:val="22"/>
        </w:rPr>
        <w:t>have ever received a shingles vaccine</w:t>
      </w:r>
      <w:r w:rsidR="00C42262">
        <w:rPr>
          <w:rFonts w:ascii="Arial" w:hAnsi="Arial" w:cs="Arial"/>
          <w:sz w:val="22"/>
          <w:szCs w:val="22"/>
        </w:rPr>
        <w:t xml:space="preserve"> </w:t>
      </w:r>
      <w:r w:rsidR="00E5751F">
        <w:rPr>
          <w:rFonts w:ascii="Arial" w:hAnsi="Arial" w:cs="Arial"/>
          <w:sz w:val="22"/>
          <w:szCs w:val="22"/>
        </w:rPr>
        <w:fldChar w:fldCharType="begin"/>
      </w:r>
      <w:r w:rsidR="00E5751F">
        <w:rPr>
          <w:rFonts w:ascii="Arial" w:hAnsi="Arial" w:cs="Arial"/>
          <w:sz w:val="22"/>
          <w:szCs w:val="22"/>
        </w:rPr>
        <w:instrText xml:space="preserve"> ADDIN EN.CITE &lt;EndNote&gt;&lt;Cite&gt;&lt;Author&gt;Terlizzi&lt;/Author&gt;&lt;Year&gt;2020&lt;/Year&gt;&lt;RecNum&gt;39&lt;/RecNum&gt;&lt;DisplayText&gt;(Terlizzi &amp;amp; Black, 2020)&lt;/DisplayText&gt;&lt;record&gt;&lt;rec-number&gt;39&lt;/rec-number&gt;&lt;foreign-keys&gt;&lt;key app="EN" db-id="2w502tzvwfavd4ef2w7pxfs80f0psp5x5zwx" timestamp="1693318087"&gt;39&lt;/key&gt;&lt;/foreign-keys&gt;&lt;ref-type name="Web Page"&gt;12&lt;/ref-type&gt;&lt;contributors&gt;&lt;authors&gt;&lt;author&gt;Terlizzi, Emily P.&lt;/author&gt;&lt;author&gt;Black, Lindsey I.&lt;/author&gt;&lt;/authors&gt;&lt;/contributors&gt;&lt;titles&gt;&lt;title&gt;Shingles Vaccination Among Adults Aged 60 and Over: United States, 2018. NCHS Data Brief, no 370. Hyattsville, MD: National Center for Health Statistics&lt;/title&gt;&lt;/titles&gt;&lt;dates&gt;&lt;year&gt;2020&lt;/year&gt;&lt;/dates&gt;&lt;urls&gt;&lt;related-urls&gt;&lt;url&gt;https://www.cdc.gov/nchs/products/databriefs/db370.htm#:~:text=Data%20from%20the%20National%20Health%20Interview%20Survey,-Shingles%20vaccination%20among&amp;amp;text=Non%2DHispanic%20white%20adults%20(38.6,ever%20received%20a%20shingles%20vaccine&lt;/url&gt;&lt;/related-urls&gt;&lt;/urls&gt;&lt;/record&gt;&lt;/Cite&gt;&lt;/EndNote&gt;</w:instrText>
      </w:r>
      <w:r w:rsidR="00E5751F">
        <w:rPr>
          <w:rFonts w:ascii="Arial" w:hAnsi="Arial" w:cs="Arial"/>
          <w:sz w:val="22"/>
          <w:szCs w:val="22"/>
        </w:rPr>
        <w:fldChar w:fldCharType="separate"/>
      </w:r>
      <w:r w:rsidR="00E5751F">
        <w:rPr>
          <w:rFonts w:ascii="Arial" w:hAnsi="Arial" w:cs="Arial"/>
          <w:noProof/>
          <w:sz w:val="22"/>
          <w:szCs w:val="22"/>
        </w:rPr>
        <w:t>(Terlizzi &amp; Black, 2020)</w:t>
      </w:r>
      <w:r w:rsidR="00E5751F">
        <w:rPr>
          <w:rFonts w:ascii="Arial" w:hAnsi="Arial" w:cs="Arial"/>
          <w:sz w:val="22"/>
          <w:szCs w:val="22"/>
        </w:rPr>
        <w:fldChar w:fldCharType="end"/>
      </w:r>
      <w:r w:rsidR="00943A7A">
        <w:rPr>
          <w:rFonts w:ascii="Arial" w:hAnsi="Arial" w:cs="Arial"/>
          <w:sz w:val="22"/>
          <w:szCs w:val="22"/>
        </w:rPr>
        <w:t>.</w:t>
      </w:r>
      <w:r w:rsidR="008A139C" w:rsidRPr="00E2721F">
        <w:rPr>
          <w:rFonts w:ascii="Arial" w:hAnsi="Arial" w:cs="Arial"/>
          <w:sz w:val="22"/>
          <w:szCs w:val="22"/>
        </w:rPr>
        <w:t xml:space="preserve"> </w:t>
      </w:r>
      <w:r w:rsidR="00FC31EA">
        <w:rPr>
          <w:rFonts w:ascii="Arial" w:hAnsi="Arial" w:cs="Arial"/>
          <w:sz w:val="22"/>
          <w:szCs w:val="22"/>
        </w:rPr>
        <w:t xml:space="preserve">One </w:t>
      </w:r>
      <w:r w:rsidR="006551A0" w:rsidRPr="00E2721F">
        <w:rPr>
          <w:rFonts w:ascii="Arial" w:hAnsi="Arial" w:cs="Arial"/>
          <w:sz w:val="22"/>
          <w:szCs w:val="22"/>
        </w:rPr>
        <w:t xml:space="preserve">possible </w:t>
      </w:r>
      <w:r w:rsidR="00FC31EA">
        <w:rPr>
          <w:rFonts w:ascii="Arial" w:hAnsi="Arial" w:cs="Arial"/>
          <w:sz w:val="22"/>
          <w:szCs w:val="22"/>
        </w:rPr>
        <w:t>explanation is</w:t>
      </w:r>
      <w:r w:rsidR="006551A0" w:rsidRPr="00E2721F">
        <w:rPr>
          <w:rFonts w:ascii="Arial" w:hAnsi="Arial" w:cs="Arial"/>
          <w:sz w:val="22"/>
          <w:szCs w:val="22"/>
        </w:rPr>
        <w:t xml:space="preserve"> that the ability to receive vaccine counseling in one’s primary language may play a role, as one study demonstrates that Hispanic individuals who </w:t>
      </w:r>
      <w:r w:rsidR="000439AB">
        <w:rPr>
          <w:rFonts w:ascii="Arial" w:hAnsi="Arial" w:cs="Arial"/>
          <w:sz w:val="22"/>
          <w:szCs w:val="22"/>
        </w:rPr>
        <w:t>preferred</w:t>
      </w:r>
      <w:r w:rsidR="006551A0" w:rsidRPr="00E2721F">
        <w:rPr>
          <w:rFonts w:ascii="Arial" w:hAnsi="Arial" w:cs="Arial"/>
          <w:sz w:val="22"/>
          <w:szCs w:val="22"/>
        </w:rPr>
        <w:t xml:space="preserve"> Eng</w:t>
      </w:r>
      <w:r w:rsidR="000439AB">
        <w:rPr>
          <w:rFonts w:ascii="Arial" w:hAnsi="Arial" w:cs="Arial"/>
          <w:sz w:val="22"/>
          <w:szCs w:val="22"/>
        </w:rPr>
        <w:t>lish</w:t>
      </w:r>
      <w:r w:rsidR="006551A0" w:rsidRPr="00E2721F">
        <w:rPr>
          <w:rFonts w:ascii="Arial" w:hAnsi="Arial" w:cs="Arial"/>
          <w:sz w:val="22"/>
          <w:szCs w:val="22"/>
        </w:rPr>
        <w:t xml:space="preserve"> had greater seasonal influenza vaccine uptake rates </w:t>
      </w:r>
      <w:r w:rsidR="00750DA3">
        <w:rPr>
          <w:rFonts w:ascii="Arial" w:hAnsi="Arial" w:cs="Arial"/>
          <w:sz w:val="22"/>
          <w:szCs w:val="22"/>
        </w:rPr>
        <w:fldChar w:fldCharType="begin">
          <w:fldData xml:space="preserve">PEVuZE5vdGU+PENpdGU+PEF1dGhvcj5QZXJraW5zPC9BdXRob3I+PFllYXI+MjAyMzwvWWVhcj48
UmVjTnVtPjI4PC9SZWNOdW0+PERpc3BsYXlUZXh0PihQZXJraW5zIGV0IGFsLiwgMjAyMyk8L0Rp
c3BsYXlUZXh0PjxyZWNvcmQ+PHJlYy1udW1iZXI+Mjg8L3JlYy1udW1iZXI+PGZvcmVpZ24ta2V5
cz48a2V5IGFwcD0iRU4iIGRiLWlkPSIydzUwMnR6dndmYXZkNGVmMnc3cHhmczgwZjBwc3A1eDV6
d3giIHRpbWVzdGFtcD0iMTY5MjcyODEwMyI+Mjg8L2tleT48L2ZvcmVpZ24ta2V5cz48cmVmLXR5
cGUgbmFtZT0iSm91cm5hbCBBcnRpY2xlIj4xNzwvcmVmLXR5cGU+PGNvbnRyaWJ1dG9ycz48YXV0
aG9ycz48YXV0aG9yPlBlcmtpbnMsIEQuPC9hdXRob3I+PGF1dGhvcj5HaXJvbiBMb3BleiwgQS48
L2F1dGhvcj48YXV0aG9yPkJhbGNlcmFrLCBHLjwvYXV0aG9yPjxhdXRob3I+R3JlaW5lciwgQi48
L2F1dGhvcj48YXV0aG9yPkhhcnR3ZWxsLCBNLjwvYXV0aG9yPjwvYXV0aG9ycz48L2NvbnRyaWJ1
dG9ycz48YXV0aC1hZGRyZXNzPk9mZmljZSBvZiBNZWRpY2FsIFN0dWRlbnQgUmVzZWFyY2gsIE9r
bGFob21hIFN0YXRlIFVuaXZlcnNpdHkgQ2VudGVyIGZvciBIZWFsdGggU2NpZW5jZXMsIFR1bHNh
LCBPSywgVVNBLiYjeEQ7T2ZmaWNlIG9mIE1lZGljYWwgU3R1ZGVudCBSZXNlYXJjaCwgT2tsYWhv
bWEgU3RhdGUgVW5pdmVyc2l0eSBDb2xsZWdlIG9mIE9zdGVvcGF0aGljIE1lZGljaW5lIGF0IHRo
ZSBDaGVyb2tlZSBOYXRpb24sIFRhaGxlcXVhaCwgT0ssIFVTQS4mI3hEO0RlcGFydG1lbnQgb2Yg
SW50ZXJuYWwgTWVkaWNpbmUsIFVuaXZlcnNpdHkgb2YgVGV4YXMgTWVkaWNhbCBCcmFuY2gsIEdh
bHZlc3RvbiwgVFgsIFVTQS4mI3hEO0RlcGFydG1lbnQgb2YgUHN5Y2hpYXRyeSBhbmQgQmVoYXZp
b3JhbCBTY2llbmNlcywgT2tsYWhvbWEgU3RhdGUgVW5pdmVyc2l0eSBDZW50ZXIgZm9yIEhlYWx0
aCBTY2llbmNlcywgVHVsc2EsIE9LLCBVU0EuPC9hdXRoLWFkZHJlc3M+PHRpdGxlcz48dGl0bGU+
RGlzcGFyaXRpZXMgaW4gc2Vhc29uYWwgaW5mbHVlbnphIHZhY2NpbmUgdXB0YWtlIGFuZCBsYW5n
dWFnZSBwcmVmZXJlbmNlIGFtb25nIEhpc3BhbmljIFVTIGFkdWx0czogYW4gYW5hbHlzaXMgb2Yg
dGhlIDIwMTctMjAyMCBCUkZTUzwvdGl0bGU+PHNlY29uZGFyeS10aXRsZT5KIE9zdGVvcGF0aCBN
ZWQ8L3NlY29uZGFyeS10aXRsZT48L3RpdGxlcz48cGVyaW9kaWNhbD48ZnVsbC10aXRsZT5KIE9z
dGVvcGF0aCBNZWQ8L2Z1bGwtdGl0bGU+PC9wZXJpb2RpY2FsPjxwYWdlcz40OS01NDwvcGFnZXM+
PHZvbHVtZT4xMjM8L3ZvbHVtZT48bnVtYmVyPjE8L251bWJlcj48ZWRpdGlvbj4yMDIyMTAxMjwv
ZWRpdGlvbj48a2V5d29yZHM+PGtleXdvcmQ+TWFsZTwva2V5d29yZD48a2V5d29yZD5BZHVsdDwv
a2V5d29yZD48a2V5d29yZD5IdW1hbnM8L2tleXdvcmQ+PGtleXdvcmQ+RmVtYWxlPC9rZXl3b3Jk
PjxrZXl3b3JkPlVuaXRlZCBTdGF0ZXMvZXBpZGVtaW9sb2d5PC9rZXl3b3JkPjxrZXl3b3JkPkFn
ZWQ8L2tleXdvcmQ+PGtleXdvcmQ+KkluZmx1ZW56YSBWYWNjaW5lcy90aGVyYXBldXRpYyB1c2U8
L2tleXdvcmQ+PGtleXdvcmQ+KkluZmx1ZW56YSwgSHVtYW4vZXBpZGVtaW9sb2d5L3ByZXZlbnRp
b24gJmFtcDsgY29udHJvbDwva2V5d29yZD48a2V5d29yZD5CZWhhdmlvcmFsIFJpc2sgRmFjdG9y
IFN1cnZlaWxsYW5jZSBTeXN0ZW08L2tleXdvcmQ+PGtleXdvcmQ+Q3Jvc3MtU2VjdGlvbmFsIFN0
dWRpZXM8L2tleXdvcmQ+PGtleXdvcmQ+U2Vhc29uczwva2V5d29yZD48a2V5d29yZD5IaXNwYW5p
YyBvciBMYXRpbm88L2tleXdvcmQ+PGtleXdvcmQ+SGlzcGFuaWM8L2tleXdvcmQ+PGtleXdvcmQ+
aW5mbHVlbnphPC9rZXl3b3JkPjxrZXl3b3JkPmxhbmd1YWdlIGJhcnJpZXI8L2tleXdvcmQ+PGtl
eXdvcmQ+dmFjY2luZTwva2V5d29yZD48L2tleXdvcmRzPjxkYXRlcz48eWVhcj4yMDIzPC95ZWFy
PjxwdWItZGF0ZXM+PGRhdGU+SmFuIDE8L2RhdGU+PC9wdWItZGF0ZXM+PC9kYXRlcz48aXNibj4y
NzAyLTM2NDg8L2lzYm4+PGFjY2Vzc2lvbi1udW0+MzYyMjAwNTI8L2FjY2Vzc2lvbi1udW0+PHVy
bHM+PC91cmxzPjxlbGVjdHJvbmljLXJlc291cmNlLW51bT4xMC4xNTE1L2pvbS0yMDIyLTAxMzg8
L2VsZWN0cm9uaWMtcmVzb3VyY2UtbnVtPjxyZW1vdGUtZGF0YWJhc2UtcHJvdmlkZXI+TkxNPC9y
ZW1vdGUtZGF0YWJhc2UtcHJvdmlkZXI+PGxhbmd1YWdlPmVuZzwvbGFuZ3VhZ2U+PC9yZWNvcmQ+
PC9DaXRlPjwvRW5kTm90ZT4A
</w:fldData>
        </w:fldChar>
      </w:r>
      <w:r w:rsidR="00750DA3">
        <w:rPr>
          <w:rFonts w:ascii="Arial" w:hAnsi="Arial" w:cs="Arial"/>
          <w:sz w:val="22"/>
          <w:szCs w:val="22"/>
        </w:rPr>
        <w:instrText xml:space="preserve"> ADDIN EN.CITE </w:instrText>
      </w:r>
      <w:r w:rsidR="00750DA3">
        <w:rPr>
          <w:rFonts w:ascii="Arial" w:hAnsi="Arial" w:cs="Arial"/>
          <w:sz w:val="22"/>
          <w:szCs w:val="22"/>
        </w:rPr>
        <w:fldChar w:fldCharType="begin">
          <w:fldData xml:space="preserve">PEVuZE5vdGU+PENpdGU+PEF1dGhvcj5QZXJraW5zPC9BdXRob3I+PFllYXI+MjAyMzwvWWVhcj48
UmVjTnVtPjI4PC9SZWNOdW0+PERpc3BsYXlUZXh0PihQZXJraW5zIGV0IGFsLiwgMjAyMyk8L0Rp
c3BsYXlUZXh0PjxyZWNvcmQ+PHJlYy1udW1iZXI+Mjg8L3JlYy1udW1iZXI+PGZvcmVpZ24ta2V5
cz48a2V5IGFwcD0iRU4iIGRiLWlkPSIydzUwMnR6dndmYXZkNGVmMnc3cHhmczgwZjBwc3A1eDV6
d3giIHRpbWVzdGFtcD0iMTY5MjcyODEwMyI+Mjg8L2tleT48L2ZvcmVpZ24ta2V5cz48cmVmLXR5
cGUgbmFtZT0iSm91cm5hbCBBcnRpY2xlIj4xNzwvcmVmLXR5cGU+PGNvbnRyaWJ1dG9ycz48YXV0
aG9ycz48YXV0aG9yPlBlcmtpbnMsIEQuPC9hdXRob3I+PGF1dGhvcj5HaXJvbiBMb3BleiwgQS48
L2F1dGhvcj48YXV0aG9yPkJhbGNlcmFrLCBHLjwvYXV0aG9yPjxhdXRob3I+R3JlaW5lciwgQi48
L2F1dGhvcj48YXV0aG9yPkhhcnR3ZWxsLCBNLjwvYXV0aG9yPjwvYXV0aG9ycz48L2NvbnRyaWJ1
dG9ycz48YXV0aC1hZGRyZXNzPk9mZmljZSBvZiBNZWRpY2FsIFN0dWRlbnQgUmVzZWFyY2gsIE9r
bGFob21hIFN0YXRlIFVuaXZlcnNpdHkgQ2VudGVyIGZvciBIZWFsdGggU2NpZW5jZXMsIFR1bHNh
LCBPSywgVVNBLiYjeEQ7T2ZmaWNlIG9mIE1lZGljYWwgU3R1ZGVudCBSZXNlYXJjaCwgT2tsYWhv
bWEgU3RhdGUgVW5pdmVyc2l0eSBDb2xsZWdlIG9mIE9zdGVvcGF0aGljIE1lZGljaW5lIGF0IHRo
ZSBDaGVyb2tlZSBOYXRpb24sIFRhaGxlcXVhaCwgT0ssIFVTQS4mI3hEO0RlcGFydG1lbnQgb2Yg
SW50ZXJuYWwgTWVkaWNpbmUsIFVuaXZlcnNpdHkgb2YgVGV4YXMgTWVkaWNhbCBCcmFuY2gsIEdh
bHZlc3RvbiwgVFgsIFVTQS4mI3hEO0RlcGFydG1lbnQgb2YgUHN5Y2hpYXRyeSBhbmQgQmVoYXZp
b3JhbCBTY2llbmNlcywgT2tsYWhvbWEgU3RhdGUgVW5pdmVyc2l0eSBDZW50ZXIgZm9yIEhlYWx0
aCBTY2llbmNlcywgVHVsc2EsIE9LLCBVU0EuPC9hdXRoLWFkZHJlc3M+PHRpdGxlcz48dGl0bGU+
RGlzcGFyaXRpZXMgaW4gc2Vhc29uYWwgaW5mbHVlbnphIHZhY2NpbmUgdXB0YWtlIGFuZCBsYW5n
dWFnZSBwcmVmZXJlbmNlIGFtb25nIEhpc3BhbmljIFVTIGFkdWx0czogYW4gYW5hbHlzaXMgb2Yg
dGhlIDIwMTctMjAyMCBCUkZTUzwvdGl0bGU+PHNlY29uZGFyeS10aXRsZT5KIE9zdGVvcGF0aCBN
ZWQ8L3NlY29uZGFyeS10aXRsZT48L3RpdGxlcz48cGVyaW9kaWNhbD48ZnVsbC10aXRsZT5KIE9z
dGVvcGF0aCBNZWQ8L2Z1bGwtdGl0bGU+PC9wZXJpb2RpY2FsPjxwYWdlcz40OS01NDwvcGFnZXM+
PHZvbHVtZT4xMjM8L3ZvbHVtZT48bnVtYmVyPjE8L251bWJlcj48ZWRpdGlvbj4yMDIyMTAxMjwv
ZWRpdGlvbj48a2V5d29yZHM+PGtleXdvcmQ+TWFsZTwva2V5d29yZD48a2V5d29yZD5BZHVsdDwv
a2V5d29yZD48a2V5d29yZD5IdW1hbnM8L2tleXdvcmQ+PGtleXdvcmQ+RmVtYWxlPC9rZXl3b3Jk
PjxrZXl3b3JkPlVuaXRlZCBTdGF0ZXMvZXBpZGVtaW9sb2d5PC9rZXl3b3JkPjxrZXl3b3JkPkFn
ZWQ8L2tleXdvcmQ+PGtleXdvcmQ+KkluZmx1ZW56YSBWYWNjaW5lcy90aGVyYXBldXRpYyB1c2U8
L2tleXdvcmQ+PGtleXdvcmQ+KkluZmx1ZW56YSwgSHVtYW4vZXBpZGVtaW9sb2d5L3ByZXZlbnRp
b24gJmFtcDsgY29udHJvbDwva2V5d29yZD48a2V5d29yZD5CZWhhdmlvcmFsIFJpc2sgRmFjdG9y
IFN1cnZlaWxsYW5jZSBTeXN0ZW08L2tleXdvcmQ+PGtleXdvcmQ+Q3Jvc3MtU2VjdGlvbmFsIFN0
dWRpZXM8L2tleXdvcmQ+PGtleXdvcmQ+U2Vhc29uczwva2V5d29yZD48a2V5d29yZD5IaXNwYW5p
YyBvciBMYXRpbm88L2tleXdvcmQ+PGtleXdvcmQ+SGlzcGFuaWM8L2tleXdvcmQ+PGtleXdvcmQ+
aW5mbHVlbnphPC9rZXl3b3JkPjxrZXl3b3JkPmxhbmd1YWdlIGJhcnJpZXI8L2tleXdvcmQ+PGtl
eXdvcmQ+dmFjY2luZTwva2V5d29yZD48L2tleXdvcmRzPjxkYXRlcz48eWVhcj4yMDIzPC95ZWFy
PjxwdWItZGF0ZXM+PGRhdGU+SmFuIDE8L2RhdGU+PC9wdWItZGF0ZXM+PC9kYXRlcz48aXNibj4y
NzAyLTM2NDg8L2lzYm4+PGFjY2Vzc2lvbi1udW0+MzYyMjAwNTI8L2FjY2Vzc2lvbi1udW0+PHVy
bHM+PC91cmxzPjxlbGVjdHJvbmljLXJlc291cmNlLW51bT4xMC4xNTE1L2pvbS0yMDIyLTAxMzg8
L2VsZWN0cm9uaWMtcmVzb3VyY2UtbnVtPjxyZW1vdGUtZGF0YWJhc2UtcHJvdmlkZXI+TkxNPC9y
ZW1vdGUtZGF0YWJhc2UtcHJvdmlkZXI+PGxhbmd1YWdlPmVuZzwvbGFuZ3VhZ2U+PC9yZWNvcmQ+
PC9DaXRlPjwvRW5kTm90ZT4A
</w:fldData>
        </w:fldChar>
      </w:r>
      <w:r w:rsidR="00750DA3">
        <w:rPr>
          <w:rFonts w:ascii="Arial" w:hAnsi="Arial" w:cs="Arial"/>
          <w:sz w:val="22"/>
          <w:szCs w:val="22"/>
        </w:rPr>
        <w:instrText xml:space="preserve"> ADDIN EN.CITE.DATA </w:instrText>
      </w:r>
      <w:r w:rsidR="00750DA3">
        <w:rPr>
          <w:rFonts w:ascii="Arial" w:hAnsi="Arial" w:cs="Arial"/>
          <w:sz w:val="22"/>
          <w:szCs w:val="22"/>
        </w:rPr>
      </w:r>
      <w:r w:rsidR="00750DA3">
        <w:rPr>
          <w:rFonts w:ascii="Arial" w:hAnsi="Arial" w:cs="Arial"/>
          <w:sz w:val="22"/>
          <w:szCs w:val="22"/>
        </w:rPr>
        <w:fldChar w:fldCharType="end"/>
      </w:r>
      <w:r w:rsidR="00750DA3">
        <w:rPr>
          <w:rFonts w:ascii="Arial" w:hAnsi="Arial" w:cs="Arial"/>
          <w:sz w:val="22"/>
          <w:szCs w:val="22"/>
        </w:rPr>
      </w:r>
      <w:r w:rsidR="00750DA3">
        <w:rPr>
          <w:rFonts w:ascii="Arial" w:hAnsi="Arial" w:cs="Arial"/>
          <w:sz w:val="22"/>
          <w:szCs w:val="22"/>
        </w:rPr>
        <w:fldChar w:fldCharType="separate"/>
      </w:r>
      <w:r w:rsidR="00750DA3">
        <w:rPr>
          <w:rFonts w:ascii="Arial" w:hAnsi="Arial" w:cs="Arial"/>
          <w:noProof/>
          <w:sz w:val="22"/>
          <w:szCs w:val="22"/>
        </w:rPr>
        <w:t>(Perkins et al., 2023)</w:t>
      </w:r>
      <w:r w:rsidR="00750DA3">
        <w:rPr>
          <w:rFonts w:ascii="Arial" w:hAnsi="Arial" w:cs="Arial"/>
          <w:sz w:val="22"/>
          <w:szCs w:val="22"/>
        </w:rPr>
        <w:fldChar w:fldCharType="end"/>
      </w:r>
      <w:r w:rsidR="00750DA3">
        <w:rPr>
          <w:rFonts w:ascii="Arial" w:hAnsi="Arial" w:cs="Arial"/>
          <w:sz w:val="22"/>
          <w:szCs w:val="22"/>
        </w:rPr>
        <w:t>.</w:t>
      </w:r>
      <w:r w:rsidR="006551A0" w:rsidRPr="00E2721F">
        <w:rPr>
          <w:rFonts w:ascii="Arial" w:hAnsi="Arial" w:cs="Arial"/>
          <w:sz w:val="22"/>
          <w:szCs w:val="22"/>
        </w:rPr>
        <w:t xml:space="preserve"> Preferred language was not examined in our findings and could be an additional area for further examination in the future. </w:t>
      </w:r>
      <w:r w:rsidR="00D17394" w:rsidRPr="00E2721F">
        <w:rPr>
          <w:rFonts w:ascii="Arial" w:hAnsi="Arial" w:cs="Arial"/>
          <w:sz w:val="22"/>
          <w:szCs w:val="22"/>
        </w:rPr>
        <w:t xml:space="preserve">Additionally, accessibility of care likely has an influence on rates of vaccination. Hispanic adults are less likely to report having seen a primary care provider in the last year compared to </w:t>
      </w:r>
      <w:r w:rsidR="001A669D">
        <w:rPr>
          <w:rFonts w:ascii="Arial" w:hAnsi="Arial" w:cs="Arial"/>
          <w:sz w:val="22"/>
          <w:szCs w:val="22"/>
        </w:rPr>
        <w:t>White/Caucasian</w:t>
      </w:r>
      <w:r w:rsidR="00D17394" w:rsidRPr="00E2721F">
        <w:rPr>
          <w:rFonts w:ascii="Arial" w:hAnsi="Arial" w:cs="Arial"/>
          <w:sz w:val="22"/>
          <w:szCs w:val="22"/>
        </w:rPr>
        <w:t xml:space="preserve"> </w:t>
      </w:r>
      <w:r w:rsidR="00197AA9" w:rsidRPr="00E2721F">
        <w:rPr>
          <w:rFonts w:ascii="Arial" w:hAnsi="Arial" w:cs="Arial"/>
          <w:sz w:val="22"/>
          <w:szCs w:val="22"/>
        </w:rPr>
        <w:t>adults and</w:t>
      </w:r>
      <w:r w:rsidR="00D17394" w:rsidRPr="00E2721F">
        <w:rPr>
          <w:rFonts w:ascii="Arial" w:hAnsi="Arial" w:cs="Arial"/>
          <w:sz w:val="22"/>
          <w:szCs w:val="22"/>
        </w:rPr>
        <w:t xml:space="preserve"> are more likely to be uninsured compared to other racial and ethnic groups </w:t>
      </w:r>
      <w:r w:rsidR="00FF3612">
        <w:rPr>
          <w:rFonts w:ascii="Arial" w:hAnsi="Arial" w:cs="Arial"/>
          <w:sz w:val="22"/>
          <w:szCs w:val="22"/>
        </w:rPr>
        <w:fldChar w:fldCharType="begin"/>
      </w:r>
      <w:r w:rsidR="00FF3612">
        <w:rPr>
          <w:rFonts w:ascii="Arial" w:hAnsi="Arial" w:cs="Arial"/>
          <w:sz w:val="22"/>
          <w:szCs w:val="22"/>
        </w:rPr>
        <w:instrText xml:space="preserve"> ADDIN EN.CITE &lt;EndNote&gt;&lt;Cite&gt;&lt;Author&gt;Funk&lt;/Author&gt;&lt;Year&gt;2022&lt;/Year&gt;&lt;RecNum&gt;52&lt;/RecNum&gt;&lt;DisplayText&gt;(Funk &amp;amp; Lopez, 2022)&lt;/DisplayText&gt;&lt;record&gt;&lt;rec-number&gt;52&lt;/rec-number&gt;&lt;foreign-keys&gt;&lt;key app="EN" db-id="2w502tzvwfavd4ef2w7pxfs80f0psp5x5zwx" timestamp="1693576645"&gt;52&lt;/key&gt;&lt;/foreign-keys&gt;&lt;ref-type name="Journal Article"&gt;17&lt;/ref-type&gt;&lt;contributors&gt;&lt;authors&gt;&lt;author&gt;Funk, C&lt;/author&gt;&lt;author&gt;Lopez, M. H&lt;/author&gt;&lt;/authors&gt;&lt;/contributors&gt;&lt;titles&gt;&lt;title&gt;Hispanic Americans&amp;apos; Trust in and Engagement With Science&lt;/title&gt;&lt;/titles&gt;&lt;dates&gt;&lt;year&gt;2022&lt;/year&gt;&lt;/dates&gt;&lt;urls&gt;&lt;/urls&gt;&lt;/record&gt;&lt;/Cite&gt;&lt;/EndNote&gt;</w:instrText>
      </w:r>
      <w:r w:rsidR="00FF3612">
        <w:rPr>
          <w:rFonts w:ascii="Arial" w:hAnsi="Arial" w:cs="Arial"/>
          <w:sz w:val="22"/>
          <w:szCs w:val="22"/>
        </w:rPr>
        <w:fldChar w:fldCharType="separate"/>
      </w:r>
      <w:r w:rsidR="00FF3612">
        <w:rPr>
          <w:rFonts w:ascii="Arial" w:hAnsi="Arial" w:cs="Arial"/>
          <w:noProof/>
          <w:sz w:val="22"/>
          <w:szCs w:val="22"/>
        </w:rPr>
        <w:t>(Funk &amp; Lopez, 2022)</w:t>
      </w:r>
      <w:r w:rsidR="00FF3612">
        <w:rPr>
          <w:rFonts w:ascii="Arial" w:hAnsi="Arial" w:cs="Arial"/>
          <w:sz w:val="22"/>
          <w:szCs w:val="22"/>
        </w:rPr>
        <w:fldChar w:fldCharType="end"/>
      </w:r>
      <w:r w:rsidR="00FF3612">
        <w:rPr>
          <w:rFonts w:ascii="Arial" w:hAnsi="Arial" w:cs="Arial"/>
          <w:sz w:val="22"/>
          <w:szCs w:val="22"/>
        </w:rPr>
        <w:t>.</w:t>
      </w:r>
    </w:p>
    <w:p w14:paraId="01A6DA96" w14:textId="77777777" w:rsidR="0093090E" w:rsidRPr="00E2721F" w:rsidRDefault="0093090E" w:rsidP="00E2721F">
      <w:pPr>
        <w:spacing w:line="480" w:lineRule="auto"/>
        <w:rPr>
          <w:rFonts w:ascii="Arial" w:hAnsi="Arial" w:cs="Arial"/>
          <w:sz w:val="22"/>
          <w:szCs w:val="22"/>
        </w:rPr>
      </w:pPr>
    </w:p>
    <w:p w14:paraId="055B4545" w14:textId="05432618" w:rsidR="00190959" w:rsidRPr="00E2721F" w:rsidRDefault="008A139C" w:rsidP="00E2721F">
      <w:pPr>
        <w:spacing w:line="480" w:lineRule="auto"/>
        <w:rPr>
          <w:rFonts w:ascii="Arial" w:hAnsi="Arial" w:cs="Arial"/>
          <w:sz w:val="22"/>
          <w:szCs w:val="22"/>
        </w:rPr>
      </w:pPr>
      <w:commentRangeStart w:id="54"/>
      <w:commentRangeStart w:id="55"/>
      <w:commentRangeStart w:id="56"/>
      <w:r w:rsidRPr="00E2721F">
        <w:rPr>
          <w:rFonts w:ascii="Arial" w:hAnsi="Arial" w:cs="Arial"/>
          <w:sz w:val="22"/>
          <w:szCs w:val="22"/>
        </w:rPr>
        <w:t xml:space="preserve">Our findings </w:t>
      </w:r>
      <w:r w:rsidR="006551A0" w:rsidRPr="00E2721F">
        <w:rPr>
          <w:rFonts w:ascii="Arial" w:hAnsi="Arial" w:cs="Arial"/>
          <w:sz w:val="22"/>
          <w:szCs w:val="22"/>
        </w:rPr>
        <w:t>demonstrate</w:t>
      </w:r>
      <w:r w:rsidRPr="00E2721F">
        <w:rPr>
          <w:rFonts w:ascii="Arial" w:hAnsi="Arial" w:cs="Arial"/>
          <w:sz w:val="22"/>
          <w:szCs w:val="22"/>
        </w:rPr>
        <w:t xml:space="preserve"> that a</w:t>
      </w:r>
      <w:r w:rsidR="003A3380" w:rsidRPr="00E2721F">
        <w:rPr>
          <w:rFonts w:ascii="Arial" w:hAnsi="Arial" w:cs="Arial"/>
          <w:sz w:val="22"/>
          <w:szCs w:val="22"/>
        </w:rPr>
        <w:t>lthough a</w:t>
      </w:r>
      <w:r w:rsidRPr="00E2721F">
        <w:rPr>
          <w:rFonts w:ascii="Arial" w:hAnsi="Arial" w:cs="Arial"/>
          <w:sz w:val="22"/>
          <w:szCs w:val="22"/>
        </w:rPr>
        <w:t xml:space="preserve"> greater proportion of Hispanic </w:t>
      </w:r>
      <w:r w:rsidR="0006091E">
        <w:rPr>
          <w:rFonts w:ascii="Arial" w:hAnsi="Arial" w:cs="Arial"/>
          <w:sz w:val="22"/>
          <w:szCs w:val="22"/>
        </w:rPr>
        <w:t>YAs</w:t>
      </w:r>
      <w:r w:rsidRPr="00E2721F">
        <w:rPr>
          <w:rFonts w:ascii="Arial" w:hAnsi="Arial" w:cs="Arial"/>
          <w:sz w:val="22"/>
          <w:szCs w:val="22"/>
        </w:rPr>
        <w:t xml:space="preserve"> had </w:t>
      </w:r>
      <w:r w:rsidR="006551A0" w:rsidRPr="00E2721F">
        <w:rPr>
          <w:rFonts w:ascii="Arial" w:hAnsi="Arial" w:cs="Arial"/>
          <w:sz w:val="22"/>
          <w:szCs w:val="22"/>
        </w:rPr>
        <w:t xml:space="preserve">self-reported </w:t>
      </w:r>
      <w:r w:rsidR="006551A0" w:rsidRPr="001927FA">
        <w:rPr>
          <w:rFonts w:ascii="Arial" w:hAnsi="Arial" w:cs="Arial"/>
          <w:sz w:val="22"/>
          <w:szCs w:val="22"/>
          <w:highlight w:val="yellow"/>
        </w:rPr>
        <w:t xml:space="preserve">receipt of at least one HPV vaccine, </w:t>
      </w:r>
      <w:r w:rsidR="003A3380" w:rsidRPr="001927FA">
        <w:rPr>
          <w:rFonts w:ascii="Arial" w:hAnsi="Arial" w:cs="Arial"/>
          <w:sz w:val="22"/>
          <w:szCs w:val="22"/>
          <w:highlight w:val="yellow"/>
        </w:rPr>
        <w:t xml:space="preserve">they </w:t>
      </w:r>
      <w:r w:rsidR="006551A0" w:rsidRPr="001927FA">
        <w:rPr>
          <w:rFonts w:ascii="Arial" w:hAnsi="Arial" w:cs="Arial"/>
          <w:sz w:val="22"/>
          <w:szCs w:val="22"/>
          <w:highlight w:val="yellow"/>
        </w:rPr>
        <w:t>were more vaccine hesitant across all domains tested</w:t>
      </w:r>
      <w:commentRangeEnd w:id="54"/>
      <w:r w:rsidR="005D517A" w:rsidRPr="001927FA">
        <w:rPr>
          <w:rStyle w:val="CommentReference"/>
          <w:highlight w:val="yellow"/>
        </w:rPr>
        <w:commentReference w:id="54"/>
      </w:r>
      <w:commentRangeEnd w:id="55"/>
      <w:r w:rsidR="006C2E82" w:rsidRPr="001927FA">
        <w:rPr>
          <w:rStyle w:val="CommentReference"/>
          <w:highlight w:val="yellow"/>
        </w:rPr>
        <w:commentReference w:id="55"/>
      </w:r>
      <w:commentRangeEnd w:id="56"/>
      <w:r w:rsidR="00D27463">
        <w:rPr>
          <w:rStyle w:val="CommentReference"/>
        </w:rPr>
        <w:commentReference w:id="56"/>
      </w:r>
      <w:r w:rsidR="001927FA" w:rsidRPr="00166360">
        <w:rPr>
          <w:rFonts w:ascii="Arial" w:hAnsi="Arial" w:cs="Arial"/>
          <w:sz w:val="22"/>
          <w:szCs w:val="22"/>
        </w:rPr>
        <w:t xml:space="preserve">, and </w:t>
      </w:r>
      <w:r w:rsidR="00BD77CD" w:rsidRPr="00166360">
        <w:rPr>
          <w:rFonts w:ascii="Arial" w:hAnsi="Arial" w:cs="Arial"/>
          <w:sz w:val="22"/>
          <w:szCs w:val="22"/>
        </w:rPr>
        <w:t xml:space="preserve">hesitancy </w:t>
      </w:r>
      <w:r w:rsidR="00166360" w:rsidRPr="00166360">
        <w:rPr>
          <w:rFonts w:ascii="Arial" w:hAnsi="Arial" w:cs="Arial"/>
          <w:sz w:val="22"/>
          <w:szCs w:val="22"/>
        </w:rPr>
        <w:t xml:space="preserve">was </w:t>
      </w:r>
      <w:r w:rsidR="00166360" w:rsidRPr="002F7E01">
        <w:rPr>
          <w:rFonts w:ascii="Arial" w:hAnsi="Arial" w:cs="Arial"/>
          <w:i/>
          <w:iCs/>
          <w:sz w:val="22"/>
          <w:szCs w:val="22"/>
        </w:rPr>
        <w:t>more</w:t>
      </w:r>
      <w:r w:rsidR="00166360" w:rsidRPr="00166360">
        <w:rPr>
          <w:rFonts w:ascii="Arial" w:hAnsi="Arial" w:cs="Arial"/>
          <w:sz w:val="22"/>
          <w:szCs w:val="22"/>
        </w:rPr>
        <w:t xml:space="preserve"> pronounced </w:t>
      </w:r>
      <w:r w:rsidR="00420B6D" w:rsidRPr="00166360">
        <w:rPr>
          <w:rFonts w:ascii="Arial" w:hAnsi="Arial" w:cs="Arial"/>
          <w:sz w:val="22"/>
          <w:szCs w:val="22"/>
        </w:rPr>
        <w:t xml:space="preserve">among </w:t>
      </w:r>
      <w:r w:rsidR="001927FA" w:rsidRPr="00166360">
        <w:rPr>
          <w:rFonts w:ascii="Arial" w:hAnsi="Arial" w:cs="Arial"/>
          <w:sz w:val="22"/>
          <w:szCs w:val="22"/>
        </w:rPr>
        <w:t>rural</w:t>
      </w:r>
      <w:r w:rsidR="00D27463">
        <w:rPr>
          <w:rFonts w:ascii="Arial" w:hAnsi="Arial" w:cs="Arial"/>
          <w:sz w:val="22"/>
          <w:szCs w:val="22"/>
        </w:rPr>
        <w:t>,</w:t>
      </w:r>
      <w:r w:rsidR="001927FA" w:rsidRPr="00166360">
        <w:rPr>
          <w:rFonts w:ascii="Arial" w:hAnsi="Arial" w:cs="Arial"/>
          <w:sz w:val="22"/>
          <w:szCs w:val="22"/>
        </w:rPr>
        <w:t xml:space="preserve"> </w:t>
      </w:r>
      <w:r w:rsidR="00166360" w:rsidRPr="00166360">
        <w:rPr>
          <w:rFonts w:ascii="Arial" w:hAnsi="Arial" w:cs="Arial"/>
          <w:sz w:val="22"/>
          <w:szCs w:val="22"/>
        </w:rPr>
        <w:t>compared with urban</w:t>
      </w:r>
      <w:r w:rsidR="00D27463">
        <w:rPr>
          <w:rFonts w:ascii="Arial" w:hAnsi="Arial" w:cs="Arial"/>
          <w:sz w:val="22"/>
          <w:szCs w:val="22"/>
        </w:rPr>
        <w:t>,</w:t>
      </w:r>
      <w:r w:rsidR="00166360" w:rsidRPr="00166360">
        <w:rPr>
          <w:rFonts w:ascii="Arial" w:hAnsi="Arial" w:cs="Arial"/>
          <w:sz w:val="22"/>
          <w:szCs w:val="22"/>
        </w:rPr>
        <w:t xml:space="preserve"> Hispanic YAs</w:t>
      </w:r>
      <w:r w:rsidR="003A3380" w:rsidRPr="00166360">
        <w:rPr>
          <w:rFonts w:ascii="Arial" w:hAnsi="Arial" w:cs="Arial"/>
          <w:sz w:val="22"/>
          <w:szCs w:val="22"/>
        </w:rPr>
        <w:t>.</w:t>
      </w:r>
      <w:r w:rsidR="003A3380" w:rsidRPr="00E2721F">
        <w:rPr>
          <w:rFonts w:ascii="Arial" w:hAnsi="Arial" w:cs="Arial"/>
          <w:sz w:val="22"/>
          <w:szCs w:val="22"/>
        </w:rPr>
        <w:t xml:space="preserve"> </w:t>
      </w:r>
      <w:r w:rsidR="006816A9" w:rsidRPr="00E2721F">
        <w:rPr>
          <w:rFonts w:ascii="Arial" w:hAnsi="Arial" w:cs="Arial"/>
          <w:sz w:val="22"/>
          <w:szCs w:val="22"/>
        </w:rPr>
        <w:t xml:space="preserve">Hispanic </w:t>
      </w:r>
      <w:r w:rsidR="0006091E">
        <w:rPr>
          <w:rFonts w:ascii="Arial" w:hAnsi="Arial" w:cs="Arial"/>
          <w:sz w:val="22"/>
          <w:szCs w:val="22"/>
        </w:rPr>
        <w:t>YAs</w:t>
      </w:r>
      <w:r w:rsidR="006816A9" w:rsidRPr="00E2721F">
        <w:rPr>
          <w:rFonts w:ascii="Arial" w:hAnsi="Arial" w:cs="Arial"/>
          <w:sz w:val="22"/>
          <w:szCs w:val="22"/>
        </w:rPr>
        <w:t xml:space="preserve"> 18-26 ha</w:t>
      </w:r>
      <w:r w:rsidR="003A3380" w:rsidRPr="00E2721F">
        <w:rPr>
          <w:rFonts w:ascii="Arial" w:hAnsi="Arial" w:cs="Arial"/>
          <w:sz w:val="22"/>
          <w:szCs w:val="22"/>
        </w:rPr>
        <w:t>d</w:t>
      </w:r>
      <w:r w:rsidR="006816A9" w:rsidRPr="00E2721F">
        <w:rPr>
          <w:rFonts w:ascii="Arial" w:hAnsi="Arial" w:cs="Arial"/>
          <w:sz w:val="22"/>
          <w:szCs w:val="22"/>
        </w:rPr>
        <w:t xml:space="preserve"> differing levels of knowledge regarding HPV and the disease-prevention benefits of the HPV vaccine</w:t>
      </w:r>
      <w:r w:rsidR="003A3380" w:rsidRPr="00E2721F">
        <w:rPr>
          <w:rFonts w:ascii="Arial" w:hAnsi="Arial" w:cs="Arial"/>
          <w:sz w:val="22"/>
          <w:szCs w:val="22"/>
        </w:rPr>
        <w:t xml:space="preserve"> compared to </w:t>
      </w:r>
      <w:r w:rsidR="001A669D">
        <w:rPr>
          <w:rFonts w:ascii="Arial" w:hAnsi="Arial" w:cs="Arial"/>
          <w:sz w:val="22"/>
          <w:szCs w:val="22"/>
        </w:rPr>
        <w:t>White/Caucasian</w:t>
      </w:r>
      <w:r w:rsidR="003A3380" w:rsidRPr="00E2721F">
        <w:rPr>
          <w:rFonts w:ascii="Arial" w:hAnsi="Arial" w:cs="Arial"/>
          <w:sz w:val="22"/>
          <w:szCs w:val="22"/>
        </w:rPr>
        <w:t xml:space="preserve"> </w:t>
      </w:r>
      <w:r w:rsidR="0006091E">
        <w:rPr>
          <w:rFonts w:ascii="Arial" w:hAnsi="Arial" w:cs="Arial"/>
          <w:sz w:val="22"/>
          <w:szCs w:val="22"/>
        </w:rPr>
        <w:t>YAs</w:t>
      </w:r>
      <w:r w:rsidR="003A3380" w:rsidRPr="00E2721F">
        <w:rPr>
          <w:rFonts w:ascii="Arial" w:hAnsi="Arial" w:cs="Arial"/>
          <w:sz w:val="22"/>
          <w:szCs w:val="22"/>
        </w:rPr>
        <w:t xml:space="preserve">; they </w:t>
      </w:r>
      <w:r w:rsidR="006816A9" w:rsidRPr="00E2721F">
        <w:rPr>
          <w:rFonts w:ascii="Arial" w:hAnsi="Arial" w:cs="Arial"/>
          <w:sz w:val="22"/>
          <w:szCs w:val="22"/>
        </w:rPr>
        <w:t>were less confident receiving the HPV vaccine, less likely to trust its safety and efficacy, and had lower levels of trust of health authorities.</w:t>
      </w:r>
      <w:r w:rsidR="003A3380" w:rsidRPr="00E2721F">
        <w:rPr>
          <w:rFonts w:ascii="Arial" w:hAnsi="Arial" w:cs="Arial"/>
          <w:sz w:val="22"/>
          <w:szCs w:val="22"/>
        </w:rPr>
        <w:t xml:space="preserve"> </w:t>
      </w:r>
      <w:commentRangeStart w:id="57"/>
      <w:commentRangeStart w:id="58"/>
      <w:r w:rsidR="003A3380" w:rsidRPr="00E2721F">
        <w:rPr>
          <w:rFonts w:ascii="Arial" w:hAnsi="Arial" w:cs="Arial"/>
          <w:sz w:val="22"/>
          <w:szCs w:val="22"/>
        </w:rPr>
        <w:t xml:space="preserve">It is important to consider this in the context of when the survey was administered; data was collected from October 2020 to April 2021, amidst a global pandemic in which vaccine information was abundant and varied in its legitimacy. </w:t>
      </w:r>
      <w:commentRangeEnd w:id="57"/>
      <w:r w:rsidR="00970C34">
        <w:rPr>
          <w:rStyle w:val="CommentReference"/>
        </w:rPr>
        <w:commentReference w:id="57"/>
      </w:r>
      <w:commentRangeEnd w:id="58"/>
      <w:r w:rsidR="00956F83">
        <w:rPr>
          <w:rStyle w:val="CommentReference"/>
        </w:rPr>
        <w:commentReference w:id="58"/>
      </w:r>
      <w:r w:rsidR="003A3380" w:rsidRPr="00E2721F">
        <w:rPr>
          <w:rFonts w:ascii="Arial" w:hAnsi="Arial" w:cs="Arial"/>
          <w:sz w:val="22"/>
          <w:szCs w:val="22"/>
        </w:rPr>
        <w:t xml:space="preserve">The changing landscape of knowledge of and trust in vaccines may in part explain the increased HPV vaccine hesitancy seen in Hispanic </w:t>
      </w:r>
      <w:r w:rsidR="0006091E">
        <w:rPr>
          <w:rFonts w:ascii="Arial" w:hAnsi="Arial" w:cs="Arial"/>
          <w:sz w:val="22"/>
          <w:szCs w:val="22"/>
        </w:rPr>
        <w:t>YAs</w:t>
      </w:r>
      <w:r w:rsidR="003A3380" w:rsidRPr="00E2721F">
        <w:rPr>
          <w:rFonts w:ascii="Arial" w:hAnsi="Arial" w:cs="Arial"/>
          <w:sz w:val="22"/>
          <w:szCs w:val="22"/>
        </w:rPr>
        <w:t xml:space="preserve">, despite data from previous years that </w:t>
      </w:r>
      <w:r w:rsidR="00273466" w:rsidRPr="00E2721F">
        <w:rPr>
          <w:rFonts w:ascii="Arial" w:hAnsi="Arial" w:cs="Arial"/>
          <w:sz w:val="22"/>
          <w:szCs w:val="22"/>
        </w:rPr>
        <w:t>suggests that</w:t>
      </w:r>
      <w:r w:rsidR="003A3380" w:rsidRPr="00E2721F">
        <w:rPr>
          <w:rFonts w:ascii="Arial" w:hAnsi="Arial" w:cs="Arial"/>
          <w:sz w:val="22"/>
          <w:szCs w:val="22"/>
        </w:rPr>
        <w:t xml:space="preserve"> Hispanic adults are equally or more likely to trust an HPV vaccine for their children. </w:t>
      </w:r>
      <w:r w:rsidR="00970C34">
        <w:rPr>
          <w:rFonts w:ascii="Arial" w:hAnsi="Arial" w:cs="Arial"/>
          <w:sz w:val="22"/>
          <w:szCs w:val="22"/>
        </w:rPr>
        <w:t>Another</w:t>
      </w:r>
      <w:r w:rsidR="003A3380" w:rsidRPr="00E2721F">
        <w:rPr>
          <w:rFonts w:ascii="Arial" w:hAnsi="Arial" w:cs="Arial"/>
          <w:sz w:val="22"/>
          <w:szCs w:val="22"/>
        </w:rPr>
        <w:t xml:space="preserve"> possible</w:t>
      </w:r>
      <w:r w:rsidR="00970C34">
        <w:rPr>
          <w:rFonts w:ascii="Arial" w:hAnsi="Arial" w:cs="Arial"/>
          <w:sz w:val="22"/>
          <w:szCs w:val="22"/>
        </w:rPr>
        <w:t xml:space="preserve"> explanation is</w:t>
      </w:r>
      <w:r w:rsidR="003A3380" w:rsidRPr="00E2721F">
        <w:rPr>
          <w:rFonts w:ascii="Arial" w:hAnsi="Arial" w:cs="Arial"/>
          <w:sz w:val="22"/>
          <w:szCs w:val="22"/>
        </w:rPr>
        <w:t xml:space="preserve"> that the increased rates of </w:t>
      </w:r>
      <w:r w:rsidR="003E653B" w:rsidRPr="00E2721F">
        <w:rPr>
          <w:rFonts w:ascii="Arial" w:hAnsi="Arial" w:cs="Arial"/>
          <w:sz w:val="22"/>
          <w:szCs w:val="22"/>
        </w:rPr>
        <w:t xml:space="preserve">COVID-19 infection and associated </w:t>
      </w:r>
      <w:r w:rsidR="003A3380" w:rsidRPr="00E2721F">
        <w:rPr>
          <w:rFonts w:ascii="Arial" w:hAnsi="Arial" w:cs="Arial"/>
          <w:sz w:val="22"/>
          <w:szCs w:val="22"/>
        </w:rPr>
        <w:t xml:space="preserve">mortality seen in </w:t>
      </w:r>
      <w:r w:rsidR="003A3380" w:rsidRPr="00E2721F">
        <w:rPr>
          <w:rFonts w:ascii="Arial" w:hAnsi="Arial" w:cs="Arial"/>
          <w:sz w:val="22"/>
          <w:szCs w:val="22"/>
        </w:rPr>
        <w:lastRenderedPageBreak/>
        <w:t xml:space="preserve">Hispanic </w:t>
      </w:r>
      <w:r w:rsidR="003E653B" w:rsidRPr="00E2721F">
        <w:rPr>
          <w:rFonts w:ascii="Arial" w:hAnsi="Arial" w:cs="Arial"/>
          <w:sz w:val="22"/>
          <w:szCs w:val="22"/>
        </w:rPr>
        <w:t xml:space="preserve">populations may have influenced vaccine hesitancy in Hispanic </w:t>
      </w:r>
      <w:r w:rsidR="0006091E">
        <w:rPr>
          <w:rFonts w:ascii="Arial" w:hAnsi="Arial" w:cs="Arial"/>
          <w:sz w:val="22"/>
          <w:szCs w:val="22"/>
        </w:rPr>
        <w:t>YAs</w:t>
      </w:r>
      <w:r w:rsidR="003E653B" w:rsidRPr="00E2721F">
        <w:rPr>
          <w:rFonts w:ascii="Arial" w:hAnsi="Arial" w:cs="Arial"/>
          <w:sz w:val="22"/>
          <w:szCs w:val="22"/>
        </w:rPr>
        <w:t xml:space="preserve">. Through the course of the pandemic, Hispanic Americans </w:t>
      </w:r>
      <w:r w:rsidR="00970C34">
        <w:rPr>
          <w:rFonts w:ascii="Arial" w:hAnsi="Arial" w:cs="Arial"/>
          <w:sz w:val="22"/>
          <w:szCs w:val="22"/>
        </w:rPr>
        <w:t>were</w:t>
      </w:r>
      <w:r w:rsidR="003E653B" w:rsidRPr="00E2721F">
        <w:rPr>
          <w:rFonts w:ascii="Arial" w:hAnsi="Arial" w:cs="Arial"/>
          <w:sz w:val="22"/>
          <w:szCs w:val="22"/>
        </w:rPr>
        <w:t xml:space="preserve"> more likely to become infected with the COVID-19 virus, and more likely to die from COVID-19</w:t>
      </w:r>
      <w:r w:rsidR="00FF4B0A">
        <w:rPr>
          <w:rFonts w:ascii="Arial" w:hAnsi="Arial" w:cs="Arial"/>
          <w:sz w:val="22"/>
          <w:szCs w:val="22"/>
        </w:rPr>
        <w:t xml:space="preserve"> </w:t>
      </w:r>
      <w:r w:rsidR="00FF4B0A">
        <w:rPr>
          <w:rFonts w:ascii="Arial" w:hAnsi="Arial" w:cs="Arial"/>
          <w:sz w:val="22"/>
          <w:szCs w:val="22"/>
        </w:rPr>
        <w:fldChar w:fldCharType="begin"/>
      </w:r>
      <w:r w:rsidR="00FF4B0A">
        <w:rPr>
          <w:rFonts w:ascii="Arial" w:hAnsi="Arial" w:cs="Arial"/>
          <w:sz w:val="22"/>
          <w:szCs w:val="22"/>
        </w:rPr>
        <w:instrText xml:space="preserve"> ADDIN EN.CITE &lt;EndNote&gt;&lt;Cite ExcludeYear="1"&gt;&lt;Author&gt;Centers for Disease Control and Prevention&lt;/Author&gt;&lt;RecNum&gt;65&lt;/RecNum&gt;&lt;DisplayText&gt;(Centers for Disease Control and Prevention)&lt;/DisplayText&gt;&lt;record&gt;&lt;rec-number&gt;65&lt;/rec-number&gt;&lt;foreign-keys&gt;&lt;key app="EN" db-id="2w502tzvwfavd4ef2w7pxfs80f0psp5x5zwx" timestamp="1693953041"&gt;65&lt;/key&gt;&lt;/foreign-keys&gt;&lt;ref-type name="Journal Article"&gt;17&lt;/ref-type&gt;&lt;contributors&gt;&lt;authors&gt;&lt;author&gt;Centers for Disease Control and Prevention,&lt;/author&gt;&lt;/authors&gt;&lt;/contributors&gt;&lt;titles&gt;&lt;title&gt;COVID-19 Response. COVID-19 Case Surveillance Public Use Data with Geography (version date: December 01, 2022).&lt;/title&gt;&lt;/titles&gt;&lt;dates&gt;&lt;/dates&gt;&lt;urls&gt;&lt;/urls&gt;&lt;/record&gt;&lt;/Cite&gt;&lt;/EndNote&gt;</w:instrText>
      </w:r>
      <w:r w:rsidR="00FF4B0A">
        <w:rPr>
          <w:rFonts w:ascii="Arial" w:hAnsi="Arial" w:cs="Arial"/>
          <w:sz w:val="22"/>
          <w:szCs w:val="22"/>
        </w:rPr>
        <w:fldChar w:fldCharType="separate"/>
      </w:r>
      <w:r w:rsidR="00FF4B0A">
        <w:rPr>
          <w:rFonts w:ascii="Arial" w:hAnsi="Arial" w:cs="Arial"/>
          <w:noProof/>
          <w:sz w:val="22"/>
          <w:szCs w:val="22"/>
        </w:rPr>
        <w:t>(Centers for Disease Control and Prevention)</w:t>
      </w:r>
      <w:r w:rsidR="00FF4B0A">
        <w:rPr>
          <w:rFonts w:ascii="Arial" w:hAnsi="Arial" w:cs="Arial"/>
          <w:sz w:val="22"/>
          <w:szCs w:val="22"/>
        </w:rPr>
        <w:fldChar w:fldCharType="end"/>
      </w:r>
      <w:r w:rsidR="00ED4F62">
        <w:rPr>
          <w:rFonts w:ascii="Arial" w:hAnsi="Arial" w:cs="Arial"/>
          <w:sz w:val="22"/>
          <w:szCs w:val="22"/>
        </w:rPr>
        <w:t xml:space="preserve">. </w:t>
      </w:r>
      <w:r w:rsidR="00150C64" w:rsidRPr="00E2721F">
        <w:rPr>
          <w:rFonts w:ascii="Arial" w:hAnsi="Arial" w:cs="Arial"/>
          <w:sz w:val="22"/>
          <w:szCs w:val="22"/>
        </w:rPr>
        <w:t xml:space="preserve">Hispanic adults </w:t>
      </w:r>
      <w:r w:rsidR="00970C34">
        <w:rPr>
          <w:rFonts w:ascii="Arial" w:hAnsi="Arial" w:cs="Arial"/>
          <w:sz w:val="22"/>
          <w:szCs w:val="22"/>
        </w:rPr>
        <w:t>were</w:t>
      </w:r>
      <w:r w:rsidR="00970C34" w:rsidRPr="00E2721F">
        <w:rPr>
          <w:rFonts w:ascii="Arial" w:hAnsi="Arial" w:cs="Arial"/>
          <w:sz w:val="22"/>
          <w:szCs w:val="22"/>
        </w:rPr>
        <w:t xml:space="preserve"> </w:t>
      </w:r>
      <w:r w:rsidR="00150C64" w:rsidRPr="00E2721F">
        <w:rPr>
          <w:rFonts w:ascii="Arial" w:hAnsi="Arial" w:cs="Arial"/>
          <w:sz w:val="22"/>
          <w:szCs w:val="22"/>
        </w:rPr>
        <w:t xml:space="preserve">also more likely to report having experienced negative impacts of the </w:t>
      </w:r>
      <w:r w:rsidR="00150C64" w:rsidRPr="00BF1F5C">
        <w:rPr>
          <w:rFonts w:ascii="Arial" w:hAnsi="Arial" w:cs="Arial"/>
          <w:sz w:val="22"/>
          <w:szCs w:val="22"/>
        </w:rPr>
        <w:t xml:space="preserve">pandemic </w:t>
      </w:r>
      <w:r w:rsidR="00BF1F5C">
        <w:rPr>
          <w:rFonts w:ascii="Arial" w:hAnsi="Arial" w:cs="Arial"/>
          <w:sz w:val="22"/>
          <w:szCs w:val="22"/>
        </w:rPr>
        <w:fldChar w:fldCharType="begin"/>
      </w:r>
      <w:r w:rsidR="00BF1F5C">
        <w:rPr>
          <w:rFonts w:ascii="Arial" w:hAnsi="Arial" w:cs="Arial"/>
          <w:sz w:val="22"/>
          <w:szCs w:val="22"/>
        </w:rPr>
        <w:instrText xml:space="preserve"> ADDIN EN.CITE &lt;EndNote&gt;&lt;Cite&gt;&lt;Author&gt;Sparks&lt;/Author&gt;&lt;Year&gt;2022&lt;/Year&gt;&lt;RecNum&gt;50&lt;/RecNum&gt;&lt;DisplayText&gt;(Sparks et al., 2022)&lt;/DisplayText&gt;&lt;record&gt;&lt;rec-number&gt;50&lt;/rec-number&gt;&lt;foreign-keys&gt;&lt;key app="EN" db-id="2w502tzvwfavd4ef2w7pxfs80f0psp5x5zwx" timestamp="1693403371"&gt;50&lt;/key&gt;&lt;/foreign-keys&gt;&lt;ref-type name="Journal Article"&gt;17&lt;/ref-type&gt;&lt;contributors&gt;&lt;authors&gt;&lt;author&gt;Sparks, G&lt;/author&gt;&lt;author&gt;Lopes, L&lt;/author&gt;&lt;author&gt;Montero, A&lt;/author&gt;&lt;author&gt;Brodie, M&lt;/author&gt;&lt;author&gt;Hamel, L&lt;/author&gt;&lt;/authors&gt;&lt;/contributors&gt;&lt;titles&gt;&lt;title&gt;Black And Hispanic Adults More Likely To Have Experienced Negative Impacts Of The Pandemic&lt;/title&gt;&lt;/titles&gt;&lt;dates&gt;&lt;year&gt;2022&lt;/year&gt;&lt;/dates&gt;&lt;urls&gt;&lt;/urls&gt;&lt;/record&gt;&lt;/Cite&gt;&lt;/EndNote&gt;</w:instrText>
      </w:r>
      <w:r w:rsidR="00BF1F5C">
        <w:rPr>
          <w:rFonts w:ascii="Arial" w:hAnsi="Arial" w:cs="Arial"/>
          <w:sz w:val="22"/>
          <w:szCs w:val="22"/>
        </w:rPr>
        <w:fldChar w:fldCharType="separate"/>
      </w:r>
      <w:r w:rsidR="00BF1F5C">
        <w:rPr>
          <w:rFonts w:ascii="Arial" w:hAnsi="Arial" w:cs="Arial"/>
          <w:noProof/>
          <w:sz w:val="22"/>
          <w:szCs w:val="22"/>
        </w:rPr>
        <w:t>(Sparks et al., 2022)</w:t>
      </w:r>
      <w:r w:rsidR="00BF1F5C">
        <w:rPr>
          <w:rFonts w:ascii="Arial" w:hAnsi="Arial" w:cs="Arial"/>
          <w:sz w:val="22"/>
          <w:szCs w:val="22"/>
        </w:rPr>
        <w:fldChar w:fldCharType="end"/>
      </w:r>
      <w:r w:rsidR="00BF1F5C">
        <w:rPr>
          <w:rFonts w:ascii="Arial" w:hAnsi="Arial" w:cs="Arial"/>
          <w:sz w:val="22"/>
          <w:szCs w:val="22"/>
        </w:rPr>
        <w:t>.</w:t>
      </w:r>
      <w:r w:rsidR="00150C64" w:rsidRPr="00E2721F">
        <w:rPr>
          <w:rFonts w:ascii="Arial" w:hAnsi="Arial" w:cs="Arial"/>
          <w:sz w:val="22"/>
          <w:szCs w:val="22"/>
        </w:rPr>
        <w:t xml:space="preserve"> </w:t>
      </w:r>
      <w:r w:rsidR="007229AF" w:rsidRPr="00E2721F">
        <w:rPr>
          <w:rFonts w:ascii="Arial" w:hAnsi="Arial" w:cs="Arial"/>
          <w:sz w:val="22"/>
          <w:szCs w:val="22"/>
        </w:rPr>
        <w:t xml:space="preserve">Changing opinions on vaccination in the setting of the COVID-19 pandemic may help to explain the higher self-reported HPV vaccine receipt and higher levels of vaccine hesitancy in Hispanic </w:t>
      </w:r>
      <w:r w:rsidR="0006091E">
        <w:rPr>
          <w:rFonts w:ascii="Arial" w:hAnsi="Arial" w:cs="Arial"/>
          <w:sz w:val="22"/>
          <w:szCs w:val="22"/>
        </w:rPr>
        <w:t>YAs</w:t>
      </w:r>
      <w:r w:rsidR="007229AF" w:rsidRPr="00E2721F">
        <w:rPr>
          <w:rFonts w:ascii="Arial" w:hAnsi="Arial" w:cs="Arial"/>
          <w:sz w:val="22"/>
          <w:szCs w:val="22"/>
        </w:rPr>
        <w:t xml:space="preserve"> surveyed.</w:t>
      </w:r>
    </w:p>
    <w:p w14:paraId="05BE0BCF" w14:textId="77777777" w:rsidR="00BC0569" w:rsidRDefault="00BC0569" w:rsidP="00E2721F">
      <w:pPr>
        <w:spacing w:line="480" w:lineRule="auto"/>
        <w:rPr>
          <w:rFonts w:ascii="Arial" w:hAnsi="Arial" w:cs="Arial"/>
          <w:sz w:val="22"/>
          <w:szCs w:val="22"/>
        </w:rPr>
      </w:pPr>
    </w:p>
    <w:p w14:paraId="35BDC507" w14:textId="36007ACD" w:rsidR="003E653B" w:rsidRPr="00E2721F" w:rsidRDefault="00273466" w:rsidP="00E2721F">
      <w:pPr>
        <w:spacing w:line="480" w:lineRule="auto"/>
        <w:rPr>
          <w:rFonts w:ascii="Arial" w:hAnsi="Arial" w:cs="Arial"/>
          <w:sz w:val="22"/>
          <w:szCs w:val="22"/>
        </w:rPr>
      </w:pPr>
      <w:r w:rsidRPr="00E2721F">
        <w:rPr>
          <w:rFonts w:ascii="Arial" w:hAnsi="Arial" w:cs="Arial"/>
          <w:sz w:val="22"/>
          <w:szCs w:val="22"/>
        </w:rPr>
        <w:t>Also,</w:t>
      </w:r>
      <w:r w:rsidR="003E653B" w:rsidRPr="00E2721F">
        <w:rPr>
          <w:rFonts w:ascii="Arial" w:hAnsi="Arial" w:cs="Arial"/>
          <w:sz w:val="22"/>
          <w:szCs w:val="22"/>
        </w:rPr>
        <w:t xml:space="preserve"> a likely explanation to the variation in findings is the varied backgrounds and demographics within the Hispanic American community; generaliz</w:t>
      </w:r>
      <w:r w:rsidR="00970C34">
        <w:rPr>
          <w:rFonts w:ascii="Arial" w:hAnsi="Arial" w:cs="Arial"/>
          <w:sz w:val="22"/>
          <w:szCs w:val="22"/>
        </w:rPr>
        <w:t xml:space="preserve">ing these findings to </w:t>
      </w:r>
      <w:r w:rsidR="003E653B" w:rsidRPr="00E2721F">
        <w:rPr>
          <w:rFonts w:ascii="Arial" w:hAnsi="Arial" w:cs="Arial"/>
          <w:sz w:val="22"/>
          <w:szCs w:val="22"/>
        </w:rPr>
        <w:t>an entire racial/ethnic group</w:t>
      </w:r>
      <w:r w:rsidR="00970C34">
        <w:rPr>
          <w:rFonts w:ascii="Arial" w:hAnsi="Arial" w:cs="Arial"/>
          <w:sz w:val="22"/>
          <w:szCs w:val="22"/>
        </w:rPr>
        <w:t xml:space="preserve"> may not be appropriate</w:t>
      </w:r>
      <w:r w:rsidR="003E653B" w:rsidRPr="00E2721F">
        <w:rPr>
          <w:rFonts w:ascii="Arial" w:hAnsi="Arial" w:cs="Arial"/>
          <w:sz w:val="22"/>
          <w:szCs w:val="22"/>
        </w:rPr>
        <w:t>, and further examining subsections of those groups</w:t>
      </w:r>
      <w:r w:rsidR="00970C34">
        <w:rPr>
          <w:rFonts w:ascii="Arial" w:hAnsi="Arial" w:cs="Arial"/>
          <w:sz w:val="22"/>
          <w:szCs w:val="22"/>
        </w:rPr>
        <w:t xml:space="preserve"> is needed</w:t>
      </w:r>
      <w:r w:rsidR="003E653B" w:rsidRPr="00E2721F">
        <w:rPr>
          <w:rFonts w:ascii="Arial" w:hAnsi="Arial" w:cs="Arial"/>
          <w:sz w:val="22"/>
          <w:szCs w:val="22"/>
        </w:rPr>
        <w:t xml:space="preserve">. We sought to understand the role of rurality within Hispanic </w:t>
      </w:r>
      <w:r w:rsidR="0006091E">
        <w:rPr>
          <w:rFonts w:ascii="Arial" w:hAnsi="Arial" w:cs="Arial"/>
          <w:sz w:val="22"/>
          <w:szCs w:val="22"/>
        </w:rPr>
        <w:t>YAs</w:t>
      </w:r>
      <w:r w:rsidR="003E653B" w:rsidRPr="00E2721F">
        <w:rPr>
          <w:rFonts w:ascii="Arial" w:hAnsi="Arial" w:cs="Arial"/>
          <w:sz w:val="22"/>
          <w:szCs w:val="22"/>
        </w:rPr>
        <w:t xml:space="preserve"> in the context of vaccine hesitancy. </w:t>
      </w:r>
    </w:p>
    <w:p w14:paraId="7C5C8F38" w14:textId="5D223662" w:rsidR="00190959" w:rsidRPr="00E2721F" w:rsidRDefault="00190959" w:rsidP="00E2721F">
      <w:pPr>
        <w:spacing w:line="480" w:lineRule="auto"/>
        <w:rPr>
          <w:rFonts w:ascii="Arial" w:hAnsi="Arial" w:cs="Arial"/>
          <w:sz w:val="22"/>
          <w:szCs w:val="22"/>
        </w:rPr>
      </w:pPr>
    </w:p>
    <w:p w14:paraId="048D2C9D" w14:textId="6DAA387D" w:rsidR="006816A9" w:rsidRPr="00E2721F" w:rsidRDefault="00C147A9" w:rsidP="00273466">
      <w:pPr>
        <w:pStyle w:val="Heading2"/>
      </w:pPr>
      <w:r>
        <w:t xml:space="preserve">5.3 </w:t>
      </w:r>
      <w:commentRangeStart w:id="59"/>
      <w:r w:rsidR="003E653B" w:rsidRPr="00E2721F">
        <w:t>Race/Ethnicity and Rurality:</w:t>
      </w:r>
      <w:commentRangeEnd w:id="59"/>
      <w:r w:rsidR="007222FF">
        <w:rPr>
          <w:rStyle w:val="CommentReference"/>
          <w:rFonts w:asciiTheme="minorHAnsi" w:hAnsiTheme="minorHAnsi" w:cstheme="minorBidi"/>
          <w:bCs w:val="0"/>
          <w:caps w:val="0"/>
        </w:rPr>
        <w:commentReference w:id="59"/>
      </w:r>
    </w:p>
    <w:p w14:paraId="1BEB2D3E" w14:textId="7A267536" w:rsidR="003E653B" w:rsidRPr="00E2721F" w:rsidRDefault="00B24BBC" w:rsidP="00E2721F">
      <w:pPr>
        <w:spacing w:line="480" w:lineRule="auto"/>
        <w:rPr>
          <w:rFonts w:ascii="Arial" w:hAnsi="Arial" w:cs="Arial"/>
          <w:sz w:val="22"/>
          <w:szCs w:val="22"/>
        </w:rPr>
      </w:pPr>
      <w:r w:rsidRPr="00E2721F">
        <w:rPr>
          <w:rFonts w:ascii="Arial" w:hAnsi="Arial" w:cs="Arial"/>
          <w:sz w:val="22"/>
          <w:szCs w:val="22"/>
        </w:rPr>
        <w:t xml:space="preserve">When rurality and Hispanic ethnicity </w:t>
      </w:r>
      <w:r w:rsidR="003E653B" w:rsidRPr="00E2721F">
        <w:rPr>
          <w:rFonts w:ascii="Arial" w:hAnsi="Arial" w:cs="Arial"/>
          <w:sz w:val="22"/>
          <w:szCs w:val="22"/>
        </w:rPr>
        <w:t>were</w:t>
      </w:r>
      <w:r w:rsidRPr="00E2721F">
        <w:rPr>
          <w:rFonts w:ascii="Arial" w:hAnsi="Arial" w:cs="Arial"/>
          <w:sz w:val="22"/>
          <w:szCs w:val="22"/>
        </w:rPr>
        <w:t xml:space="preserve"> considered in conjunction, we observed that Hispanic </w:t>
      </w:r>
      <w:r w:rsidR="0006091E">
        <w:rPr>
          <w:rFonts w:ascii="Arial" w:hAnsi="Arial" w:cs="Arial"/>
          <w:sz w:val="22"/>
          <w:szCs w:val="22"/>
        </w:rPr>
        <w:t>YAs</w:t>
      </w:r>
      <w:r w:rsidRPr="00E2721F">
        <w:rPr>
          <w:rFonts w:ascii="Arial" w:hAnsi="Arial" w:cs="Arial"/>
          <w:sz w:val="22"/>
          <w:szCs w:val="22"/>
        </w:rPr>
        <w:t xml:space="preserve"> in rural areas were more likely to be vaccine hesitant than Hispanic </w:t>
      </w:r>
      <w:r w:rsidR="0006091E">
        <w:rPr>
          <w:rFonts w:ascii="Arial" w:hAnsi="Arial" w:cs="Arial"/>
          <w:sz w:val="22"/>
          <w:szCs w:val="22"/>
        </w:rPr>
        <w:t>YAs</w:t>
      </w:r>
      <w:r w:rsidRPr="00E2721F">
        <w:rPr>
          <w:rFonts w:ascii="Arial" w:hAnsi="Arial" w:cs="Arial"/>
          <w:sz w:val="22"/>
          <w:szCs w:val="22"/>
        </w:rPr>
        <w:t xml:space="preserve"> in urban areas</w:t>
      </w:r>
      <w:r w:rsidR="00BA7E69">
        <w:rPr>
          <w:rFonts w:ascii="Arial" w:hAnsi="Arial" w:cs="Arial"/>
          <w:sz w:val="22"/>
          <w:szCs w:val="22"/>
        </w:rPr>
        <w:t xml:space="preserve"> and</w:t>
      </w:r>
      <w:r w:rsidR="00FB05BC" w:rsidRPr="00FB05BC">
        <w:rPr>
          <w:rFonts w:ascii="Arial" w:hAnsi="Arial" w:cs="Arial"/>
          <w:sz w:val="22"/>
          <w:szCs w:val="22"/>
        </w:rPr>
        <w:t xml:space="preserve"> was more pronounced (in the HPV vaccine confidence and HPV vaccine complacency dimensions, and for COVID-19 vaccination intent) </w:t>
      </w:r>
      <w:r w:rsidR="00C33C9F">
        <w:rPr>
          <w:rFonts w:ascii="Arial" w:hAnsi="Arial" w:cs="Arial"/>
          <w:sz w:val="22"/>
          <w:szCs w:val="22"/>
        </w:rPr>
        <w:t xml:space="preserve">by rurality among </w:t>
      </w:r>
      <w:r w:rsidR="00FB05BC" w:rsidRPr="00FB05BC">
        <w:rPr>
          <w:rFonts w:ascii="Arial" w:hAnsi="Arial" w:cs="Arial"/>
          <w:sz w:val="22"/>
          <w:szCs w:val="22"/>
        </w:rPr>
        <w:t>Hispanic</w:t>
      </w:r>
      <w:r w:rsidR="00C33C9F">
        <w:rPr>
          <w:rFonts w:ascii="Arial" w:hAnsi="Arial" w:cs="Arial"/>
          <w:sz w:val="22"/>
          <w:szCs w:val="22"/>
        </w:rPr>
        <w:t xml:space="preserve"> YAs than by ethnicity alone.</w:t>
      </w:r>
      <w:r w:rsidRPr="00E2721F">
        <w:rPr>
          <w:rFonts w:ascii="Arial" w:hAnsi="Arial" w:cs="Arial"/>
          <w:sz w:val="22"/>
          <w:szCs w:val="22"/>
        </w:rPr>
        <w:t xml:space="preserve"> Increased vaccine hesitancy in rural Hispanic </w:t>
      </w:r>
      <w:r w:rsidR="0006091E">
        <w:rPr>
          <w:rFonts w:ascii="Arial" w:hAnsi="Arial" w:cs="Arial"/>
          <w:sz w:val="22"/>
          <w:szCs w:val="22"/>
        </w:rPr>
        <w:t>YAs</w:t>
      </w:r>
      <w:r w:rsidRPr="00E2721F">
        <w:rPr>
          <w:rFonts w:ascii="Arial" w:hAnsi="Arial" w:cs="Arial"/>
          <w:sz w:val="22"/>
          <w:szCs w:val="22"/>
        </w:rPr>
        <w:t xml:space="preserve"> was seen in the domains of HPV vaccine confidence and HPV vaccine complacency, as well as decreased trust in health authorities. This suggests that the trends of increased vaccine hesitancy in rural </w:t>
      </w:r>
      <w:r w:rsidR="0006091E">
        <w:rPr>
          <w:rFonts w:ascii="Arial" w:hAnsi="Arial" w:cs="Arial"/>
          <w:sz w:val="22"/>
          <w:szCs w:val="22"/>
        </w:rPr>
        <w:t>YAs</w:t>
      </w:r>
      <w:r w:rsidRPr="00E2721F">
        <w:rPr>
          <w:rFonts w:ascii="Arial" w:hAnsi="Arial" w:cs="Arial"/>
          <w:sz w:val="22"/>
          <w:szCs w:val="22"/>
        </w:rPr>
        <w:t xml:space="preserve"> and Hispanic </w:t>
      </w:r>
      <w:r w:rsidR="0006091E">
        <w:rPr>
          <w:rFonts w:ascii="Arial" w:hAnsi="Arial" w:cs="Arial"/>
          <w:sz w:val="22"/>
          <w:szCs w:val="22"/>
        </w:rPr>
        <w:t>YAs</w:t>
      </w:r>
      <w:r w:rsidRPr="00E2721F">
        <w:rPr>
          <w:rFonts w:ascii="Arial" w:hAnsi="Arial" w:cs="Arial"/>
          <w:sz w:val="22"/>
          <w:szCs w:val="22"/>
        </w:rPr>
        <w:t xml:space="preserve"> have a compounding effect, and </w:t>
      </w:r>
      <w:r w:rsidR="002F6380" w:rsidRPr="00E2721F">
        <w:rPr>
          <w:rFonts w:ascii="Arial" w:hAnsi="Arial" w:cs="Arial"/>
          <w:sz w:val="22"/>
          <w:szCs w:val="22"/>
        </w:rPr>
        <w:t xml:space="preserve">that a difference in vaccine hesitance exists between rural and urban Hispanic communities. </w:t>
      </w:r>
      <w:r w:rsidR="003E653B" w:rsidRPr="00E2721F">
        <w:rPr>
          <w:rFonts w:ascii="Arial" w:hAnsi="Arial" w:cs="Arial"/>
          <w:sz w:val="22"/>
          <w:szCs w:val="22"/>
        </w:rPr>
        <w:t xml:space="preserve">The Hispanic American community has varied levels of vaccine hesitancy and cannot be characterized by one overarching grouping. Additionally, </w:t>
      </w:r>
      <w:r w:rsidR="003551ED" w:rsidRPr="00E2721F">
        <w:rPr>
          <w:rFonts w:ascii="Arial" w:hAnsi="Arial" w:cs="Arial"/>
          <w:sz w:val="22"/>
          <w:szCs w:val="22"/>
        </w:rPr>
        <w:t xml:space="preserve">the levels of vaccine hesitancy seen in rural Hispanic </w:t>
      </w:r>
      <w:r w:rsidR="0006091E">
        <w:rPr>
          <w:rFonts w:ascii="Arial" w:hAnsi="Arial" w:cs="Arial"/>
          <w:sz w:val="22"/>
          <w:szCs w:val="22"/>
        </w:rPr>
        <w:t>YAs</w:t>
      </w:r>
      <w:r w:rsidR="003551ED" w:rsidRPr="00E2721F">
        <w:rPr>
          <w:rFonts w:ascii="Arial" w:hAnsi="Arial" w:cs="Arial"/>
          <w:sz w:val="22"/>
          <w:szCs w:val="22"/>
        </w:rPr>
        <w:t xml:space="preserve"> were more </w:t>
      </w:r>
      <w:proofErr w:type="gramStart"/>
      <w:r w:rsidR="003551ED" w:rsidRPr="00E2721F">
        <w:rPr>
          <w:rFonts w:ascii="Arial" w:hAnsi="Arial" w:cs="Arial"/>
          <w:sz w:val="22"/>
          <w:szCs w:val="22"/>
        </w:rPr>
        <w:t>similar to</w:t>
      </w:r>
      <w:proofErr w:type="gramEnd"/>
      <w:r w:rsidR="003551ED" w:rsidRPr="00E2721F">
        <w:rPr>
          <w:rFonts w:ascii="Arial" w:hAnsi="Arial" w:cs="Arial"/>
          <w:sz w:val="22"/>
          <w:szCs w:val="22"/>
        </w:rPr>
        <w:t xml:space="preserve"> the </w:t>
      </w:r>
      <w:r w:rsidR="003551ED" w:rsidRPr="00E2721F">
        <w:rPr>
          <w:rFonts w:ascii="Arial" w:hAnsi="Arial" w:cs="Arial"/>
          <w:sz w:val="22"/>
          <w:szCs w:val="22"/>
        </w:rPr>
        <w:lastRenderedPageBreak/>
        <w:t xml:space="preserve">levels of vaccine hesitancy in </w:t>
      </w:r>
      <w:r w:rsidR="001A669D">
        <w:rPr>
          <w:rFonts w:ascii="Arial" w:hAnsi="Arial" w:cs="Arial"/>
          <w:sz w:val="22"/>
          <w:szCs w:val="22"/>
        </w:rPr>
        <w:t>White/Caucasian</w:t>
      </w:r>
      <w:r w:rsidR="003551ED" w:rsidRPr="00E2721F">
        <w:rPr>
          <w:rFonts w:ascii="Arial" w:hAnsi="Arial" w:cs="Arial"/>
          <w:sz w:val="22"/>
          <w:szCs w:val="22"/>
        </w:rPr>
        <w:t xml:space="preserve"> </w:t>
      </w:r>
      <w:r w:rsidR="0006091E">
        <w:rPr>
          <w:rFonts w:ascii="Arial" w:hAnsi="Arial" w:cs="Arial"/>
          <w:sz w:val="22"/>
          <w:szCs w:val="22"/>
        </w:rPr>
        <w:t>YAs</w:t>
      </w:r>
      <w:r w:rsidR="003551ED" w:rsidRPr="00E2721F">
        <w:rPr>
          <w:rFonts w:ascii="Arial" w:hAnsi="Arial" w:cs="Arial"/>
          <w:sz w:val="22"/>
          <w:szCs w:val="22"/>
        </w:rPr>
        <w:t xml:space="preserve"> than they were to those of urban Hispanic </w:t>
      </w:r>
      <w:r w:rsidR="0006091E">
        <w:rPr>
          <w:rFonts w:ascii="Arial" w:hAnsi="Arial" w:cs="Arial"/>
          <w:sz w:val="22"/>
          <w:szCs w:val="22"/>
        </w:rPr>
        <w:t>YAs</w:t>
      </w:r>
      <w:r w:rsidR="003551ED" w:rsidRPr="00E2721F">
        <w:rPr>
          <w:rFonts w:ascii="Arial" w:hAnsi="Arial" w:cs="Arial"/>
          <w:sz w:val="22"/>
          <w:szCs w:val="22"/>
        </w:rPr>
        <w:t xml:space="preserve">. This suggests that rural Hispanic </w:t>
      </w:r>
      <w:r w:rsidR="0006091E">
        <w:rPr>
          <w:rFonts w:ascii="Arial" w:hAnsi="Arial" w:cs="Arial"/>
          <w:sz w:val="22"/>
          <w:szCs w:val="22"/>
        </w:rPr>
        <w:t>YAs</w:t>
      </w:r>
      <w:r w:rsidR="003551ED" w:rsidRPr="00E2721F">
        <w:rPr>
          <w:rFonts w:ascii="Arial" w:hAnsi="Arial" w:cs="Arial"/>
          <w:sz w:val="22"/>
          <w:szCs w:val="22"/>
        </w:rPr>
        <w:t xml:space="preserve"> may have knowledge and opinions on HPV vaccination that are more </w:t>
      </w:r>
      <w:proofErr w:type="gramStart"/>
      <w:r w:rsidR="003551ED" w:rsidRPr="00E2721F">
        <w:rPr>
          <w:rFonts w:ascii="Arial" w:hAnsi="Arial" w:cs="Arial"/>
          <w:sz w:val="22"/>
          <w:szCs w:val="22"/>
        </w:rPr>
        <w:t>similar to</w:t>
      </w:r>
      <w:proofErr w:type="gramEnd"/>
      <w:r w:rsidR="003551ED" w:rsidRPr="00E2721F">
        <w:rPr>
          <w:rFonts w:ascii="Arial" w:hAnsi="Arial" w:cs="Arial"/>
          <w:sz w:val="22"/>
          <w:szCs w:val="22"/>
        </w:rPr>
        <w:t xml:space="preserve"> those of their geographical neighbors</w:t>
      </w:r>
      <w:r w:rsidR="007229AF" w:rsidRPr="00E2721F">
        <w:rPr>
          <w:rFonts w:ascii="Arial" w:hAnsi="Arial" w:cs="Arial"/>
          <w:sz w:val="22"/>
          <w:szCs w:val="22"/>
        </w:rPr>
        <w:t xml:space="preserve"> of all races/ethnicities</w:t>
      </w:r>
      <w:r w:rsidR="003551ED" w:rsidRPr="00E2721F">
        <w:rPr>
          <w:rFonts w:ascii="Arial" w:hAnsi="Arial" w:cs="Arial"/>
          <w:sz w:val="22"/>
          <w:szCs w:val="22"/>
        </w:rPr>
        <w:t xml:space="preserve">, rather than their racial/ethnic counterparts in urban areas. </w:t>
      </w:r>
    </w:p>
    <w:p w14:paraId="3647B748" w14:textId="784F2609" w:rsidR="002F6380" w:rsidRPr="00E2721F" w:rsidRDefault="002F6380" w:rsidP="00E2721F">
      <w:pPr>
        <w:spacing w:line="480" w:lineRule="auto"/>
        <w:rPr>
          <w:rFonts w:ascii="Arial" w:hAnsi="Arial" w:cs="Arial"/>
          <w:sz w:val="22"/>
          <w:szCs w:val="22"/>
        </w:rPr>
      </w:pPr>
    </w:p>
    <w:p w14:paraId="3683A18E" w14:textId="69864430" w:rsidR="002F6380" w:rsidRPr="00E2721F" w:rsidRDefault="00C147A9" w:rsidP="00273466">
      <w:pPr>
        <w:pStyle w:val="Heading2"/>
      </w:pPr>
      <w:r>
        <w:t xml:space="preserve">5.4 </w:t>
      </w:r>
      <w:commentRangeStart w:id="60"/>
      <w:r w:rsidR="002F6380" w:rsidRPr="00E2721F">
        <w:t>Interpretation</w:t>
      </w:r>
      <w:r w:rsidR="00E12569">
        <w:t>, Limitations, and</w:t>
      </w:r>
      <w:r w:rsidR="00CF0522" w:rsidRPr="00E2721F">
        <w:t xml:space="preserve"> Generalizability</w:t>
      </w:r>
      <w:commentRangeEnd w:id="60"/>
      <w:r w:rsidR="00970C34">
        <w:rPr>
          <w:rStyle w:val="CommentReference"/>
          <w:rFonts w:asciiTheme="minorHAnsi" w:hAnsiTheme="minorHAnsi" w:cstheme="minorBidi"/>
          <w:bCs w:val="0"/>
          <w:caps w:val="0"/>
        </w:rPr>
        <w:commentReference w:id="60"/>
      </w:r>
      <w:r w:rsidR="00CF0522" w:rsidRPr="00E2721F">
        <w:t>:</w:t>
      </w:r>
    </w:p>
    <w:p w14:paraId="2A00C009" w14:textId="6B59DCEA" w:rsidR="007229AF" w:rsidRPr="00E2721F" w:rsidRDefault="00970C34" w:rsidP="00E2721F">
      <w:pPr>
        <w:spacing w:line="480" w:lineRule="auto"/>
        <w:rPr>
          <w:rFonts w:ascii="Arial" w:hAnsi="Arial" w:cs="Arial"/>
          <w:sz w:val="22"/>
          <w:szCs w:val="22"/>
        </w:rPr>
      </w:pPr>
      <w:r>
        <w:rPr>
          <w:rFonts w:ascii="Arial" w:hAnsi="Arial" w:cs="Arial"/>
          <w:sz w:val="22"/>
          <w:szCs w:val="22"/>
        </w:rPr>
        <w:t xml:space="preserve">This study had several limitations affecting the generalizability of the findings. </w:t>
      </w:r>
      <w:r w:rsidR="009E09C3">
        <w:rPr>
          <w:rFonts w:ascii="Arial" w:hAnsi="Arial" w:cs="Arial"/>
          <w:sz w:val="22"/>
          <w:szCs w:val="22"/>
        </w:rPr>
        <w:t xml:space="preserve">One </w:t>
      </w:r>
      <w:r w:rsidR="007229AF" w:rsidRPr="00E2721F">
        <w:rPr>
          <w:rFonts w:ascii="Arial" w:hAnsi="Arial" w:cs="Arial"/>
          <w:sz w:val="22"/>
          <w:szCs w:val="22"/>
        </w:rPr>
        <w:t>limitation of our study was that data regarding HPV vaccine receipt was self-reported, leaving results subject to recall bias. Additionally, the survey did not ask participants at what age they received the HPV vaccine, or if the decision to vaccinate was theirs or a decision made by their parents/guardians. This makes discern</w:t>
      </w:r>
      <w:r>
        <w:rPr>
          <w:rFonts w:ascii="Arial" w:hAnsi="Arial" w:cs="Arial"/>
          <w:sz w:val="22"/>
          <w:szCs w:val="22"/>
        </w:rPr>
        <w:t>ing</w:t>
      </w:r>
      <w:r w:rsidR="007229AF" w:rsidRPr="00E2721F">
        <w:rPr>
          <w:rFonts w:ascii="Arial" w:hAnsi="Arial" w:cs="Arial"/>
          <w:sz w:val="22"/>
          <w:szCs w:val="22"/>
        </w:rPr>
        <w:t xml:space="preserve"> if self-reported vaccine receipt is </w:t>
      </w:r>
      <w:r w:rsidR="00CF0522" w:rsidRPr="00E2721F">
        <w:rPr>
          <w:rFonts w:ascii="Arial" w:hAnsi="Arial" w:cs="Arial"/>
          <w:sz w:val="22"/>
          <w:szCs w:val="22"/>
        </w:rPr>
        <w:t>reliably a reflection of young adult vaccine hesitancy</w:t>
      </w:r>
      <w:r>
        <w:rPr>
          <w:rFonts w:ascii="Arial" w:hAnsi="Arial" w:cs="Arial"/>
          <w:sz w:val="22"/>
          <w:szCs w:val="22"/>
        </w:rPr>
        <w:t xml:space="preserve"> difficult</w:t>
      </w:r>
      <w:r w:rsidR="00CF0522" w:rsidRPr="00E2721F">
        <w:rPr>
          <w:rFonts w:ascii="Arial" w:hAnsi="Arial" w:cs="Arial"/>
          <w:sz w:val="22"/>
          <w:szCs w:val="22"/>
        </w:rPr>
        <w:t xml:space="preserve">. </w:t>
      </w:r>
    </w:p>
    <w:p w14:paraId="769C878C" w14:textId="77777777" w:rsidR="00273466" w:rsidRDefault="00273466" w:rsidP="00E2721F">
      <w:pPr>
        <w:spacing w:line="480" w:lineRule="auto"/>
        <w:rPr>
          <w:rFonts w:ascii="Arial" w:hAnsi="Arial" w:cs="Arial"/>
          <w:sz w:val="22"/>
          <w:szCs w:val="22"/>
        </w:rPr>
      </w:pPr>
    </w:p>
    <w:p w14:paraId="76BD96C6" w14:textId="7AE3BF52" w:rsidR="00CF0522" w:rsidRPr="00E2721F" w:rsidRDefault="00CF0522" w:rsidP="00E2721F">
      <w:pPr>
        <w:spacing w:line="480" w:lineRule="auto"/>
        <w:rPr>
          <w:rFonts w:ascii="Arial" w:hAnsi="Arial" w:cs="Arial"/>
          <w:sz w:val="22"/>
          <w:szCs w:val="22"/>
        </w:rPr>
      </w:pPr>
      <w:r w:rsidRPr="00E2721F">
        <w:rPr>
          <w:rFonts w:ascii="Arial" w:hAnsi="Arial" w:cs="Arial"/>
          <w:sz w:val="22"/>
          <w:szCs w:val="22"/>
        </w:rPr>
        <w:t xml:space="preserve">Participation in the survey was limited to adults with internet access, which may have excluded parts of the young adult population. Survey participants were from 10 US states, but residents of Utah made up a greater proportion of the sample than other states, with 38% of responders being from Utah. Results may not be equally reflective of opinions of </w:t>
      </w:r>
      <w:r w:rsidR="0006091E">
        <w:rPr>
          <w:rFonts w:ascii="Arial" w:hAnsi="Arial" w:cs="Arial"/>
          <w:sz w:val="22"/>
          <w:szCs w:val="22"/>
        </w:rPr>
        <w:t>YAs</w:t>
      </w:r>
      <w:r w:rsidRPr="00E2721F">
        <w:rPr>
          <w:rFonts w:ascii="Arial" w:hAnsi="Arial" w:cs="Arial"/>
          <w:sz w:val="22"/>
          <w:szCs w:val="22"/>
        </w:rPr>
        <w:t xml:space="preserve"> across all Western states surveyed given that the distribution of survey participants was not equal across the 10 Western states surveyed. </w:t>
      </w:r>
      <w:commentRangeStart w:id="61"/>
      <w:r w:rsidRPr="00E2721F">
        <w:rPr>
          <w:rFonts w:ascii="Arial" w:hAnsi="Arial" w:cs="Arial"/>
          <w:sz w:val="22"/>
          <w:szCs w:val="22"/>
        </w:rPr>
        <w:t xml:space="preserve">Further, only </w:t>
      </w:r>
      <w:r w:rsidR="0006091E">
        <w:rPr>
          <w:rFonts w:ascii="Arial" w:hAnsi="Arial" w:cs="Arial"/>
          <w:sz w:val="22"/>
          <w:szCs w:val="22"/>
        </w:rPr>
        <w:t>YAs</w:t>
      </w:r>
      <w:r w:rsidRPr="00E2721F">
        <w:rPr>
          <w:rFonts w:ascii="Arial" w:hAnsi="Arial" w:cs="Arial"/>
          <w:sz w:val="22"/>
          <w:szCs w:val="22"/>
        </w:rPr>
        <w:t xml:space="preserve"> from Western states were surveyed, limiting the ability of our data to be generalized to a national scale. </w:t>
      </w:r>
      <w:commentRangeEnd w:id="61"/>
      <w:r w:rsidR="00241083">
        <w:rPr>
          <w:rStyle w:val="CommentReference"/>
        </w:rPr>
        <w:commentReference w:id="61"/>
      </w:r>
      <w:r w:rsidR="00087EBF">
        <w:rPr>
          <w:rFonts w:ascii="Arial" w:hAnsi="Arial" w:cs="Arial"/>
          <w:sz w:val="22"/>
          <w:szCs w:val="22"/>
        </w:rPr>
        <w:t>Th</w:t>
      </w:r>
      <w:r w:rsidR="00DF1A69">
        <w:rPr>
          <w:rFonts w:ascii="Arial" w:hAnsi="Arial" w:cs="Arial"/>
          <w:sz w:val="22"/>
          <w:szCs w:val="22"/>
        </w:rPr>
        <w:t xml:space="preserve">is survey was conducted </w:t>
      </w:r>
      <w:r w:rsidR="00A07828">
        <w:rPr>
          <w:rFonts w:ascii="Arial" w:hAnsi="Arial" w:cs="Arial"/>
          <w:sz w:val="22"/>
          <w:szCs w:val="22"/>
        </w:rPr>
        <w:t xml:space="preserve">both </w:t>
      </w:r>
      <w:r w:rsidR="00DF1A69">
        <w:rPr>
          <w:rFonts w:ascii="Arial" w:hAnsi="Arial" w:cs="Arial"/>
          <w:sz w:val="22"/>
          <w:szCs w:val="22"/>
        </w:rPr>
        <w:t xml:space="preserve">prior to the </w:t>
      </w:r>
      <w:r w:rsidR="00A07828">
        <w:rPr>
          <w:rFonts w:ascii="Arial" w:hAnsi="Arial" w:cs="Arial"/>
          <w:sz w:val="22"/>
          <w:szCs w:val="22"/>
        </w:rPr>
        <w:t>availability</w:t>
      </w:r>
      <w:r w:rsidR="00DF1A69">
        <w:rPr>
          <w:rFonts w:ascii="Arial" w:hAnsi="Arial" w:cs="Arial"/>
          <w:sz w:val="22"/>
          <w:szCs w:val="22"/>
        </w:rPr>
        <w:t xml:space="preserve"> of the COVID-19 vaccination</w:t>
      </w:r>
      <w:r w:rsidR="00A07828">
        <w:rPr>
          <w:rFonts w:ascii="Arial" w:hAnsi="Arial" w:cs="Arial"/>
          <w:sz w:val="22"/>
          <w:szCs w:val="22"/>
        </w:rPr>
        <w:t xml:space="preserve"> and during widespread availability of the vaccine</w:t>
      </w:r>
      <w:r w:rsidR="00F8337D">
        <w:rPr>
          <w:rFonts w:ascii="Arial" w:hAnsi="Arial" w:cs="Arial"/>
          <w:sz w:val="22"/>
          <w:szCs w:val="22"/>
        </w:rPr>
        <w:t xml:space="preserve"> and notable rises in anti-vaccination sentiment. </w:t>
      </w:r>
      <w:commentRangeStart w:id="62"/>
      <w:r w:rsidR="00D758D2">
        <w:rPr>
          <w:rFonts w:ascii="Arial" w:hAnsi="Arial" w:cs="Arial"/>
          <w:sz w:val="22"/>
          <w:szCs w:val="22"/>
        </w:rPr>
        <w:t>With roots in the 1800s</w:t>
      </w:r>
      <w:r w:rsidR="009151B1">
        <w:rPr>
          <w:rFonts w:ascii="Arial" w:hAnsi="Arial" w:cs="Arial"/>
          <w:sz w:val="22"/>
          <w:szCs w:val="22"/>
        </w:rPr>
        <w:t xml:space="preserve"> </w:t>
      </w:r>
      <w:commentRangeEnd w:id="62"/>
      <w:r w:rsidR="00492111">
        <w:rPr>
          <w:rStyle w:val="CommentReference"/>
        </w:rPr>
        <w:commentReference w:id="62"/>
      </w:r>
      <w:r w:rsidR="004B0F77" w:rsidRPr="00AF2E8E">
        <w:rPr>
          <w:rFonts w:ascii="Arial" w:hAnsi="Arial" w:cs="Arial"/>
          <w:sz w:val="22"/>
          <w:szCs w:val="22"/>
        </w:rPr>
        <w:fldChar w:fldCharType="begin"/>
      </w:r>
      <w:r w:rsidR="004B0F77" w:rsidRPr="00AF2E8E">
        <w:rPr>
          <w:rFonts w:ascii="Arial" w:hAnsi="Arial" w:cs="Arial"/>
          <w:sz w:val="22"/>
          <w:szCs w:val="22"/>
        </w:rPr>
        <w:instrText xml:space="preserve"> ADDIN EN.CITE &lt;EndNote&gt;&lt;Cite&gt;&lt;Author&gt;Tagliaferro&lt;/Author&gt;&lt;Year&gt;2022&lt;/Year&gt;&lt;RecNum&gt;11&lt;/RecNum&gt;&lt;DisplayText&gt;(Tagliaferro &amp;amp; Glauser, 2022)&lt;/DisplayText&gt;&lt;record&gt;&lt;rec-number&gt;11&lt;/rec-number&gt;&lt;foreign-keys&gt;&lt;key app="EN" db-id="2w502tzvwfavd4ef2w7pxfs80f0psp5x5zwx" timestamp="1692121750"&gt;11&lt;/key&gt;&lt;/foreign-keys&gt;&lt;ref-type name="Journal Article"&gt;17&lt;/ref-type&gt;&lt;contributors&gt;&lt;authors&gt;&lt;author&gt;Tagliaferro, J.&lt;/author&gt;&lt;author&gt;Glauser, J.&lt;/author&gt;&lt;/authors&gt;&lt;/contributors&gt;&lt;auth-address&gt;Emergency Medicine, MetroHealth Residency Program, Case Western Reserve University, Cleveland, USA. GRID: grid.67105.35. ISNI: 0000 0001 2164 3847&lt;/auth-address&gt;&lt;titles&gt;&lt;title&gt;Vaccine Hesitancy&lt;/title&gt;&lt;secondary-title&gt;Curr Emerg Hosp Med Rep&lt;/secondary-title&gt;&lt;/titles&gt;&lt;periodical&gt;&lt;full-title&gt;Curr Emerg Hosp Med Rep&lt;/full-title&gt;&lt;/periodical&gt;&lt;pages&gt;13-17&lt;/pages&gt;&lt;volume&gt;10&lt;/volume&gt;&lt;number&gt;2&lt;/number&gt;&lt;edition&gt;20220401&lt;/edition&gt;&lt;keywords&gt;&lt;keyword&gt;Covid-19&lt;/keyword&gt;&lt;keyword&gt;Vaccination&lt;/keyword&gt;&lt;keyword&gt;Vaccine hesitancy&lt;/keyword&gt;&lt;/keywords&gt;&lt;dates&gt;&lt;year&gt;2022&lt;/year&gt;&lt;/dates&gt;&lt;isbn&gt;2167-4884 (Print)&amp;#xD;2167-4884&lt;/isbn&gt;&lt;accession-num&gt;35382383&lt;/accession-num&gt;&lt;urls&gt;&lt;/urls&gt;&lt;custom1&gt;Competing InterestsThe authors declare no competing interests.&lt;/custom1&gt;&lt;custom2&gt;PMC8972757&lt;/custom2&gt;&lt;electronic-resource-num&gt;10.1007/s40138-022-00243-2&lt;/electronic-resource-num&gt;&lt;remote-database-provider&gt;NLM&lt;/remote-database-provider&gt;&lt;language&gt;eng&lt;/language&gt;&lt;/record&gt;&lt;/Cite&gt;&lt;/EndNote&gt;</w:instrText>
      </w:r>
      <w:r w:rsidR="004B0F77" w:rsidRPr="00AF2E8E">
        <w:rPr>
          <w:rFonts w:ascii="Arial" w:hAnsi="Arial" w:cs="Arial"/>
          <w:sz w:val="22"/>
          <w:szCs w:val="22"/>
        </w:rPr>
        <w:fldChar w:fldCharType="separate"/>
      </w:r>
      <w:r w:rsidR="004B0F77" w:rsidRPr="00AF2E8E">
        <w:rPr>
          <w:rFonts w:ascii="Arial" w:hAnsi="Arial" w:cs="Arial"/>
          <w:noProof/>
          <w:sz w:val="22"/>
          <w:szCs w:val="22"/>
        </w:rPr>
        <w:t>(Tagliaferro &amp; Glauser, 2022)</w:t>
      </w:r>
      <w:r w:rsidR="004B0F77" w:rsidRPr="00AF2E8E">
        <w:rPr>
          <w:rFonts w:ascii="Arial" w:hAnsi="Arial" w:cs="Arial"/>
          <w:sz w:val="22"/>
          <w:szCs w:val="22"/>
        </w:rPr>
        <w:fldChar w:fldCharType="end"/>
      </w:r>
      <w:r w:rsidR="00D758D2" w:rsidRPr="00AF2E8E">
        <w:rPr>
          <w:rFonts w:ascii="Arial" w:hAnsi="Arial" w:cs="Arial"/>
          <w:sz w:val="22"/>
          <w:szCs w:val="22"/>
        </w:rPr>
        <w:t>,</w:t>
      </w:r>
      <w:r w:rsidR="00D758D2">
        <w:rPr>
          <w:rFonts w:ascii="Arial" w:hAnsi="Arial" w:cs="Arial"/>
          <w:sz w:val="22"/>
          <w:szCs w:val="22"/>
        </w:rPr>
        <w:t xml:space="preserve"> </w:t>
      </w:r>
      <w:r w:rsidR="00912EFE">
        <w:rPr>
          <w:rFonts w:ascii="Arial" w:hAnsi="Arial" w:cs="Arial"/>
          <w:sz w:val="22"/>
          <w:szCs w:val="22"/>
        </w:rPr>
        <w:t xml:space="preserve">vaccine hesitancy is not </w:t>
      </w:r>
      <w:r w:rsidR="005A6AD9">
        <w:rPr>
          <w:rFonts w:ascii="Arial" w:hAnsi="Arial" w:cs="Arial"/>
          <w:sz w:val="22"/>
          <w:szCs w:val="22"/>
        </w:rPr>
        <w:t>a new invention</w:t>
      </w:r>
      <w:r w:rsidR="00912EFE">
        <w:rPr>
          <w:rFonts w:ascii="Arial" w:hAnsi="Arial" w:cs="Arial"/>
          <w:sz w:val="22"/>
          <w:szCs w:val="22"/>
        </w:rPr>
        <w:t xml:space="preserve">, </w:t>
      </w:r>
      <w:r w:rsidR="00FB7704">
        <w:rPr>
          <w:rFonts w:ascii="Arial" w:hAnsi="Arial" w:cs="Arial"/>
          <w:sz w:val="22"/>
          <w:szCs w:val="22"/>
        </w:rPr>
        <w:t xml:space="preserve">but </w:t>
      </w:r>
      <w:r w:rsidR="00912EFE">
        <w:rPr>
          <w:rFonts w:ascii="Arial" w:hAnsi="Arial" w:cs="Arial"/>
          <w:sz w:val="22"/>
          <w:szCs w:val="22"/>
        </w:rPr>
        <w:t>it</w:t>
      </w:r>
      <w:r w:rsidR="006808F9">
        <w:rPr>
          <w:rFonts w:ascii="Arial" w:hAnsi="Arial" w:cs="Arial"/>
          <w:sz w:val="22"/>
          <w:szCs w:val="22"/>
        </w:rPr>
        <w:t xml:space="preserve"> is likely not static over time, over space, </w:t>
      </w:r>
      <w:r w:rsidR="00B87B8F">
        <w:rPr>
          <w:rFonts w:ascii="Arial" w:hAnsi="Arial" w:cs="Arial"/>
          <w:sz w:val="22"/>
          <w:szCs w:val="22"/>
        </w:rPr>
        <w:t xml:space="preserve">nor within an individual. </w:t>
      </w:r>
      <w:r w:rsidR="00F8337D">
        <w:rPr>
          <w:rFonts w:ascii="Arial" w:hAnsi="Arial" w:cs="Arial"/>
          <w:sz w:val="22"/>
          <w:szCs w:val="22"/>
        </w:rPr>
        <w:t>Thus,</w:t>
      </w:r>
      <w:r w:rsidR="00B87B8F">
        <w:rPr>
          <w:rFonts w:ascii="Arial" w:hAnsi="Arial" w:cs="Arial"/>
          <w:sz w:val="22"/>
          <w:szCs w:val="22"/>
        </w:rPr>
        <w:t xml:space="preserve"> results observed here may not </w:t>
      </w:r>
      <w:r w:rsidR="00ED513A">
        <w:rPr>
          <w:rFonts w:ascii="Arial" w:hAnsi="Arial" w:cs="Arial"/>
          <w:sz w:val="22"/>
          <w:szCs w:val="22"/>
        </w:rPr>
        <w:t>be generalizable to other populations in other places and/or during other time periods.</w:t>
      </w:r>
      <w:r w:rsidR="00F8337D">
        <w:rPr>
          <w:rFonts w:ascii="Arial" w:hAnsi="Arial" w:cs="Arial"/>
          <w:sz w:val="22"/>
          <w:szCs w:val="22"/>
        </w:rPr>
        <w:t xml:space="preserve"> </w:t>
      </w:r>
    </w:p>
    <w:p w14:paraId="54B55C48" w14:textId="77777777" w:rsidR="00E70741" w:rsidRPr="00666E7B" w:rsidRDefault="00E70741" w:rsidP="00747015">
      <w:pPr>
        <w:rPr>
          <w:rFonts w:ascii="Calibri" w:eastAsia="Times New Roman" w:hAnsi="Calibri" w:cs="Calibri"/>
          <w:b/>
          <w:bCs/>
          <w:color w:val="000000"/>
        </w:rPr>
      </w:pPr>
    </w:p>
    <w:p w14:paraId="4C65B261" w14:textId="10C1EA1E" w:rsidR="00C147A9" w:rsidRPr="00E2721F" w:rsidRDefault="00C147A9" w:rsidP="00C147A9">
      <w:pPr>
        <w:pStyle w:val="Heading1"/>
        <w:numPr>
          <w:ilvl w:val="0"/>
          <w:numId w:val="3"/>
        </w:numPr>
      </w:pPr>
      <w:r w:rsidRPr="00C147A9">
        <w:rPr>
          <w:caps/>
        </w:rPr>
        <w:lastRenderedPageBreak/>
        <w:t>Conclusion</w:t>
      </w:r>
      <w:r w:rsidRPr="00E2721F">
        <w:t xml:space="preserve">: </w:t>
      </w:r>
    </w:p>
    <w:p w14:paraId="67F42B77" w14:textId="77777777" w:rsidR="00FA3B5D" w:rsidRDefault="0041763B" w:rsidP="00782131">
      <w:pPr>
        <w:spacing w:line="480" w:lineRule="auto"/>
        <w:rPr>
          <w:rFonts w:ascii="Arial" w:hAnsi="Arial" w:cs="Arial"/>
          <w:bCs/>
          <w:sz w:val="22"/>
          <w:szCs w:val="22"/>
        </w:rPr>
      </w:pPr>
      <w:r w:rsidRPr="0041763B">
        <w:rPr>
          <w:rFonts w:ascii="Arial" w:hAnsi="Arial" w:cs="Arial"/>
          <w:bCs/>
          <w:sz w:val="22"/>
          <w:szCs w:val="22"/>
        </w:rPr>
        <w:t xml:space="preserve">Hispanic YAs living in the western U.S. display more HPV vaccine hesitancy than non-Hispanic white YAs. Similarly, rural YAs are more hesitant about the HPV and COVID-19 vaccines than urban YAs—especially as it concerns confidence and complacency in the HPV vaccine, and intention to receive the COVID-19 vaccine. </w:t>
      </w:r>
      <w:r w:rsidR="00CA7363">
        <w:rPr>
          <w:rFonts w:ascii="Arial" w:hAnsi="Arial" w:cs="Arial"/>
          <w:bCs/>
          <w:sz w:val="22"/>
          <w:szCs w:val="22"/>
        </w:rPr>
        <w:t>H</w:t>
      </w:r>
      <w:r w:rsidRPr="0041763B">
        <w:rPr>
          <w:rFonts w:ascii="Arial" w:hAnsi="Arial" w:cs="Arial"/>
          <w:bCs/>
          <w:sz w:val="22"/>
          <w:szCs w:val="22"/>
        </w:rPr>
        <w:t>esitancy is compounded for rural Hispanic YAs, a subpopulation that is only recently being examined in the literature. Better understanding vaccination attitudes and beliefs of heterogeneous subpopulations will inform interventions that aim to increase vaccination rates and achieve health equity.</w:t>
      </w:r>
    </w:p>
    <w:p w14:paraId="31455B45" w14:textId="21F5A629" w:rsidR="00C147A9" w:rsidRPr="0041763B" w:rsidRDefault="00C147A9" w:rsidP="00782131">
      <w:pPr>
        <w:spacing w:line="480" w:lineRule="auto"/>
        <w:rPr>
          <w:rFonts w:ascii="Arial" w:hAnsi="Arial" w:cs="Arial"/>
          <w:b/>
          <w:sz w:val="22"/>
          <w:szCs w:val="22"/>
        </w:rPr>
      </w:pPr>
      <w:r w:rsidRPr="00782131">
        <w:rPr>
          <w:rFonts w:ascii="Arial" w:hAnsi="Arial" w:cs="Arial"/>
          <w:sz w:val="22"/>
          <w:szCs w:val="22"/>
        </w:rPr>
        <w:br w:type="page"/>
      </w:r>
    </w:p>
    <w:p w14:paraId="41A7FCFB" w14:textId="629CB7D5" w:rsidR="0076518C" w:rsidRDefault="00482BAB" w:rsidP="00482BAB">
      <w:pPr>
        <w:pStyle w:val="Heading1"/>
        <w:sectPr w:rsidR="0076518C" w:rsidSect="007B7F66">
          <w:headerReference w:type="default" r:id="rId16"/>
          <w:footerReference w:type="default" r:id="rId17"/>
          <w:type w:val="continuous"/>
          <w:pgSz w:w="12240" w:h="15840"/>
          <w:pgMar w:top="1440" w:right="1440" w:bottom="1440" w:left="1440" w:header="720" w:footer="720" w:gutter="0"/>
          <w:lnNumType w:countBy="1" w:restart="continuous"/>
          <w:cols w:space="720"/>
          <w:docGrid w:linePitch="360"/>
        </w:sectPr>
      </w:pPr>
      <w:commentRangeStart w:id="63"/>
      <w:r>
        <w:lastRenderedPageBreak/>
        <w:t>FIGURES AND TABLES</w:t>
      </w:r>
      <w:commentRangeEnd w:id="63"/>
      <w:r w:rsidR="002824BB">
        <w:rPr>
          <w:rStyle w:val="CommentReference"/>
          <w:rFonts w:asciiTheme="minorHAnsi" w:hAnsiTheme="minorHAnsi" w:cstheme="minorBidi"/>
          <w:b w:val="0"/>
        </w:rPr>
        <w:commentReference w:id="63"/>
      </w:r>
    </w:p>
    <w:p w14:paraId="506F5B57" w14:textId="186A049A" w:rsidR="0093150F" w:rsidRDefault="0093150F">
      <w:pPr>
        <w:rPr>
          <w:bCs/>
        </w:rPr>
      </w:pPr>
      <w:r w:rsidRPr="004E596F">
        <w:rPr>
          <w:rFonts w:ascii="Arial" w:hAnsi="Arial" w:cs="Arial"/>
          <w:sz w:val="22"/>
          <w:szCs w:val="22"/>
        </w:rPr>
        <w:object w:dxaOrig="11311" w:dyaOrig="15075" w14:anchorId="5C08E1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38pt;height:719pt" o:ole="">
            <v:imagedata r:id="rId18" o:title=""/>
          </v:shape>
          <o:OLEObject Type="Embed" ProgID="Visio.Drawing.15" ShapeID="_x0000_i1025" DrawAspect="Content" ObjectID="_1765968715" r:id="rId19"/>
        </w:object>
      </w:r>
      <w:r>
        <w:rPr>
          <w:bCs/>
        </w:rPr>
        <w:br w:type="page"/>
      </w:r>
    </w:p>
    <w:p w14:paraId="1C6C410E" w14:textId="3F67EF67" w:rsidR="00455752" w:rsidRDefault="000F77EB">
      <w:pPr>
        <w:rPr>
          <w:bCs/>
        </w:rPr>
      </w:pPr>
      <w:commentRangeStart w:id="64"/>
      <w:commentRangeEnd w:id="64"/>
      <w:r>
        <w:rPr>
          <w:rStyle w:val="CommentReference"/>
        </w:rPr>
        <w:lastRenderedPageBreak/>
        <w:commentReference w:id="64"/>
      </w:r>
    </w:p>
    <w:p w14:paraId="78380086" w14:textId="77777777" w:rsidR="007B7F66" w:rsidRDefault="007B7F66" w:rsidP="00BC0569">
      <w:pPr>
        <w:pStyle w:val="Heading1"/>
        <w:sectPr w:rsidR="007B7F66" w:rsidSect="0076518C">
          <w:headerReference w:type="default" r:id="rId20"/>
          <w:footerReference w:type="default" r:id="rId21"/>
          <w:pgSz w:w="12240" w:h="15840"/>
          <w:pgMar w:top="720" w:right="720" w:bottom="720" w:left="720" w:header="720" w:footer="720" w:gutter="0"/>
          <w:lnNumType w:countBy="1" w:restart="continuous"/>
          <w:cols w:space="720"/>
          <w:docGrid w:linePitch="360"/>
        </w:sectPr>
      </w:pPr>
    </w:p>
    <w:p w14:paraId="46F90C9C" w14:textId="6BD21E40" w:rsidR="00695DF5" w:rsidRDefault="00695DF5" w:rsidP="00695DF5">
      <w:pPr>
        <w:rPr>
          <w:sz w:val="18"/>
          <w:szCs w:val="18"/>
        </w:rPr>
      </w:pPr>
      <w:r>
        <w:rPr>
          <w:noProof/>
          <w:sz w:val="18"/>
          <w:szCs w:val="18"/>
        </w:rPr>
        <mc:AlternateContent>
          <mc:Choice Requires="wps">
            <w:drawing>
              <wp:anchor distT="0" distB="0" distL="114300" distR="114300" simplePos="0" relativeHeight="251658240" behindDoc="0" locked="0" layoutInCell="1" allowOverlap="1" wp14:anchorId="539D1502" wp14:editId="0E7EB6A8">
                <wp:simplePos x="0" y="0"/>
                <wp:positionH relativeFrom="margin">
                  <wp:align>right</wp:align>
                </wp:positionH>
                <wp:positionV relativeFrom="paragraph">
                  <wp:posOffset>-78105</wp:posOffset>
                </wp:positionV>
                <wp:extent cx="6851476" cy="523875"/>
                <wp:effectExtent l="0" t="0" r="6985" b="952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1476" cy="523875"/>
                        </a:xfrm>
                        <a:prstGeom prst="rect">
                          <a:avLst/>
                        </a:prstGeom>
                        <a:solidFill>
                          <a:srgbClr val="FFFFFF"/>
                        </a:solidFill>
                        <a:ln w="9525">
                          <a:noFill/>
                          <a:miter lim="800000"/>
                          <a:headEnd/>
                          <a:tailEnd/>
                        </a:ln>
                      </wps:spPr>
                      <wps:txbx>
                        <w:txbxContent>
                          <w:p w14:paraId="16636AF3" w14:textId="77777777" w:rsidR="00D3662B" w:rsidRPr="00E2059D" w:rsidRDefault="00D3662B" w:rsidP="00695DF5">
                            <w:pPr>
                              <w:rPr>
                                <w:rFonts w:ascii="Arial" w:eastAsia="Times New Roman" w:hAnsi="Arial" w:cs="Arial"/>
                                <w:color w:val="000000"/>
                                <w:sz w:val="18"/>
                                <w:szCs w:val="18"/>
                              </w:rPr>
                            </w:pPr>
                            <w:r w:rsidRPr="00E2059D">
                              <w:rPr>
                                <w:rFonts w:ascii="Arial" w:eastAsia="Times New Roman" w:hAnsi="Arial" w:cs="Arial"/>
                                <w:b/>
                                <w:color w:val="000000"/>
                                <w:sz w:val="18"/>
                                <w:szCs w:val="18"/>
                              </w:rPr>
                              <w:t xml:space="preserve">Panel 1. </w:t>
                            </w:r>
                            <w:r w:rsidRPr="00E2059D">
                              <w:rPr>
                                <w:rFonts w:ascii="Arial" w:eastAsia="Times New Roman" w:hAnsi="Arial" w:cs="Arial"/>
                                <w:color w:val="000000"/>
                                <w:sz w:val="18"/>
                                <w:szCs w:val="18"/>
                              </w:rPr>
                              <w:t>Directed Acyclic Graph (DAG) of race and ethnicity effects on dimensions of vaccine trust models. Figure informed model specification and depicts potential biasing pathways in models of the effects of race and ethnicity on dimensions of vaccine and healthcare trust among young adults (18-26 years).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9D1502" id="_x0000_t202" coordsize="21600,21600" o:spt="202" path="m,l,21600r21600,l21600,xe">
                <v:stroke joinstyle="miter"/>
                <v:path gradientshapeok="t" o:connecttype="rect"/>
              </v:shapetype>
              <v:shape id="Text Box 217" o:spid="_x0000_s1026" type="#_x0000_t202" style="position:absolute;margin-left:488.3pt;margin-top:-6.15pt;width:539.5pt;height:41.2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9pIsDgIAAPYDAAAOAAAAZHJzL2Uyb0RvYy54bWysU9uO2yAQfa/Uf0C8N07SOMlacVbbbFNV&#10;2l6kbT8AYxyjAkOBxE6/fgfszabtW1UeEMMMZ2bOHDa3vVbkJJyXYEo6m0wpEYZDLc2hpN+/7d+s&#10;KfGBmZopMKKkZ+Hp7fb1q01nCzGHFlQtHEEQ44vOlrQNwRZZ5nkrNPMTsMKgswGnWUDTHbLasQ7R&#10;tcrm0+ky68DV1gEX3uPt/eCk24TfNIKHL03jRSCqpFhbSLtLexX3bLthxcEx20o+lsH+oQrNpMGk&#10;F6h7Fhg5OvkXlJbcgYcmTDjoDJpGcpF6wG5m0z+6eWyZFakXJMfbC03+/8Hyz6dH+9WR0L+DHgeY&#10;mvD2AfgPTwzsWmYO4s456FrBakw8i5RlnfXF+DRS7QsfQaruE9Q4ZHYMkID6xunICvZJEB0HcL6Q&#10;LvpAOF4u1/lssVpSwtGXz9+uV3lKwYrn19b58EGAJvFQUodDTejs9OBDrIYVzyExmQcl671UKhnu&#10;UO2UIyeGAtinNaL/FqYM6Up6k8/zhGwgvk/a0DKgQJXUJV1P4xokE9l4b+oUEphUwxkrUWakJzIy&#10;cBP6qsfASFMF9RmJcjAIET8OHlpwvyjpUIQl9T+PzAlK1EeDZN/MFouo2mQs8tUcDXftqa49zHCE&#10;KmmgZDjuQlJ65MHAHQ6lkYmvl0rGWlFcicbxI0T1Xtsp6uW7bp8AAAD//wMAUEsDBBQABgAIAAAA&#10;IQCQgXXW3QAAAAgBAAAPAAAAZHJzL2Rvd25yZXYueG1sTI/BTsMwEETvSPyDtZW4oNZugIaGbCpA&#10;AvXa0g9w4m0SNV5Hsdukf497guPsrGbe5JvJduJCg28dIywXCgRx5UzLNcLh52v+CsIHzUZ3jgnh&#10;Sh42xf1drjPjRt7RZR9qEUPYZxqhCaHPpPRVQ1b7heuJo3d0g9UhyqGWZtBjDLedTJRaSatbjg2N&#10;7umzoeq0P1uE43Z8fFmP5Xc4pLvn1Ydu09JdER9m0/sbiEBT+HuGG35EhyIyle7MxosOIQ4JCPNl&#10;8gTiZqt0HU8lQqoSkEUu/w8ofgEAAP//AwBQSwECLQAUAAYACAAAACEAtoM4kv4AAADhAQAAEwAA&#10;AAAAAAAAAAAAAAAAAAAAW0NvbnRlbnRfVHlwZXNdLnhtbFBLAQItABQABgAIAAAAIQA4/SH/1gAA&#10;AJQBAAALAAAAAAAAAAAAAAAAAC8BAABfcmVscy8ucmVsc1BLAQItABQABgAIAAAAIQDw9pIsDgIA&#10;APYDAAAOAAAAAAAAAAAAAAAAAC4CAABkcnMvZTJvRG9jLnhtbFBLAQItABQABgAIAAAAIQCQgXXW&#10;3QAAAAgBAAAPAAAAAAAAAAAAAAAAAGgEAABkcnMvZG93bnJldi54bWxQSwUGAAAAAAQABADzAAAA&#10;cgUAAAAA&#10;" stroked="f">
                <v:textbox>
                  <w:txbxContent>
                    <w:p w14:paraId="16636AF3" w14:textId="77777777" w:rsidR="00D3662B" w:rsidRPr="00E2059D" w:rsidRDefault="00D3662B" w:rsidP="00695DF5">
                      <w:pPr>
                        <w:rPr>
                          <w:rFonts w:ascii="Arial" w:eastAsia="Times New Roman" w:hAnsi="Arial" w:cs="Arial"/>
                          <w:color w:val="000000"/>
                          <w:sz w:val="18"/>
                          <w:szCs w:val="18"/>
                        </w:rPr>
                      </w:pPr>
                      <w:r w:rsidRPr="00E2059D">
                        <w:rPr>
                          <w:rFonts w:ascii="Arial" w:eastAsia="Times New Roman" w:hAnsi="Arial" w:cs="Arial"/>
                          <w:b/>
                          <w:color w:val="000000"/>
                          <w:sz w:val="18"/>
                          <w:szCs w:val="18"/>
                        </w:rPr>
                        <w:t xml:space="preserve">Panel 1. </w:t>
                      </w:r>
                      <w:r w:rsidRPr="00E2059D">
                        <w:rPr>
                          <w:rFonts w:ascii="Arial" w:eastAsia="Times New Roman" w:hAnsi="Arial" w:cs="Arial"/>
                          <w:color w:val="000000"/>
                          <w:sz w:val="18"/>
                          <w:szCs w:val="18"/>
                        </w:rPr>
                        <w:t>Directed Acyclic Graph (DAG) of race and ethnicity effects on dimensions of vaccine trust models. Figure informed model specification and depicts potential biasing pathways in models of the effects of race and ethnicity on dimensions of vaccine and healthcare trust among young adults (18-26 years).</w:t>
                      </w:r>
                    </w:p>
                  </w:txbxContent>
                </v:textbox>
                <w10:wrap anchorx="margin"/>
              </v:shape>
            </w:pict>
          </mc:Fallback>
        </mc:AlternateContent>
      </w:r>
    </w:p>
    <w:p w14:paraId="5B658EDE" w14:textId="70C90BAF" w:rsidR="00695DF5" w:rsidRDefault="00695DF5" w:rsidP="00695DF5">
      <w:pPr>
        <w:jc w:val="center"/>
        <w:rPr>
          <w:sz w:val="18"/>
          <w:szCs w:val="18"/>
        </w:rPr>
      </w:pPr>
    </w:p>
    <w:p w14:paraId="6226BE73" w14:textId="77777777" w:rsidR="00695DF5" w:rsidRDefault="00695DF5" w:rsidP="00695DF5">
      <w:pPr>
        <w:rPr>
          <w:sz w:val="18"/>
          <w:szCs w:val="18"/>
        </w:rPr>
      </w:pPr>
    </w:p>
    <w:p w14:paraId="03653FE3" w14:textId="77777777" w:rsidR="00695DF5" w:rsidRDefault="00695DF5" w:rsidP="00695DF5">
      <w:pPr>
        <w:rPr>
          <w:sz w:val="18"/>
          <w:szCs w:val="18"/>
        </w:rPr>
      </w:pPr>
      <w:r>
        <w:rPr>
          <w:noProof/>
        </w:rPr>
        <w:drawing>
          <wp:anchor distT="0" distB="0" distL="114300" distR="114300" simplePos="0" relativeHeight="251658241" behindDoc="0" locked="0" layoutInCell="1" allowOverlap="1" wp14:anchorId="2ED39B49" wp14:editId="06F90D00">
            <wp:simplePos x="0" y="0"/>
            <wp:positionH relativeFrom="margin">
              <wp:posOffset>4941570</wp:posOffset>
            </wp:positionH>
            <wp:positionV relativeFrom="paragraph">
              <wp:posOffset>12065</wp:posOffset>
            </wp:positionV>
            <wp:extent cx="1703070" cy="2747010"/>
            <wp:effectExtent l="0" t="0" r="0" b="0"/>
            <wp:wrapNone/>
            <wp:docPr id="3" name="Picture 3">
              <a:extLst xmlns:a="http://schemas.openxmlformats.org/drawingml/2006/main">
                <a:ext uri="{FF2B5EF4-FFF2-40B4-BE49-F238E27FC236}">
                  <a16:creationId xmlns:a16="http://schemas.microsoft.com/office/drawing/2014/main" id="{00000000-0008-0000-0000-000003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0000000-0008-0000-0000-000003000000}"/>
                        </a:ext>
                      </a:extLst>
                    </pic:cNvPr>
                    <pic:cNvPicPr>
                      <a:picLocks noChangeAspect="1"/>
                    </pic:cNvPicPr>
                  </pic:nvPicPr>
                  <pic:blipFill rotWithShape="1">
                    <a:blip r:embed="rId22">
                      <a:extLst>
                        <a:ext uri="{28A0092B-C50C-407E-A947-70E740481C1C}">
                          <a14:useLocalDpi xmlns:a14="http://schemas.microsoft.com/office/drawing/2010/main" val="0"/>
                        </a:ext>
                      </a:extLst>
                    </a:blip>
                    <a:srcRect l="3917" t="36893" r="81746" b="23694"/>
                    <a:stretch/>
                  </pic:blipFill>
                  <pic:spPr bwMode="auto">
                    <a:xfrm>
                      <a:off x="0" y="0"/>
                      <a:ext cx="1703070" cy="27470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sz w:val="18"/>
          <w:szCs w:val="18"/>
        </w:rPr>
        <w:drawing>
          <wp:anchor distT="0" distB="0" distL="114300" distR="114300" simplePos="0" relativeHeight="251658245" behindDoc="1" locked="0" layoutInCell="1" allowOverlap="1" wp14:anchorId="1B74656F" wp14:editId="5B642226">
            <wp:simplePos x="0" y="0"/>
            <wp:positionH relativeFrom="column">
              <wp:posOffset>419100</wp:posOffset>
            </wp:positionH>
            <wp:positionV relativeFrom="paragraph">
              <wp:posOffset>12535</wp:posOffset>
            </wp:positionV>
            <wp:extent cx="4636135" cy="370776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gitty-model (4).png"/>
                    <pic:cNvPicPr/>
                  </pic:nvPicPr>
                  <pic:blipFill rotWithShape="1">
                    <a:blip r:embed="rId23">
                      <a:extLst>
                        <a:ext uri="{28A0092B-C50C-407E-A947-70E740481C1C}">
                          <a14:useLocalDpi xmlns:a14="http://schemas.microsoft.com/office/drawing/2010/main" val="0"/>
                        </a:ext>
                      </a:extLst>
                    </a:blip>
                    <a:srcRect l="12008" t="14742" r="2668" b="34656"/>
                    <a:stretch/>
                  </pic:blipFill>
                  <pic:spPr bwMode="auto">
                    <a:xfrm>
                      <a:off x="0" y="0"/>
                      <a:ext cx="4636135" cy="37077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E508F7A" w14:textId="77777777" w:rsidR="00695DF5" w:rsidRDefault="00695DF5" w:rsidP="00695DF5">
      <w:pPr>
        <w:rPr>
          <w:sz w:val="18"/>
          <w:szCs w:val="18"/>
        </w:rPr>
      </w:pPr>
      <w:r>
        <w:rPr>
          <w:noProof/>
          <w:sz w:val="18"/>
          <w:szCs w:val="18"/>
        </w:rPr>
        <mc:AlternateContent>
          <mc:Choice Requires="wps">
            <w:drawing>
              <wp:anchor distT="0" distB="0" distL="114300" distR="114300" simplePos="0" relativeHeight="251658242" behindDoc="0" locked="0" layoutInCell="1" allowOverlap="1" wp14:anchorId="2B7EE8F1" wp14:editId="3EBB36EC">
                <wp:simplePos x="0" y="0"/>
                <wp:positionH relativeFrom="margin">
                  <wp:align>left</wp:align>
                </wp:positionH>
                <wp:positionV relativeFrom="paragraph">
                  <wp:posOffset>3470849</wp:posOffset>
                </wp:positionV>
                <wp:extent cx="6851650" cy="551145"/>
                <wp:effectExtent l="0" t="0" r="6350" b="190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1650" cy="551145"/>
                        </a:xfrm>
                        <a:prstGeom prst="rect">
                          <a:avLst/>
                        </a:prstGeom>
                        <a:solidFill>
                          <a:srgbClr val="FFFFFF"/>
                        </a:solidFill>
                        <a:ln w="9525">
                          <a:noFill/>
                          <a:miter lim="800000"/>
                          <a:headEnd/>
                          <a:tailEnd/>
                        </a:ln>
                      </wps:spPr>
                      <wps:txbx>
                        <w:txbxContent>
                          <w:p w14:paraId="56041C42" w14:textId="77777777" w:rsidR="00D3662B" w:rsidRPr="00E2059D" w:rsidRDefault="00D3662B" w:rsidP="00695DF5">
                            <w:pPr>
                              <w:rPr>
                                <w:rFonts w:ascii="Arial" w:eastAsia="Times New Roman" w:hAnsi="Arial" w:cs="Arial"/>
                                <w:color w:val="000000"/>
                                <w:sz w:val="18"/>
                                <w:szCs w:val="18"/>
                              </w:rPr>
                            </w:pPr>
                            <w:r w:rsidRPr="00E2059D">
                              <w:rPr>
                                <w:rFonts w:ascii="Arial" w:eastAsia="Times New Roman" w:hAnsi="Arial" w:cs="Arial"/>
                                <w:b/>
                                <w:color w:val="000000"/>
                                <w:sz w:val="18"/>
                                <w:szCs w:val="18"/>
                              </w:rPr>
                              <w:t xml:space="preserve">Panel 2. </w:t>
                            </w:r>
                            <w:r w:rsidRPr="00E2059D">
                              <w:rPr>
                                <w:rFonts w:ascii="Arial" w:eastAsia="Times New Roman" w:hAnsi="Arial" w:cs="Arial"/>
                                <w:color w:val="000000"/>
                                <w:sz w:val="18"/>
                                <w:szCs w:val="18"/>
                              </w:rPr>
                              <w:t xml:space="preserve">Directed Acyclic Graph (DAG) of rurality effects on dimensions of vaccine trust among Hispanic young adults’ models. Figure informed model specification and depicts potential biasing pathways in models of the effects of rurality on dimensions of vaccine and healthcare trust among Hispanic young adults (18-26 years).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EE8F1" id="Text Box 5" o:spid="_x0000_s1027" type="#_x0000_t202" style="position:absolute;margin-left:0;margin-top:273.3pt;width:539.5pt;height:43.4pt;z-index:2516582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8ktDgIAAP0DAAAOAAAAZHJzL2Uyb0RvYy54bWysU8GO0zAQvSPxD5bvNE3VlG7UdLV0KUJa&#10;FqSFD3Bsp7FwPMZ2m5SvZ+xkuwVuCB8sj2f8ZubN8+Z26DQ5SecVmIrmszkl0nAQyhwq+u3r/s2a&#10;Eh+YEUyDkRU9S09vt69fbXpbygW0oIV0BEGML3tb0TYEW2aZ563smJ+BlQadDbiOBTTdIROO9Yje&#10;6Wwxn6+yHpywDrj0Hm/vRyfdJvymkTx8bhovA9EVxdpC2l3a67hn2w0rD47ZVvGpDPYPVXRMGUx6&#10;gbpngZGjU39BdYo78NCEGYcug6ZRXKYesJt8/kc3Ty2zMvWC5Hh7ocn/P1j+eHqyXxwJwzsYcICp&#10;CW8fgH/3xMCuZeYg75yDvpVMYOI8Upb11pfT00i1L30EqftPIHDI7BggAQ2N6yIr2CdBdBzA+UK6&#10;HALheLlaF/mqQBdHX1Hk+bJIKVj5/No6Hz5I6Eg8VNThUBM6Oz34EKth5XNITOZBK7FXWifDHeqd&#10;duTEUAD7tCb038K0IX1Fb4pFkZANxPdJG50KKFCtuoqu53GNkolsvDcihQSm9HjGSrSZ6ImMjNyE&#10;oR6IEhN3ka0axBn5cjDqEf8PHlpwPynpUYsV9T+OzElK9EeDnN/ky2UUbzKWxdsFGu7aU197mOEI&#10;VdFAyXjchST4SIeBO5xNoxJtL5VMJaPGEpvTf4givrZT1Muv3f4CAAD//wMAUEsDBBQABgAIAAAA&#10;IQAAmZ433QAAAAkBAAAPAAAAZHJzL2Rvd25yZXYueG1sTI/BTsMwEETvSPyDtUhcEHWgqUNDNhUg&#10;gbi29AM28TaJiO0odpv073FP9Dg7q5k3xWY2vTjx6DtnEZ4WCQi2tdOdbRD2P5+PLyB8IKupd5YR&#10;zuxhU97eFJRrN9ktn3ahETHE+pwQ2hCGXEpft2zIL9zANnoHNxoKUY6N1CNNMdz08jlJlDTU2djQ&#10;0sAfLde/u6NBOHxPD6v1VH2FfbZN1Tt1WeXOiPd389sriMBz+H+GC35EhzIyVe5otRc9QhwSEFap&#10;UiAudpKt46lCUMtlCrIs5PWC8g8AAP//AwBQSwECLQAUAAYACAAAACEAtoM4kv4AAADhAQAAEwAA&#10;AAAAAAAAAAAAAAAAAAAAW0NvbnRlbnRfVHlwZXNdLnhtbFBLAQItABQABgAIAAAAIQA4/SH/1gAA&#10;AJQBAAALAAAAAAAAAAAAAAAAAC8BAABfcmVscy8ucmVsc1BLAQItABQABgAIAAAAIQDnm8ktDgIA&#10;AP0DAAAOAAAAAAAAAAAAAAAAAC4CAABkcnMvZTJvRG9jLnhtbFBLAQItABQABgAIAAAAIQAAmZ43&#10;3QAAAAkBAAAPAAAAAAAAAAAAAAAAAGgEAABkcnMvZG93bnJldi54bWxQSwUGAAAAAAQABADzAAAA&#10;cgUAAAAA&#10;" stroked="f">
                <v:textbox>
                  <w:txbxContent>
                    <w:p w14:paraId="56041C42" w14:textId="77777777" w:rsidR="00D3662B" w:rsidRPr="00E2059D" w:rsidRDefault="00D3662B" w:rsidP="00695DF5">
                      <w:pPr>
                        <w:rPr>
                          <w:rFonts w:ascii="Arial" w:eastAsia="Times New Roman" w:hAnsi="Arial" w:cs="Arial"/>
                          <w:color w:val="000000"/>
                          <w:sz w:val="18"/>
                          <w:szCs w:val="18"/>
                        </w:rPr>
                      </w:pPr>
                      <w:r w:rsidRPr="00E2059D">
                        <w:rPr>
                          <w:rFonts w:ascii="Arial" w:eastAsia="Times New Roman" w:hAnsi="Arial" w:cs="Arial"/>
                          <w:b/>
                          <w:color w:val="000000"/>
                          <w:sz w:val="18"/>
                          <w:szCs w:val="18"/>
                        </w:rPr>
                        <w:t xml:space="preserve">Panel 2. </w:t>
                      </w:r>
                      <w:r w:rsidRPr="00E2059D">
                        <w:rPr>
                          <w:rFonts w:ascii="Arial" w:eastAsia="Times New Roman" w:hAnsi="Arial" w:cs="Arial"/>
                          <w:color w:val="000000"/>
                          <w:sz w:val="18"/>
                          <w:szCs w:val="18"/>
                        </w:rPr>
                        <w:t xml:space="preserve">Directed Acyclic Graph (DAG) of rurality effects on dimensions of vaccine trust among Hispanic young adults’ models. Figure informed model specification and depicts potential biasing pathways in models of the effects of rurality on dimensions of vaccine and healthcare trust among Hispanic young adults (18-26 years). </w:t>
                      </w:r>
                    </w:p>
                  </w:txbxContent>
                </v:textbox>
                <w10:wrap anchorx="margin"/>
              </v:shape>
            </w:pict>
          </mc:Fallback>
        </mc:AlternateContent>
      </w:r>
      <w:r>
        <w:rPr>
          <w:noProof/>
        </w:rPr>
        <mc:AlternateContent>
          <mc:Choice Requires="wps">
            <w:drawing>
              <wp:anchor distT="0" distB="0" distL="114300" distR="114300" simplePos="0" relativeHeight="251658244" behindDoc="0" locked="0" layoutInCell="1" allowOverlap="1" wp14:anchorId="2F36DF9D" wp14:editId="672D68BE">
                <wp:simplePos x="0" y="0"/>
                <wp:positionH relativeFrom="margin">
                  <wp:align>left</wp:align>
                </wp:positionH>
                <wp:positionV relativeFrom="paragraph">
                  <wp:posOffset>7341357</wp:posOffset>
                </wp:positionV>
                <wp:extent cx="6854190" cy="651353"/>
                <wp:effectExtent l="0" t="0" r="381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4190" cy="651353"/>
                        </a:xfrm>
                        <a:prstGeom prst="rect">
                          <a:avLst/>
                        </a:prstGeom>
                        <a:solidFill>
                          <a:srgbClr val="FFFFFF"/>
                        </a:solidFill>
                        <a:ln w="9525">
                          <a:noFill/>
                          <a:miter lim="800000"/>
                          <a:headEnd/>
                          <a:tailEnd/>
                        </a:ln>
                      </wps:spPr>
                      <wps:txbx>
                        <w:txbxContent>
                          <w:p w14:paraId="49B5F956" w14:textId="77777777" w:rsidR="00D3662B" w:rsidRPr="00E2059D" w:rsidRDefault="00D3662B" w:rsidP="00695DF5">
                            <w:pPr>
                              <w:rPr>
                                <w:rFonts w:ascii="Arial" w:eastAsia="Times New Roman" w:hAnsi="Arial" w:cs="Arial"/>
                                <w:color w:val="000000"/>
                              </w:rPr>
                            </w:pPr>
                            <w:r w:rsidRPr="004E596F">
                              <w:rPr>
                                <w:rFonts w:ascii="Arial" w:eastAsia="Times New Roman" w:hAnsi="Arial" w:cs="Arial"/>
                                <w:b/>
                                <w:color w:val="000000"/>
                                <w:sz w:val="22"/>
                                <w:szCs w:val="22"/>
                              </w:rPr>
                              <w:t>Figure 2. Directed Acyclic Graphs (DAGs) for model specification of effects on dimensions of trust and vaccine hesitancy.</w:t>
                            </w:r>
                            <w:r w:rsidRPr="004E596F">
                              <w:rPr>
                                <w:rFonts w:ascii="Arial" w:eastAsia="Times New Roman" w:hAnsi="Arial" w:cs="Arial"/>
                                <w:color w:val="000000"/>
                                <w:sz w:val="22"/>
                                <w:szCs w:val="22"/>
                              </w:rPr>
                              <w:t xml:space="preserve"> DAG modeled using Daggity.net Judea Pearl, Madelyn Glymour, and Nicholas P Jewell. Causality Inference in Statistics: A Primer. Wiley, New York, NY, USA, 1st</w:t>
                            </w:r>
                            <w:r w:rsidRPr="00E2059D">
                              <w:rPr>
                                <w:rFonts w:ascii="Arial" w:eastAsia="Times New Roman" w:hAnsi="Arial" w:cs="Arial"/>
                                <w:color w:val="000000"/>
                              </w:rPr>
                              <w:t xml:space="preserve"> edition, 2016.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36DF9D" id="Text Box 8" o:spid="_x0000_s1028" type="#_x0000_t202" style="position:absolute;margin-left:0;margin-top:578.05pt;width:539.7pt;height:51.3pt;z-index:2516582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x69EgIAAP0DAAAOAAAAZHJzL2Uyb0RvYy54bWysU9uO2yAQfa/Uf0C8N7azcZpYcVbbbFNV&#10;2l6kbT8AYxyjYoYCiZ1+/Q7Ym03bt6o8oBlmOMycOWxuh06Rk7BOgi5pNkspEZpDLfWhpN+/7d+s&#10;KHGe6Zop0KKkZ+Ho7fb1q01vCjGHFlQtLEEQ7YrelLT13hRJ4ngrOuZmYITGYAO2Yx5de0hqy3pE&#10;71QyT9Nl0oOtjQUunMPT+zFItxG/aQT3X5rGCU9USbE2H3cb9yrsyXbDioNlppV8KoP9QxUdkxof&#10;vUDdM8/I0cq/oDrJLTho/IxDl0DTSC5iD9hNlv7RzWPLjIi9IDnOXGhy/w+Wfz49mq+W+OEdDDjA&#10;2IQzD8B/OKJh1zJ9EHfWQt8KVuPDWaAs6Y0rpquBale4AFL1n6DGIbOjhwg0NLYLrGCfBNFxAOcL&#10;6WLwhOPhcpUvsjWGOMaWeXaT38QnWPF821jnPwjoSDBKanGoEZ2dHpwP1bDiOSU85kDJei+Vio49&#10;VDtlyYmhAPZxTei/pSlN+pKu83kekTWE+1EbnfQoUCW7kq7SsEbJBDbe6zqmeCbVaGMlSk/0BEZG&#10;bvxQDUTWJZ2Hu4GtCuoz8mVh1CP+HzRasL8o6VGLJXU/j8wKStRHjZyvs8UiiDc6i/ztHB17Hamu&#10;I0xzhCqpp2Q0dz4KPtCh4Q5n08hI20slU8moscjm9B+CiK/9mPXya7dPAAAA//8DAFBLAwQUAAYA&#10;CAAAACEAkkTtqd8AAAALAQAADwAAAGRycy9kb3ducmV2LnhtbEyPwW6DMBBE75X6D9ZW6qVqDFGA&#10;hGCitlKrXpPmAxbsAApeI+wE8vfdnNrb7s5o9k2xm20vrmb0nSMF8SICYah2uqNGwfHn83UNwgck&#10;jb0jo+BmPOzKx4cCc+0m2pvrITSCQ8jnqKANYcil9HVrLPqFGwyxdnKjxcDr2Eg94sThtpfLKEql&#10;xY74Q4uD+WhNfT5crILT9/SSbKbqKxyz/Sp9xy6r3E2p56f5bQsimDn8meGOz+hQMlPlLqS96BVw&#10;kcDXOEljEHc9yjYrEBVPy2SdgSwL+b9D+QsAAP//AwBQSwECLQAUAAYACAAAACEAtoM4kv4AAADh&#10;AQAAEwAAAAAAAAAAAAAAAAAAAAAAW0NvbnRlbnRfVHlwZXNdLnhtbFBLAQItABQABgAIAAAAIQA4&#10;/SH/1gAAAJQBAAALAAAAAAAAAAAAAAAAAC8BAABfcmVscy8ucmVsc1BLAQItABQABgAIAAAAIQAz&#10;zx69EgIAAP0DAAAOAAAAAAAAAAAAAAAAAC4CAABkcnMvZTJvRG9jLnhtbFBLAQItABQABgAIAAAA&#10;IQCSRO2p3wAAAAsBAAAPAAAAAAAAAAAAAAAAAGwEAABkcnMvZG93bnJldi54bWxQSwUGAAAAAAQA&#10;BADzAAAAeAUAAAAA&#10;" stroked="f">
                <v:textbox>
                  <w:txbxContent>
                    <w:p w14:paraId="49B5F956" w14:textId="77777777" w:rsidR="00D3662B" w:rsidRPr="00E2059D" w:rsidRDefault="00D3662B" w:rsidP="00695DF5">
                      <w:pPr>
                        <w:rPr>
                          <w:rFonts w:ascii="Arial" w:eastAsia="Times New Roman" w:hAnsi="Arial" w:cs="Arial"/>
                          <w:color w:val="000000"/>
                        </w:rPr>
                      </w:pPr>
                      <w:r w:rsidRPr="004E596F">
                        <w:rPr>
                          <w:rFonts w:ascii="Arial" w:eastAsia="Times New Roman" w:hAnsi="Arial" w:cs="Arial"/>
                          <w:b/>
                          <w:color w:val="000000"/>
                          <w:sz w:val="22"/>
                          <w:szCs w:val="22"/>
                        </w:rPr>
                        <w:t>Figure 2. Directed Acyclic Graphs (DAGs) for model specification of effects on dimensions of trust and vaccine hesitancy.</w:t>
                      </w:r>
                      <w:r w:rsidRPr="004E596F">
                        <w:rPr>
                          <w:rFonts w:ascii="Arial" w:eastAsia="Times New Roman" w:hAnsi="Arial" w:cs="Arial"/>
                          <w:color w:val="000000"/>
                          <w:sz w:val="22"/>
                          <w:szCs w:val="22"/>
                        </w:rPr>
                        <w:t xml:space="preserve"> DAG modeled using Daggity.net Judea Pearl, Madelyn Glymour, and Nicholas P Jewell. Causality Inference in Statistics: A Primer. Wiley, New York, NY, USA, 1st</w:t>
                      </w:r>
                      <w:r w:rsidRPr="00E2059D">
                        <w:rPr>
                          <w:rFonts w:ascii="Arial" w:eastAsia="Times New Roman" w:hAnsi="Arial" w:cs="Arial"/>
                          <w:color w:val="000000"/>
                        </w:rPr>
                        <w:t xml:space="preserve"> edition, 2016.</w:t>
                      </w:r>
                    </w:p>
                  </w:txbxContent>
                </v:textbox>
                <w10:wrap anchorx="margin"/>
              </v:shape>
            </w:pict>
          </mc:Fallback>
        </mc:AlternateContent>
      </w:r>
      <w:r>
        <w:rPr>
          <w:noProof/>
          <w:sz w:val="18"/>
          <w:szCs w:val="18"/>
        </w:rPr>
        <w:drawing>
          <wp:anchor distT="0" distB="0" distL="114300" distR="114300" simplePos="0" relativeHeight="251658243" behindDoc="0" locked="0" layoutInCell="1" allowOverlap="1" wp14:anchorId="541831A4" wp14:editId="3F353AA4">
            <wp:simplePos x="0" y="0"/>
            <wp:positionH relativeFrom="margin">
              <wp:posOffset>1195705</wp:posOffset>
            </wp:positionH>
            <wp:positionV relativeFrom="paragraph">
              <wp:posOffset>4059677</wp:posOffset>
            </wp:positionV>
            <wp:extent cx="4467225" cy="3256280"/>
            <wp:effectExtent l="0" t="0" r="9525"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agitty-model (5).png"/>
                    <pic:cNvPicPr/>
                  </pic:nvPicPr>
                  <pic:blipFill rotWithShape="1">
                    <a:blip r:embed="rId24">
                      <a:extLst>
                        <a:ext uri="{28A0092B-C50C-407E-A947-70E740481C1C}">
                          <a14:useLocalDpi xmlns:a14="http://schemas.microsoft.com/office/drawing/2010/main" val="0"/>
                        </a:ext>
                      </a:extLst>
                    </a:blip>
                    <a:srcRect l="20647" t="21269" r="3955" b="23753"/>
                    <a:stretch/>
                  </pic:blipFill>
                  <pic:spPr bwMode="auto">
                    <a:xfrm>
                      <a:off x="0" y="0"/>
                      <a:ext cx="4467225" cy="32562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A947916" w14:textId="77777777" w:rsidR="00E261D9" w:rsidRDefault="00E261D9" w:rsidP="00BC0569">
      <w:pPr>
        <w:pStyle w:val="Heading1"/>
        <w:sectPr w:rsidR="00E261D9" w:rsidSect="00695DF5">
          <w:headerReference w:type="default" r:id="rId25"/>
          <w:type w:val="continuous"/>
          <w:pgSz w:w="12240" w:h="15840"/>
          <w:pgMar w:top="720" w:right="720" w:bottom="720" w:left="720" w:header="720" w:footer="720" w:gutter="0"/>
          <w:cols w:space="720"/>
          <w:docGrid w:linePitch="360"/>
        </w:sectPr>
      </w:pPr>
    </w:p>
    <w:tbl>
      <w:tblPr>
        <w:tblpPr w:leftFromText="180" w:rightFromText="180" w:vertAnchor="page" w:horzAnchor="margin" w:tblpXSpec="center" w:tblpY="781"/>
        <w:tblW w:w="9000" w:type="dxa"/>
        <w:tblLayout w:type="fixed"/>
        <w:tblCellMar>
          <w:left w:w="0" w:type="dxa"/>
          <w:right w:w="0" w:type="dxa"/>
        </w:tblCellMar>
        <w:tblLook w:val="04A0" w:firstRow="1" w:lastRow="0" w:firstColumn="1" w:lastColumn="0" w:noHBand="0" w:noVBand="1"/>
      </w:tblPr>
      <w:tblGrid>
        <w:gridCol w:w="650"/>
        <w:gridCol w:w="3670"/>
        <w:gridCol w:w="1980"/>
        <w:gridCol w:w="1800"/>
        <w:gridCol w:w="900"/>
      </w:tblGrid>
      <w:tr w:rsidR="008B40BD" w:rsidRPr="00191833" w14:paraId="3B1B5A76" w14:textId="77777777" w:rsidTr="007760E2">
        <w:trPr>
          <w:trHeight w:val="20"/>
        </w:trPr>
        <w:tc>
          <w:tcPr>
            <w:tcW w:w="9000" w:type="dxa"/>
            <w:gridSpan w:val="5"/>
            <w:tcBorders>
              <w:top w:val="nil"/>
              <w:left w:val="nil"/>
              <w:bottom w:val="nil"/>
              <w:right w:val="nil"/>
            </w:tcBorders>
            <w:shd w:val="clear" w:color="auto" w:fill="auto"/>
            <w:vAlign w:val="center"/>
            <w:hideMark/>
          </w:tcPr>
          <w:p w14:paraId="5CBF89EE" w14:textId="77777777" w:rsidR="008B40BD" w:rsidRPr="004E596F" w:rsidRDefault="008B40BD" w:rsidP="008B40BD">
            <w:pPr>
              <w:rPr>
                <w:rFonts w:ascii="Arial" w:eastAsia="Times New Roman" w:hAnsi="Arial" w:cs="Arial"/>
                <w:b/>
                <w:color w:val="000000"/>
                <w:sz w:val="22"/>
                <w:szCs w:val="22"/>
              </w:rPr>
            </w:pPr>
            <w:commentRangeStart w:id="65"/>
            <w:r w:rsidRPr="004E596F">
              <w:rPr>
                <w:rFonts w:ascii="Arial" w:eastAsia="Times New Roman" w:hAnsi="Arial" w:cs="Arial"/>
                <w:b/>
                <w:color w:val="000000"/>
                <w:sz w:val="22"/>
                <w:szCs w:val="22"/>
              </w:rPr>
              <w:lastRenderedPageBreak/>
              <w:t>Table 1. HPV immunization (any doses) and characteristics of young adults (YAs), western U.S., 2020-2021</w:t>
            </w:r>
            <w:commentRangeEnd w:id="65"/>
            <w:r w:rsidR="00D44D11" w:rsidRPr="004E596F">
              <w:rPr>
                <w:rStyle w:val="CommentReference"/>
                <w:rFonts w:ascii="Arial" w:hAnsi="Arial" w:cs="Arial"/>
                <w:sz w:val="22"/>
                <w:szCs w:val="22"/>
              </w:rPr>
              <w:commentReference w:id="65"/>
            </w:r>
          </w:p>
        </w:tc>
      </w:tr>
      <w:tr w:rsidR="00595715" w:rsidRPr="00191833" w14:paraId="3F51A31D" w14:textId="77777777" w:rsidTr="007760E2">
        <w:trPr>
          <w:trHeight w:val="20"/>
        </w:trPr>
        <w:tc>
          <w:tcPr>
            <w:tcW w:w="650" w:type="dxa"/>
            <w:tcBorders>
              <w:top w:val="nil"/>
              <w:left w:val="nil"/>
              <w:bottom w:val="nil"/>
              <w:right w:val="nil"/>
            </w:tcBorders>
            <w:shd w:val="clear" w:color="auto" w:fill="auto"/>
            <w:noWrap/>
            <w:vAlign w:val="bottom"/>
            <w:hideMark/>
          </w:tcPr>
          <w:p w14:paraId="236A2308" w14:textId="77777777" w:rsidR="00595715" w:rsidRPr="00191833" w:rsidRDefault="00595715" w:rsidP="008B40BD">
            <w:pPr>
              <w:rPr>
                <w:rFonts w:ascii="Calibri" w:eastAsia="Times New Roman" w:hAnsi="Calibri" w:cs="Calibri"/>
                <w:b/>
                <w:bCs/>
                <w:color w:val="000000"/>
              </w:rPr>
            </w:pPr>
          </w:p>
        </w:tc>
        <w:tc>
          <w:tcPr>
            <w:tcW w:w="3670" w:type="dxa"/>
            <w:tcBorders>
              <w:top w:val="nil"/>
              <w:left w:val="nil"/>
              <w:bottom w:val="nil"/>
              <w:right w:val="nil"/>
            </w:tcBorders>
            <w:shd w:val="clear" w:color="auto" w:fill="auto"/>
            <w:vAlign w:val="center"/>
            <w:hideMark/>
          </w:tcPr>
          <w:p w14:paraId="39CEAC4B" w14:textId="77777777" w:rsidR="00595715" w:rsidRPr="004E596F" w:rsidRDefault="00595715" w:rsidP="008B40BD">
            <w:pPr>
              <w:rPr>
                <w:rFonts w:ascii="Arial" w:eastAsia="Times New Roman" w:hAnsi="Arial" w:cs="Arial"/>
                <w:sz w:val="22"/>
                <w:szCs w:val="22"/>
              </w:rPr>
            </w:pPr>
          </w:p>
        </w:tc>
        <w:tc>
          <w:tcPr>
            <w:tcW w:w="3780" w:type="dxa"/>
            <w:gridSpan w:val="2"/>
            <w:tcBorders>
              <w:top w:val="nil"/>
              <w:left w:val="nil"/>
              <w:bottom w:val="single" w:sz="8" w:space="0" w:color="A6A6A6"/>
              <w:right w:val="nil"/>
            </w:tcBorders>
            <w:shd w:val="clear" w:color="auto" w:fill="auto"/>
            <w:vAlign w:val="center"/>
            <w:hideMark/>
          </w:tcPr>
          <w:p w14:paraId="48B4908A" w14:textId="776482CA" w:rsidR="00595715" w:rsidRPr="004E596F" w:rsidRDefault="00595715" w:rsidP="008B40BD">
            <w:pPr>
              <w:jc w:val="center"/>
              <w:rPr>
                <w:rFonts w:ascii="Arial" w:eastAsia="Times New Roman" w:hAnsi="Arial" w:cs="Arial"/>
                <w:b/>
                <w:color w:val="000000"/>
                <w:sz w:val="22"/>
                <w:szCs w:val="22"/>
              </w:rPr>
            </w:pPr>
            <w:r w:rsidRPr="004E596F">
              <w:rPr>
                <w:rFonts w:ascii="Arial" w:eastAsia="Times New Roman" w:hAnsi="Arial" w:cs="Arial"/>
                <w:b/>
                <w:color w:val="000000"/>
                <w:sz w:val="22"/>
                <w:szCs w:val="22"/>
              </w:rPr>
              <w:t>All YAs</w:t>
            </w:r>
            <w:r w:rsidRPr="004E596F">
              <w:rPr>
                <w:rFonts w:ascii="Arial" w:eastAsia="Times New Roman" w:hAnsi="Arial" w:cs="Arial"/>
                <w:b/>
                <w:color w:val="000000"/>
                <w:sz w:val="22"/>
                <w:szCs w:val="22"/>
              </w:rPr>
              <w:br/>
              <w:t xml:space="preserve">HPV </w:t>
            </w:r>
            <w:proofErr w:type="spellStart"/>
            <w:r w:rsidRPr="004E596F">
              <w:rPr>
                <w:rFonts w:ascii="Arial" w:eastAsia="Times New Roman" w:hAnsi="Arial" w:cs="Arial"/>
                <w:b/>
                <w:bCs/>
                <w:color w:val="000000"/>
                <w:sz w:val="22"/>
                <w:szCs w:val="22"/>
              </w:rPr>
              <w:t>Vaccination</w:t>
            </w:r>
            <w:r w:rsidR="00465601">
              <w:rPr>
                <w:rFonts w:ascii="Arial" w:eastAsia="Times New Roman" w:hAnsi="Arial" w:cs="Arial"/>
                <w:i/>
                <w:iCs/>
                <w:color w:val="000000"/>
                <w:sz w:val="22"/>
                <w:szCs w:val="22"/>
                <w:vertAlign w:val="superscript"/>
              </w:rPr>
              <w:t>a</w:t>
            </w:r>
            <w:proofErr w:type="spellEnd"/>
          </w:p>
        </w:tc>
        <w:tc>
          <w:tcPr>
            <w:tcW w:w="900" w:type="dxa"/>
            <w:tcBorders>
              <w:top w:val="nil"/>
              <w:left w:val="nil"/>
              <w:right w:val="nil"/>
            </w:tcBorders>
            <w:shd w:val="clear" w:color="auto" w:fill="auto"/>
            <w:vAlign w:val="bottom"/>
          </w:tcPr>
          <w:p w14:paraId="5219C90F" w14:textId="77777777" w:rsidR="00595715" w:rsidRPr="004E596F" w:rsidRDefault="00595715" w:rsidP="008B40BD">
            <w:pPr>
              <w:jc w:val="right"/>
              <w:rPr>
                <w:rFonts w:ascii="Arial" w:eastAsia="Times New Roman" w:hAnsi="Arial" w:cs="Arial"/>
                <w:b/>
                <w:color w:val="000000"/>
                <w:sz w:val="22"/>
                <w:szCs w:val="22"/>
              </w:rPr>
            </w:pPr>
          </w:p>
        </w:tc>
      </w:tr>
      <w:tr w:rsidR="00595715" w:rsidRPr="00191833" w14:paraId="63E501D9" w14:textId="77777777" w:rsidTr="007760E2">
        <w:trPr>
          <w:trHeight w:val="20"/>
        </w:trPr>
        <w:tc>
          <w:tcPr>
            <w:tcW w:w="650" w:type="dxa"/>
            <w:tcBorders>
              <w:top w:val="nil"/>
              <w:left w:val="nil"/>
              <w:bottom w:val="nil"/>
              <w:right w:val="nil"/>
            </w:tcBorders>
            <w:shd w:val="clear" w:color="auto" w:fill="auto"/>
            <w:vAlign w:val="center"/>
            <w:hideMark/>
          </w:tcPr>
          <w:p w14:paraId="39EB658E" w14:textId="77777777" w:rsidR="00595715" w:rsidRPr="00191833" w:rsidRDefault="00595715" w:rsidP="008B40BD">
            <w:pPr>
              <w:jc w:val="right"/>
              <w:rPr>
                <w:rFonts w:ascii="Calibri" w:eastAsia="Times New Roman" w:hAnsi="Calibri" w:cs="Calibri"/>
                <w:b/>
                <w:bCs/>
                <w:color w:val="000000"/>
              </w:rPr>
            </w:pPr>
          </w:p>
        </w:tc>
        <w:tc>
          <w:tcPr>
            <w:tcW w:w="3670" w:type="dxa"/>
            <w:tcBorders>
              <w:top w:val="nil"/>
              <w:left w:val="nil"/>
              <w:bottom w:val="nil"/>
              <w:right w:val="nil"/>
            </w:tcBorders>
            <w:shd w:val="clear" w:color="auto" w:fill="auto"/>
            <w:vAlign w:val="center"/>
            <w:hideMark/>
          </w:tcPr>
          <w:p w14:paraId="16A3C025" w14:textId="77777777" w:rsidR="00595715" w:rsidRPr="004E596F" w:rsidRDefault="00595715" w:rsidP="008B40BD">
            <w:pPr>
              <w:rPr>
                <w:rFonts w:ascii="Arial" w:eastAsia="Times New Roman" w:hAnsi="Arial" w:cs="Arial"/>
                <w:sz w:val="22"/>
                <w:szCs w:val="22"/>
              </w:rPr>
            </w:pPr>
          </w:p>
        </w:tc>
        <w:tc>
          <w:tcPr>
            <w:tcW w:w="1980" w:type="dxa"/>
            <w:tcBorders>
              <w:top w:val="nil"/>
              <w:left w:val="nil"/>
              <w:bottom w:val="nil"/>
              <w:right w:val="nil"/>
            </w:tcBorders>
            <w:shd w:val="clear" w:color="auto" w:fill="auto"/>
            <w:vAlign w:val="center"/>
            <w:hideMark/>
          </w:tcPr>
          <w:p w14:paraId="230F10D4" w14:textId="77777777" w:rsidR="00595715" w:rsidRPr="004E596F" w:rsidRDefault="00595715" w:rsidP="008B40BD">
            <w:pPr>
              <w:jc w:val="center"/>
              <w:rPr>
                <w:rFonts w:ascii="Arial" w:eastAsia="Times New Roman" w:hAnsi="Arial" w:cs="Arial"/>
                <w:b/>
                <w:color w:val="000000"/>
                <w:sz w:val="22"/>
                <w:szCs w:val="22"/>
              </w:rPr>
            </w:pPr>
            <w:r w:rsidRPr="004E596F">
              <w:rPr>
                <w:rFonts w:ascii="Arial" w:eastAsia="Times New Roman" w:hAnsi="Arial" w:cs="Arial"/>
                <w:b/>
                <w:color w:val="000000"/>
                <w:sz w:val="22"/>
                <w:szCs w:val="22"/>
              </w:rPr>
              <w:t>No/Unsure</w:t>
            </w:r>
          </w:p>
        </w:tc>
        <w:tc>
          <w:tcPr>
            <w:tcW w:w="1800" w:type="dxa"/>
            <w:tcBorders>
              <w:top w:val="nil"/>
              <w:left w:val="nil"/>
              <w:bottom w:val="nil"/>
              <w:right w:val="nil"/>
            </w:tcBorders>
            <w:shd w:val="clear" w:color="auto" w:fill="auto"/>
            <w:vAlign w:val="center"/>
            <w:hideMark/>
          </w:tcPr>
          <w:p w14:paraId="14055023" w14:textId="77777777" w:rsidR="00595715" w:rsidRPr="004E596F" w:rsidRDefault="00595715" w:rsidP="008B40BD">
            <w:pPr>
              <w:jc w:val="center"/>
              <w:rPr>
                <w:rFonts w:ascii="Arial" w:eastAsia="Times New Roman" w:hAnsi="Arial" w:cs="Arial"/>
                <w:b/>
                <w:color w:val="000000"/>
                <w:sz w:val="22"/>
                <w:szCs w:val="22"/>
              </w:rPr>
            </w:pPr>
            <w:r w:rsidRPr="004E596F">
              <w:rPr>
                <w:rFonts w:ascii="Arial" w:eastAsia="Times New Roman" w:hAnsi="Arial" w:cs="Arial"/>
                <w:b/>
                <w:color w:val="000000"/>
                <w:sz w:val="22"/>
                <w:szCs w:val="22"/>
              </w:rPr>
              <w:t>Yes</w:t>
            </w:r>
          </w:p>
        </w:tc>
        <w:tc>
          <w:tcPr>
            <w:tcW w:w="900" w:type="dxa"/>
            <w:vMerge w:val="restart"/>
            <w:tcBorders>
              <w:left w:val="nil"/>
              <w:bottom w:val="single" w:sz="8" w:space="0" w:color="000000"/>
              <w:right w:val="nil"/>
            </w:tcBorders>
            <w:vAlign w:val="bottom"/>
            <w:hideMark/>
          </w:tcPr>
          <w:p w14:paraId="2AE00E41" w14:textId="211EEC1D" w:rsidR="00595715" w:rsidRPr="004E596F" w:rsidRDefault="00595715" w:rsidP="008B40BD">
            <w:pPr>
              <w:jc w:val="right"/>
              <w:rPr>
                <w:rFonts w:ascii="Arial" w:eastAsia="Times New Roman" w:hAnsi="Arial" w:cs="Arial"/>
                <w:b/>
                <w:color w:val="000000"/>
                <w:sz w:val="22"/>
                <w:szCs w:val="22"/>
              </w:rPr>
            </w:pPr>
            <w:r w:rsidRPr="004E596F">
              <w:rPr>
                <w:rFonts w:ascii="Arial" w:eastAsia="Times New Roman" w:hAnsi="Arial" w:cs="Arial"/>
                <w:b/>
                <w:bCs/>
                <w:color w:val="000000"/>
                <w:sz w:val="22"/>
                <w:szCs w:val="22"/>
              </w:rPr>
              <w:t>p-</w:t>
            </w:r>
            <w:proofErr w:type="spellStart"/>
            <w:r w:rsidRPr="004E596F">
              <w:rPr>
                <w:rFonts w:ascii="Arial" w:eastAsia="Times New Roman" w:hAnsi="Arial" w:cs="Arial"/>
                <w:b/>
                <w:bCs/>
                <w:color w:val="000000"/>
                <w:sz w:val="22"/>
                <w:szCs w:val="22"/>
              </w:rPr>
              <w:t>value</w:t>
            </w:r>
            <w:r w:rsidR="008B731D">
              <w:rPr>
                <w:rFonts w:ascii="Arial" w:eastAsia="Times New Roman" w:hAnsi="Arial" w:cs="Arial"/>
                <w:i/>
                <w:iCs/>
                <w:color w:val="000000"/>
                <w:sz w:val="22"/>
                <w:szCs w:val="22"/>
                <w:vertAlign w:val="superscript"/>
              </w:rPr>
              <w:t>c</w:t>
            </w:r>
            <w:proofErr w:type="spellEnd"/>
          </w:p>
        </w:tc>
      </w:tr>
      <w:tr w:rsidR="00595715" w:rsidRPr="00191833" w14:paraId="3EAD9A4B" w14:textId="77777777" w:rsidTr="007760E2">
        <w:trPr>
          <w:trHeight w:val="20"/>
        </w:trPr>
        <w:tc>
          <w:tcPr>
            <w:tcW w:w="4320" w:type="dxa"/>
            <w:gridSpan w:val="2"/>
            <w:tcBorders>
              <w:top w:val="nil"/>
              <w:left w:val="nil"/>
              <w:bottom w:val="single" w:sz="8" w:space="0" w:color="auto"/>
              <w:right w:val="nil"/>
            </w:tcBorders>
            <w:shd w:val="clear" w:color="auto" w:fill="auto"/>
            <w:vAlign w:val="center"/>
            <w:hideMark/>
          </w:tcPr>
          <w:p w14:paraId="6384E016" w14:textId="77777777" w:rsidR="00595715" w:rsidRPr="004E596F" w:rsidRDefault="00595715" w:rsidP="008B40BD">
            <w:pPr>
              <w:rPr>
                <w:rFonts w:ascii="Arial" w:eastAsia="Times New Roman" w:hAnsi="Arial" w:cs="Arial"/>
                <w:b/>
                <w:color w:val="000000"/>
                <w:sz w:val="22"/>
                <w:szCs w:val="22"/>
              </w:rPr>
            </w:pPr>
            <w:r w:rsidRPr="004E596F">
              <w:rPr>
                <w:rFonts w:ascii="Arial" w:eastAsia="Times New Roman" w:hAnsi="Arial" w:cs="Arial"/>
                <w:b/>
                <w:color w:val="000000"/>
                <w:sz w:val="22"/>
                <w:szCs w:val="22"/>
              </w:rPr>
              <w:t>Characteristic</w:t>
            </w:r>
          </w:p>
        </w:tc>
        <w:tc>
          <w:tcPr>
            <w:tcW w:w="1980" w:type="dxa"/>
            <w:tcBorders>
              <w:top w:val="nil"/>
              <w:left w:val="nil"/>
              <w:bottom w:val="single" w:sz="8" w:space="0" w:color="auto"/>
              <w:right w:val="nil"/>
            </w:tcBorders>
            <w:shd w:val="clear" w:color="auto" w:fill="auto"/>
            <w:vAlign w:val="center"/>
            <w:hideMark/>
          </w:tcPr>
          <w:p w14:paraId="7B95884D" w14:textId="693AD980" w:rsidR="00595715" w:rsidRPr="004E596F" w:rsidRDefault="00595715" w:rsidP="008B40BD">
            <w:pPr>
              <w:jc w:val="center"/>
              <w:rPr>
                <w:rFonts w:ascii="Arial" w:eastAsia="Times New Roman" w:hAnsi="Arial" w:cs="Arial"/>
                <w:b/>
                <w:color w:val="000000"/>
                <w:sz w:val="22"/>
                <w:szCs w:val="22"/>
              </w:rPr>
            </w:pPr>
            <w:r w:rsidRPr="004E596F">
              <w:rPr>
                <w:rFonts w:ascii="Arial" w:eastAsia="Times New Roman" w:hAnsi="Arial" w:cs="Arial"/>
                <w:b/>
                <w:color w:val="000000"/>
                <w:sz w:val="22"/>
                <w:szCs w:val="22"/>
              </w:rPr>
              <w:t>N = 1,</w:t>
            </w:r>
            <w:r w:rsidRPr="004E596F">
              <w:rPr>
                <w:rFonts w:ascii="Arial" w:eastAsia="Times New Roman" w:hAnsi="Arial" w:cs="Arial"/>
                <w:b/>
                <w:bCs/>
                <w:color w:val="000000"/>
                <w:sz w:val="22"/>
                <w:szCs w:val="22"/>
              </w:rPr>
              <w:t>020</w:t>
            </w:r>
            <w:r w:rsidR="004F60B5">
              <w:rPr>
                <w:rFonts w:ascii="Arial" w:eastAsia="Times New Roman" w:hAnsi="Arial" w:cs="Arial"/>
                <w:i/>
                <w:iCs/>
                <w:color w:val="000000"/>
                <w:sz w:val="22"/>
                <w:szCs w:val="22"/>
                <w:vertAlign w:val="superscript"/>
              </w:rPr>
              <w:t>b</w:t>
            </w:r>
          </w:p>
        </w:tc>
        <w:tc>
          <w:tcPr>
            <w:tcW w:w="1800" w:type="dxa"/>
            <w:tcBorders>
              <w:top w:val="nil"/>
              <w:left w:val="nil"/>
              <w:bottom w:val="single" w:sz="8" w:space="0" w:color="auto"/>
              <w:right w:val="nil"/>
            </w:tcBorders>
            <w:shd w:val="clear" w:color="auto" w:fill="auto"/>
            <w:vAlign w:val="center"/>
            <w:hideMark/>
          </w:tcPr>
          <w:p w14:paraId="329AE9C9" w14:textId="2B263292" w:rsidR="00595715" w:rsidRPr="004E596F" w:rsidRDefault="00595715" w:rsidP="008B40BD">
            <w:pPr>
              <w:jc w:val="center"/>
              <w:rPr>
                <w:rFonts w:ascii="Arial" w:eastAsia="Times New Roman" w:hAnsi="Arial" w:cs="Arial"/>
                <w:b/>
                <w:color w:val="000000"/>
                <w:sz w:val="22"/>
                <w:szCs w:val="22"/>
              </w:rPr>
            </w:pPr>
            <w:r w:rsidRPr="004E596F">
              <w:rPr>
                <w:rFonts w:ascii="Arial" w:eastAsia="Times New Roman" w:hAnsi="Arial" w:cs="Arial"/>
                <w:b/>
                <w:color w:val="000000"/>
                <w:sz w:val="22"/>
                <w:szCs w:val="22"/>
              </w:rPr>
              <w:t>N = 1,</w:t>
            </w:r>
            <w:r w:rsidRPr="004E596F">
              <w:rPr>
                <w:rFonts w:ascii="Arial" w:eastAsia="Times New Roman" w:hAnsi="Arial" w:cs="Arial"/>
                <w:b/>
                <w:bCs/>
                <w:color w:val="000000"/>
                <w:sz w:val="22"/>
                <w:szCs w:val="22"/>
              </w:rPr>
              <w:t>167</w:t>
            </w:r>
            <w:r w:rsidR="004F60B5">
              <w:rPr>
                <w:rFonts w:ascii="Arial" w:eastAsia="Times New Roman" w:hAnsi="Arial" w:cs="Arial"/>
                <w:i/>
                <w:iCs/>
                <w:color w:val="000000"/>
                <w:sz w:val="22"/>
                <w:szCs w:val="22"/>
                <w:vertAlign w:val="superscript"/>
              </w:rPr>
              <w:t>b</w:t>
            </w:r>
          </w:p>
        </w:tc>
        <w:tc>
          <w:tcPr>
            <w:tcW w:w="900" w:type="dxa"/>
            <w:vMerge/>
            <w:tcBorders>
              <w:top w:val="nil"/>
              <w:left w:val="nil"/>
              <w:bottom w:val="single" w:sz="8" w:space="0" w:color="000000"/>
              <w:right w:val="nil"/>
            </w:tcBorders>
            <w:vAlign w:val="center"/>
            <w:hideMark/>
          </w:tcPr>
          <w:p w14:paraId="7C078893" w14:textId="77777777" w:rsidR="00595715" w:rsidRPr="004E596F" w:rsidRDefault="00595715" w:rsidP="008B40BD">
            <w:pPr>
              <w:rPr>
                <w:rFonts w:ascii="Arial" w:eastAsia="Times New Roman" w:hAnsi="Arial" w:cs="Arial"/>
                <w:b/>
                <w:color w:val="000000"/>
                <w:sz w:val="22"/>
                <w:szCs w:val="22"/>
              </w:rPr>
            </w:pPr>
          </w:p>
        </w:tc>
      </w:tr>
      <w:tr w:rsidR="00595715" w:rsidRPr="00191833" w14:paraId="6A669C71" w14:textId="77777777" w:rsidTr="007760E2">
        <w:trPr>
          <w:trHeight w:val="20"/>
        </w:trPr>
        <w:tc>
          <w:tcPr>
            <w:tcW w:w="4320" w:type="dxa"/>
            <w:gridSpan w:val="2"/>
            <w:tcBorders>
              <w:top w:val="nil"/>
              <w:left w:val="nil"/>
              <w:bottom w:val="nil"/>
              <w:right w:val="nil"/>
            </w:tcBorders>
            <w:shd w:val="clear" w:color="auto" w:fill="auto"/>
            <w:vAlign w:val="center"/>
            <w:hideMark/>
          </w:tcPr>
          <w:p w14:paraId="250510BB" w14:textId="77777777" w:rsidR="00595715" w:rsidRPr="004E596F" w:rsidRDefault="00595715" w:rsidP="008B40BD">
            <w:pPr>
              <w:rPr>
                <w:rFonts w:ascii="Arial" w:eastAsia="Times New Roman" w:hAnsi="Arial" w:cs="Arial"/>
                <w:b/>
                <w:color w:val="000000"/>
                <w:sz w:val="22"/>
                <w:szCs w:val="22"/>
              </w:rPr>
            </w:pPr>
            <w:r w:rsidRPr="004E596F">
              <w:rPr>
                <w:rFonts w:ascii="Arial" w:eastAsia="Times New Roman" w:hAnsi="Arial" w:cs="Arial"/>
                <w:b/>
                <w:color w:val="000000"/>
                <w:sz w:val="22"/>
                <w:szCs w:val="22"/>
              </w:rPr>
              <w:t>Age</w:t>
            </w:r>
          </w:p>
        </w:tc>
        <w:tc>
          <w:tcPr>
            <w:tcW w:w="1980" w:type="dxa"/>
            <w:tcBorders>
              <w:top w:val="nil"/>
              <w:left w:val="nil"/>
              <w:bottom w:val="nil"/>
              <w:right w:val="nil"/>
            </w:tcBorders>
            <w:shd w:val="clear" w:color="auto" w:fill="auto"/>
            <w:vAlign w:val="bottom"/>
            <w:hideMark/>
          </w:tcPr>
          <w:p w14:paraId="4E5F9579" w14:textId="77777777" w:rsidR="00595715" w:rsidRPr="004E596F" w:rsidRDefault="00595715" w:rsidP="008B40BD">
            <w:pPr>
              <w:rPr>
                <w:rFonts w:ascii="Arial" w:eastAsia="Times New Roman" w:hAnsi="Arial" w:cs="Arial"/>
                <w:b/>
                <w:color w:val="000000"/>
                <w:sz w:val="22"/>
                <w:szCs w:val="22"/>
              </w:rPr>
            </w:pPr>
          </w:p>
        </w:tc>
        <w:tc>
          <w:tcPr>
            <w:tcW w:w="1800" w:type="dxa"/>
            <w:tcBorders>
              <w:top w:val="nil"/>
              <w:left w:val="nil"/>
              <w:bottom w:val="nil"/>
              <w:right w:val="nil"/>
            </w:tcBorders>
            <w:shd w:val="clear" w:color="auto" w:fill="auto"/>
            <w:vAlign w:val="bottom"/>
            <w:hideMark/>
          </w:tcPr>
          <w:p w14:paraId="43F61DFF" w14:textId="77777777" w:rsidR="00595715" w:rsidRPr="004E596F" w:rsidRDefault="00595715" w:rsidP="008B40BD">
            <w:pPr>
              <w:rPr>
                <w:rFonts w:ascii="Arial" w:eastAsia="Times New Roman" w:hAnsi="Arial" w:cs="Arial"/>
                <w:sz w:val="22"/>
                <w:szCs w:val="22"/>
              </w:rPr>
            </w:pPr>
          </w:p>
        </w:tc>
        <w:tc>
          <w:tcPr>
            <w:tcW w:w="900" w:type="dxa"/>
            <w:tcBorders>
              <w:top w:val="nil"/>
              <w:left w:val="nil"/>
              <w:bottom w:val="nil"/>
              <w:right w:val="nil"/>
            </w:tcBorders>
            <w:shd w:val="clear" w:color="auto" w:fill="auto"/>
            <w:vAlign w:val="center"/>
            <w:hideMark/>
          </w:tcPr>
          <w:p w14:paraId="53E98DB6" w14:textId="77777777" w:rsidR="00595715" w:rsidRPr="004E596F" w:rsidRDefault="00595715" w:rsidP="008B40BD">
            <w:pPr>
              <w:jc w:val="right"/>
              <w:rPr>
                <w:rFonts w:ascii="Arial" w:eastAsia="Times New Roman" w:hAnsi="Arial" w:cs="Arial"/>
                <w:b/>
                <w:color w:val="000000"/>
                <w:sz w:val="22"/>
                <w:szCs w:val="22"/>
              </w:rPr>
            </w:pPr>
            <w:r w:rsidRPr="004E596F">
              <w:rPr>
                <w:rFonts w:ascii="Arial" w:eastAsia="Times New Roman" w:hAnsi="Arial" w:cs="Arial"/>
                <w:b/>
                <w:color w:val="000000"/>
                <w:sz w:val="22"/>
                <w:szCs w:val="22"/>
              </w:rPr>
              <w:t>0.01</w:t>
            </w:r>
          </w:p>
        </w:tc>
      </w:tr>
      <w:tr w:rsidR="00595715" w:rsidRPr="00191833" w14:paraId="201D8E97" w14:textId="77777777" w:rsidTr="007760E2">
        <w:trPr>
          <w:trHeight w:val="20"/>
        </w:trPr>
        <w:tc>
          <w:tcPr>
            <w:tcW w:w="650" w:type="dxa"/>
            <w:tcBorders>
              <w:top w:val="nil"/>
              <w:left w:val="nil"/>
              <w:bottom w:val="nil"/>
              <w:right w:val="nil"/>
            </w:tcBorders>
            <w:shd w:val="clear" w:color="auto" w:fill="auto"/>
            <w:noWrap/>
            <w:vAlign w:val="bottom"/>
            <w:hideMark/>
          </w:tcPr>
          <w:p w14:paraId="7D8C7A82" w14:textId="77777777" w:rsidR="00595715" w:rsidRPr="00191833" w:rsidRDefault="00595715" w:rsidP="008B40BD">
            <w:pPr>
              <w:jc w:val="right"/>
              <w:rPr>
                <w:rFonts w:ascii="Calibri" w:eastAsia="Times New Roman" w:hAnsi="Calibri" w:cs="Calibri"/>
                <w:b/>
                <w:bCs/>
                <w:color w:val="000000"/>
              </w:rPr>
            </w:pPr>
          </w:p>
        </w:tc>
        <w:tc>
          <w:tcPr>
            <w:tcW w:w="3670" w:type="dxa"/>
            <w:tcBorders>
              <w:top w:val="nil"/>
              <w:left w:val="nil"/>
              <w:bottom w:val="nil"/>
              <w:right w:val="nil"/>
            </w:tcBorders>
            <w:shd w:val="clear" w:color="auto" w:fill="auto"/>
            <w:vAlign w:val="center"/>
            <w:hideMark/>
          </w:tcPr>
          <w:p w14:paraId="1144B6CE" w14:textId="77777777"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18-19</w:t>
            </w:r>
          </w:p>
        </w:tc>
        <w:tc>
          <w:tcPr>
            <w:tcW w:w="1980" w:type="dxa"/>
            <w:tcBorders>
              <w:top w:val="nil"/>
              <w:left w:val="nil"/>
              <w:bottom w:val="nil"/>
              <w:right w:val="nil"/>
            </w:tcBorders>
            <w:shd w:val="clear" w:color="auto" w:fill="auto"/>
            <w:vAlign w:val="center"/>
            <w:hideMark/>
          </w:tcPr>
          <w:p w14:paraId="1425ADC4"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228 (22%)</w:t>
            </w:r>
          </w:p>
        </w:tc>
        <w:tc>
          <w:tcPr>
            <w:tcW w:w="1800" w:type="dxa"/>
            <w:tcBorders>
              <w:top w:val="nil"/>
              <w:left w:val="nil"/>
              <w:bottom w:val="nil"/>
              <w:right w:val="nil"/>
            </w:tcBorders>
            <w:shd w:val="clear" w:color="auto" w:fill="auto"/>
            <w:vAlign w:val="center"/>
            <w:hideMark/>
          </w:tcPr>
          <w:p w14:paraId="04880323"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223 (19%)</w:t>
            </w:r>
          </w:p>
        </w:tc>
        <w:tc>
          <w:tcPr>
            <w:tcW w:w="900" w:type="dxa"/>
            <w:tcBorders>
              <w:top w:val="nil"/>
              <w:left w:val="nil"/>
              <w:bottom w:val="nil"/>
              <w:right w:val="nil"/>
            </w:tcBorders>
            <w:shd w:val="clear" w:color="auto" w:fill="auto"/>
            <w:vAlign w:val="center"/>
            <w:hideMark/>
          </w:tcPr>
          <w:p w14:paraId="70ECFB67"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72115F8A" w14:textId="77777777" w:rsidTr="007760E2">
        <w:trPr>
          <w:trHeight w:val="20"/>
        </w:trPr>
        <w:tc>
          <w:tcPr>
            <w:tcW w:w="650" w:type="dxa"/>
            <w:tcBorders>
              <w:top w:val="nil"/>
              <w:left w:val="nil"/>
              <w:bottom w:val="nil"/>
              <w:right w:val="nil"/>
            </w:tcBorders>
            <w:shd w:val="clear" w:color="auto" w:fill="auto"/>
            <w:noWrap/>
            <w:vAlign w:val="bottom"/>
            <w:hideMark/>
          </w:tcPr>
          <w:p w14:paraId="28F3FCFD" w14:textId="77777777" w:rsidR="00595715" w:rsidRPr="00191833" w:rsidRDefault="00595715" w:rsidP="008B40BD">
            <w:pPr>
              <w:jc w:val="right"/>
              <w:rPr>
                <w:rFonts w:ascii="Times New Roman" w:eastAsia="Times New Roman" w:hAnsi="Times New Roman" w:cs="Times New Roman"/>
                <w:sz w:val="20"/>
                <w:szCs w:val="20"/>
              </w:rPr>
            </w:pPr>
          </w:p>
        </w:tc>
        <w:tc>
          <w:tcPr>
            <w:tcW w:w="3670" w:type="dxa"/>
            <w:tcBorders>
              <w:top w:val="nil"/>
              <w:left w:val="nil"/>
              <w:bottom w:val="nil"/>
              <w:right w:val="nil"/>
            </w:tcBorders>
            <w:shd w:val="clear" w:color="auto" w:fill="auto"/>
            <w:vAlign w:val="center"/>
            <w:hideMark/>
          </w:tcPr>
          <w:p w14:paraId="333D505A" w14:textId="77777777"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20-24</w:t>
            </w:r>
          </w:p>
        </w:tc>
        <w:tc>
          <w:tcPr>
            <w:tcW w:w="1980" w:type="dxa"/>
            <w:tcBorders>
              <w:top w:val="nil"/>
              <w:left w:val="nil"/>
              <w:bottom w:val="nil"/>
              <w:right w:val="nil"/>
            </w:tcBorders>
            <w:shd w:val="clear" w:color="auto" w:fill="auto"/>
            <w:vAlign w:val="center"/>
            <w:hideMark/>
          </w:tcPr>
          <w:p w14:paraId="52404963"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621 (61%)</w:t>
            </w:r>
          </w:p>
        </w:tc>
        <w:tc>
          <w:tcPr>
            <w:tcW w:w="1800" w:type="dxa"/>
            <w:tcBorders>
              <w:top w:val="nil"/>
              <w:left w:val="nil"/>
              <w:bottom w:val="nil"/>
              <w:right w:val="nil"/>
            </w:tcBorders>
            <w:shd w:val="clear" w:color="auto" w:fill="auto"/>
            <w:vAlign w:val="center"/>
            <w:hideMark/>
          </w:tcPr>
          <w:p w14:paraId="074C39C1"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696 (60%)</w:t>
            </w:r>
          </w:p>
        </w:tc>
        <w:tc>
          <w:tcPr>
            <w:tcW w:w="900" w:type="dxa"/>
            <w:tcBorders>
              <w:top w:val="nil"/>
              <w:left w:val="nil"/>
              <w:bottom w:val="nil"/>
              <w:right w:val="nil"/>
            </w:tcBorders>
            <w:shd w:val="clear" w:color="auto" w:fill="auto"/>
            <w:vAlign w:val="center"/>
            <w:hideMark/>
          </w:tcPr>
          <w:p w14:paraId="12504BFA"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12208FCA" w14:textId="77777777" w:rsidTr="007760E2">
        <w:trPr>
          <w:trHeight w:val="20"/>
        </w:trPr>
        <w:tc>
          <w:tcPr>
            <w:tcW w:w="650" w:type="dxa"/>
            <w:tcBorders>
              <w:top w:val="nil"/>
              <w:left w:val="nil"/>
              <w:bottom w:val="nil"/>
              <w:right w:val="nil"/>
            </w:tcBorders>
            <w:shd w:val="clear" w:color="auto" w:fill="auto"/>
            <w:noWrap/>
            <w:vAlign w:val="bottom"/>
            <w:hideMark/>
          </w:tcPr>
          <w:p w14:paraId="1F8B1A8F" w14:textId="77777777" w:rsidR="00595715" w:rsidRPr="00191833" w:rsidRDefault="00595715" w:rsidP="008B40BD">
            <w:pPr>
              <w:jc w:val="right"/>
              <w:rPr>
                <w:rFonts w:ascii="Times New Roman" w:eastAsia="Times New Roman" w:hAnsi="Times New Roman" w:cs="Times New Roman"/>
                <w:sz w:val="20"/>
                <w:szCs w:val="20"/>
              </w:rPr>
            </w:pPr>
          </w:p>
        </w:tc>
        <w:tc>
          <w:tcPr>
            <w:tcW w:w="3670" w:type="dxa"/>
            <w:tcBorders>
              <w:top w:val="nil"/>
              <w:left w:val="nil"/>
              <w:bottom w:val="nil"/>
              <w:right w:val="nil"/>
            </w:tcBorders>
            <w:shd w:val="clear" w:color="auto" w:fill="auto"/>
            <w:vAlign w:val="center"/>
            <w:hideMark/>
          </w:tcPr>
          <w:p w14:paraId="3686A94E" w14:textId="77777777"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25-26</w:t>
            </w:r>
          </w:p>
        </w:tc>
        <w:tc>
          <w:tcPr>
            <w:tcW w:w="1980" w:type="dxa"/>
            <w:tcBorders>
              <w:top w:val="nil"/>
              <w:left w:val="nil"/>
              <w:bottom w:val="nil"/>
              <w:right w:val="nil"/>
            </w:tcBorders>
            <w:shd w:val="clear" w:color="auto" w:fill="auto"/>
            <w:vAlign w:val="center"/>
            <w:hideMark/>
          </w:tcPr>
          <w:p w14:paraId="6719E881"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171 (17%)</w:t>
            </w:r>
          </w:p>
        </w:tc>
        <w:tc>
          <w:tcPr>
            <w:tcW w:w="1800" w:type="dxa"/>
            <w:tcBorders>
              <w:top w:val="nil"/>
              <w:left w:val="nil"/>
              <w:bottom w:val="nil"/>
              <w:right w:val="nil"/>
            </w:tcBorders>
            <w:shd w:val="clear" w:color="auto" w:fill="auto"/>
            <w:vAlign w:val="center"/>
            <w:hideMark/>
          </w:tcPr>
          <w:p w14:paraId="67F98E87"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248 (21%)</w:t>
            </w:r>
          </w:p>
        </w:tc>
        <w:tc>
          <w:tcPr>
            <w:tcW w:w="900" w:type="dxa"/>
            <w:tcBorders>
              <w:top w:val="nil"/>
              <w:left w:val="nil"/>
              <w:bottom w:val="nil"/>
              <w:right w:val="nil"/>
            </w:tcBorders>
            <w:shd w:val="clear" w:color="auto" w:fill="auto"/>
            <w:vAlign w:val="center"/>
            <w:hideMark/>
          </w:tcPr>
          <w:p w14:paraId="6BDDBFEF"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29A5B252" w14:textId="77777777" w:rsidTr="007760E2">
        <w:trPr>
          <w:trHeight w:val="20"/>
        </w:trPr>
        <w:tc>
          <w:tcPr>
            <w:tcW w:w="4320" w:type="dxa"/>
            <w:gridSpan w:val="2"/>
            <w:tcBorders>
              <w:top w:val="nil"/>
              <w:left w:val="nil"/>
              <w:bottom w:val="nil"/>
              <w:right w:val="nil"/>
            </w:tcBorders>
            <w:shd w:val="clear" w:color="auto" w:fill="auto"/>
            <w:vAlign w:val="center"/>
            <w:hideMark/>
          </w:tcPr>
          <w:p w14:paraId="0638E126" w14:textId="77777777" w:rsidR="00595715" w:rsidRPr="004E596F" w:rsidRDefault="00595715" w:rsidP="008B40BD">
            <w:pPr>
              <w:rPr>
                <w:rFonts w:ascii="Arial" w:eastAsia="Times New Roman" w:hAnsi="Arial" w:cs="Arial"/>
                <w:b/>
                <w:color w:val="000000"/>
                <w:sz w:val="22"/>
                <w:szCs w:val="22"/>
              </w:rPr>
            </w:pPr>
            <w:r w:rsidRPr="004E596F">
              <w:rPr>
                <w:rFonts w:ascii="Arial" w:eastAsia="Times New Roman" w:hAnsi="Arial" w:cs="Arial"/>
                <w:b/>
                <w:color w:val="000000"/>
                <w:sz w:val="22"/>
                <w:szCs w:val="22"/>
              </w:rPr>
              <w:t>Gender</w:t>
            </w:r>
          </w:p>
        </w:tc>
        <w:tc>
          <w:tcPr>
            <w:tcW w:w="1980" w:type="dxa"/>
            <w:tcBorders>
              <w:top w:val="nil"/>
              <w:left w:val="nil"/>
              <w:bottom w:val="nil"/>
              <w:right w:val="nil"/>
            </w:tcBorders>
            <w:shd w:val="clear" w:color="auto" w:fill="auto"/>
            <w:vAlign w:val="bottom"/>
            <w:hideMark/>
          </w:tcPr>
          <w:p w14:paraId="4F221B16" w14:textId="77777777" w:rsidR="00595715" w:rsidRPr="004E596F" w:rsidRDefault="00595715" w:rsidP="008B40BD">
            <w:pPr>
              <w:rPr>
                <w:rFonts w:ascii="Arial" w:eastAsia="Times New Roman" w:hAnsi="Arial" w:cs="Arial"/>
                <w:b/>
                <w:color w:val="000000"/>
                <w:sz w:val="22"/>
                <w:szCs w:val="22"/>
              </w:rPr>
            </w:pPr>
          </w:p>
        </w:tc>
        <w:tc>
          <w:tcPr>
            <w:tcW w:w="1800" w:type="dxa"/>
            <w:tcBorders>
              <w:top w:val="nil"/>
              <w:left w:val="nil"/>
              <w:bottom w:val="nil"/>
              <w:right w:val="nil"/>
            </w:tcBorders>
            <w:shd w:val="clear" w:color="auto" w:fill="auto"/>
            <w:vAlign w:val="bottom"/>
            <w:hideMark/>
          </w:tcPr>
          <w:p w14:paraId="6A76023E" w14:textId="77777777" w:rsidR="00595715" w:rsidRPr="004E596F" w:rsidRDefault="00595715" w:rsidP="008B40BD">
            <w:pPr>
              <w:rPr>
                <w:rFonts w:ascii="Arial" w:eastAsia="Times New Roman" w:hAnsi="Arial" w:cs="Arial"/>
                <w:sz w:val="22"/>
                <w:szCs w:val="22"/>
              </w:rPr>
            </w:pPr>
          </w:p>
        </w:tc>
        <w:tc>
          <w:tcPr>
            <w:tcW w:w="900" w:type="dxa"/>
            <w:tcBorders>
              <w:top w:val="nil"/>
              <w:left w:val="nil"/>
              <w:bottom w:val="nil"/>
              <w:right w:val="nil"/>
            </w:tcBorders>
            <w:shd w:val="clear" w:color="auto" w:fill="auto"/>
            <w:vAlign w:val="center"/>
            <w:hideMark/>
          </w:tcPr>
          <w:p w14:paraId="4C40E9E7" w14:textId="77777777" w:rsidR="00595715" w:rsidRPr="004E596F" w:rsidRDefault="00595715" w:rsidP="008B40BD">
            <w:pPr>
              <w:jc w:val="right"/>
              <w:rPr>
                <w:rFonts w:ascii="Arial" w:eastAsia="Times New Roman" w:hAnsi="Arial" w:cs="Arial"/>
                <w:b/>
                <w:color w:val="000000"/>
                <w:sz w:val="22"/>
                <w:szCs w:val="22"/>
              </w:rPr>
            </w:pPr>
            <w:r w:rsidRPr="004E596F">
              <w:rPr>
                <w:rFonts w:ascii="Arial" w:eastAsia="Times New Roman" w:hAnsi="Arial" w:cs="Arial"/>
                <w:b/>
                <w:color w:val="000000"/>
                <w:sz w:val="22"/>
                <w:szCs w:val="22"/>
              </w:rPr>
              <w:t>&lt;0.01</w:t>
            </w:r>
          </w:p>
        </w:tc>
      </w:tr>
      <w:tr w:rsidR="00595715" w:rsidRPr="00191833" w14:paraId="6F40D3F6" w14:textId="77777777" w:rsidTr="007760E2">
        <w:trPr>
          <w:trHeight w:val="20"/>
        </w:trPr>
        <w:tc>
          <w:tcPr>
            <w:tcW w:w="650" w:type="dxa"/>
            <w:tcBorders>
              <w:top w:val="nil"/>
              <w:left w:val="nil"/>
              <w:bottom w:val="nil"/>
              <w:right w:val="nil"/>
            </w:tcBorders>
            <w:shd w:val="clear" w:color="auto" w:fill="auto"/>
            <w:noWrap/>
            <w:vAlign w:val="bottom"/>
            <w:hideMark/>
          </w:tcPr>
          <w:p w14:paraId="54B6C695" w14:textId="77777777" w:rsidR="00595715" w:rsidRPr="00191833" w:rsidRDefault="00595715" w:rsidP="008B40BD">
            <w:pPr>
              <w:jc w:val="right"/>
              <w:rPr>
                <w:rFonts w:ascii="Calibri" w:eastAsia="Times New Roman" w:hAnsi="Calibri" w:cs="Calibri"/>
                <w:color w:val="000000"/>
              </w:rPr>
            </w:pPr>
          </w:p>
        </w:tc>
        <w:tc>
          <w:tcPr>
            <w:tcW w:w="3670" w:type="dxa"/>
            <w:tcBorders>
              <w:top w:val="nil"/>
              <w:left w:val="nil"/>
              <w:bottom w:val="nil"/>
              <w:right w:val="nil"/>
            </w:tcBorders>
            <w:shd w:val="clear" w:color="auto" w:fill="auto"/>
            <w:vAlign w:val="center"/>
            <w:hideMark/>
          </w:tcPr>
          <w:p w14:paraId="02ED3752" w14:textId="77777777"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Female</w:t>
            </w:r>
          </w:p>
        </w:tc>
        <w:tc>
          <w:tcPr>
            <w:tcW w:w="1980" w:type="dxa"/>
            <w:tcBorders>
              <w:top w:val="nil"/>
              <w:left w:val="nil"/>
              <w:bottom w:val="nil"/>
              <w:right w:val="nil"/>
            </w:tcBorders>
            <w:shd w:val="clear" w:color="auto" w:fill="auto"/>
            <w:vAlign w:val="center"/>
            <w:hideMark/>
          </w:tcPr>
          <w:p w14:paraId="616FFB8F"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631 (62%)</w:t>
            </w:r>
          </w:p>
        </w:tc>
        <w:tc>
          <w:tcPr>
            <w:tcW w:w="1800" w:type="dxa"/>
            <w:tcBorders>
              <w:top w:val="nil"/>
              <w:left w:val="nil"/>
              <w:bottom w:val="nil"/>
              <w:right w:val="nil"/>
            </w:tcBorders>
            <w:shd w:val="clear" w:color="auto" w:fill="auto"/>
            <w:vAlign w:val="center"/>
            <w:hideMark/>
          </w:tcPr>
          <w:p w14:paraId="201294B0"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905 (78%)</w:t>
            </w:r>
          </w:p>
        </w:tc>
        <w:tc>
          <w:tcPr>
            <w:tcW w:w="900" w:type="dxa"/>
            <w:tcBorders>
              <w:top w:val="nil"/>
              <w:left w:val="nil"/>
              <w:bottom w:val="nil"/>
              <w:right w:val="nil"/>
            </w:tcBorders>
            <w:shd w:val="clear" w:color="auto" w:fill="auto"/>
            <w:vAlign w:val="center"/>
            <w:hideMark/>
          </w:tcPr>
          <w:p w14:paraId="03DEF876"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7814B46B" w14:textId="77777777" w:rsidTr="007760E2">
        <w:trPr>
          <w:trHeight w:val="20"/>
        </w:trPr>
        <w:tc>
          <w:tcPr>
            <w:tcW w:w="650" w:type="dxa"/>
            <w:tcBorders>
              <w:top w:val="nil"/>
              <w:left w:val="nil"/>
              <w:bottom w:val="nil"/>
              <w:right w:val="nil"/>
            </w:tcBorders>
            <w:shd w:val="clear" w:color="auto" w:fill="auto"/>
            <w:noWrap/>
            <w:vAlign w:val="bottom"/>
            <w:hideMark/>
          </w:tcPr>
          <w:p w14:paraId="25107BE1" w14:textId="77777777" w:rsidR="00595715" w:rsidRPr="00191833" w:rsidRDefault="00595715" w:rsidP="008B40BD">
            <w:pPr>
              <w:jc w:val="right"/>
              <w:rPr>
                <w:rFonts w:ascii="Times New Roman" w:eastAsia="Times New Roman" w:hAnsi="Times New Roman" w:cs="Times New Roman"/>
                <w:sz w:val="20"/>
                <w:szCs w:val="20"/>
              </w:rPr>
            </w:pPr>
          </w:p>
        </w:tc>
        <w:tc>
          <w:tcPr>
            <w:tcW w:w="3670" w:type="dxa"/>
            <w:tcBorders>
              <w:top w:val="nil"/>
              <w:left w:val="nil"/>
              <w:bottom w:val="nil"/>
              <w:right w:val="nil"/>
            </w:tcBorders>
            <w:shd w:val="clear" w:color="auto" w:fill="auto"/>
            <w:vAlign w:val="center"/>
            <w:hideMark/>
          </w:tcPr>
          <w:p w14:paraId="046D35CB" w14:textId="77777777"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Male</w:t>
            </w:r>
          </w:p>
        </w:tc>
        <w:tc>
          <w:tcPr>
            <w:tcW w:w="1980" w:type="dxa"/>
            <w:tcBorders>
              <w:top w:val="nil"/>
              <w:left w:val="nil"/>
              <w:bottom w:val="nil"/>
              <w:right w:val="nil"/>
            </w:tcBorders>
            <w:shd w:val="clear" w:color="auto" w:fill="auto"/>
            <w:vAlign w:val="center"/>
            <w:hideMark/>
          </w:tcPr>
          <w:p w14:paraId="6CB5520F"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377 (37%)</w:t>
            </w:r>
          </w:p>
        </w:tc>
        <w:tc>
          <w:tcPr>
            <w:tcW w:w="1800" w:type="dxa"/>
            <w:tcBorders>
              <w:top w:val="nil"/>
              <w:left w:val="nil"/>
              <w:bottom w:val="nil"/>
              <w:right w:val="nil"/>
            </w:tcBorders>
            <w:shd w:val="clear" w:color="auto" w:fill="auto"/>
            <w:vAlign w:val="center"/>
            <w:hideMark/>
          </w:tcPr>
          <w:p w14:paraId="0319F4D3"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243 (21%)</w:t>
            </w:r>
          </w:p>
        </w:tc>
        <w:tc>
          <w:tcPr>
            <w:tcW w:w="900" w:type="dxa"/>
            <w:tcBorders>
              <w:top w:val="nil"/>
              <w:left w:val="nil"/>
              <w:bottom w:val="nil"/>
              <w:right w:val="nil"/>
            </w:tcBorders>
            <w:shd w:val="clear" w:color="auto" w:fill="auto"/>
            <w:vAlign w:val="center"/>
            <w:hideMark/>
          </w:tcPr>
          <w:p w14:paraId="15D2015F"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50AC6305" w14:textId="77777777" w:rsidTr="007760E2">
        <w:trPr>
          <w:trHeight w:val="20"/>
        </w:trPr>
        <w:tc>
          <w:tcPr>
            <w:tcW w:w="650" w:type="dxa"/>
            <w:tcBorders>
              <w:top w:val="nil"/>
              <w:left w:val="nil"/>
              <w:bottom w:val="nil"/>
              <w:right w:val="nil"/>
            </w:tcBorders>
            <w:shd w:val="clear" w:color="auto" w:fill="auto"/>
            <w:noWrap/>
            <w:vAlign w:val="bottom"/>
            <w:hideMark/>
          </w:tcPr>
          <w:p w14:paraId="4D5A6FC5" w14:textId="77777777" w:rsidR="00595715" w:rsidRPr="00191833" w:rsidRDefault="00595715" w:rsidP="008B40BD">
            <w:pPr>
              <w:jc w:val="right"/>
              <w:rPr>
                <w:rFonts w:ascii="Times New Roman" w:eastAsia="Times New Roman" w:hAnsi="Times New Roman" w:cs="Times New Roman"/>
                <w:sz w:val="20"/>
                <w:szCs w:val="20"/>
              </w:rPr>
            </w:pPr>
          </w:p>
        </w:tc>
        <w:tc>
          <w:tcPr>
            <w:tcW w:w="3670" w:type="dxa"/>
            <w:tcBorders>
              <w:top w:val="nil"/>
              <w:left w:val="nil"/>
              <w:bottom w:val="nil"/>
              <w:right w:val="nil"/>
            </w:tcBorders>
            <w:shd w:val="clear" w:color="auto" w:fill="auto"/>
            <w:vAlign w:val="center"/>
            <w:hideMark/>
          </w:tcPr>
          <w:p w14:paraId="217EBEFF" w14:textId="5D0AE266"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Other</w:t>
            </w:r>
          </w:p>
        </w:tc>
        <w:tc>
          <w:tcPr>
            <w:tcW w:w="1980" w:type="dxa"/>
            <w:tcBorders>
              <w:top w:val="nil"/>
              <w:left w:val="nil"/>
              <w:bottom w:val="nil"/>
              <w:right w:val="nil"/>
            </w:tcBorders>
            <w:shd w:val="clear" w:color="auto" w:fill="auto"/>
            <w:vAlign w:val="center"/>
            <w:hideMark/>
          </w:tcPr>
          <w:p w14:paraId="1671FBBB"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12 (1.2%)</w:t>
            </w:r>
          </w:p>
        </w:tc>
        <w:tc>
          <w:tcPr>
            <w:tcW w:w="1800" w:type="dxa"/>
            <w:tcBorders>
              <w:top w:val="nil"/>
              <w:left w:val="nil"/>
              <w:bottom w:val="nil"/>
              <w:right w:val="nil"/>
            </w:tcBorders>
            <w:shd w:val="clear" w:color="auto" w:fill="auto"/>
            <w:vAlign w:val="center"/>
            <w:hideMark/>
          </w:tcPr>
          <w:p w14:paraId="2DD2E62A"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19 (1.6%)</w:t>
            </w:r>
          </w:p>
        </w:tc>
        <w:tc>
          <w:tcPr>
            <w:tcW w:w="900" w:type="dxa"/>
            <w:tcBorders>
              <w:top w:val="nil"/>
              <w:left w:val="nil"/>
              <w:bottom w:val="nil"/>
              <w:right w:val="nil"/>
            </w:tcBorders>
            <w:shd w:val="clear" w:color="auto" w:fill="auto"/>
            <w:vAlign w:val="center"/>
            <w:hideMark/>
          </w:tcPr>
          <w:p w14:paraId="0ED499B3"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61DBFC7A" w14:textId="77777777" w:rsidTr="007760E2">
        <w:trPr>
          <w:trHeight w:val="20"/>
        </w:trPr>
        <w:tc>
          <w:tcPr>
            <w:tcW w:w="4320" w:type="dxa"/>
            <w:gridSpan w:val="2"/>
            <w:tcBorders>
              <w:top w:val="nil"/>
              <w:left w:val="nil"/>
              <w:bottom w:val="nil"/>
              <w:right w:val="nil"/>
            </w:tcBorders>
            <w:shd w:val="clear" w:color="auto" w:fill="auto"/>
            <w:vAlign w:val="center"/>
            <w:hideMark/>
          </w:tcPr>
          <w:p w14:paraId="005F85DF" w14:textId="77777777" w:rsidR="00595715" w:rsidRPr="004E596F" w:rsidRDefault="00595715" w:rsidP="008B40BD">
            <w:pPr>
              <w:rPr>
                <w:rFonts w:ascii="Arial" w:eastAsia="Times New Roman" w:hAnsi="Arial" w:cs="Arial"/>
                <w:b/>
                <w:color w:val="000000"/>
                <w:sz w:val="22"/>
                <w:szCs w:val="22"/>
              </w:rPr>
            </w:pPr>
            <w:r w:rsidRPr="004E596F">
              <w:rPr>
                <w:rFonts w:ascii="Arial" w:eastAsia="Times New Roman" w:hAnsi="Arial" w:cs="Arial"/>
                <w:b/>
                <w:color w:val="000000"/>
                <w:sz w:val="22"/>
                <w:szCs w:val="22"/>
              </w:rPr>
              <w:t>Race and Ethnicity</w:t>
            </w:r>
          </w:p>
        </w:tc>
        <w:tc>
          <w:tcPr>
            <w:tcW w:w="1980" w:type="dxa"/>
            <w:tcBorders>
              <w:top w:val="nil"/>
              <w:left w:val="nil"/>
              <w:bottom w:val="nil"/>
              <w:right w:val="nil"/>
            </w:tcBorders>
            <w:shd w:val="clear" w:color="auto" w:fill="auto"/>
            <w:vAlign w:val="bottom"/>
            <w:hideMark/>
          </w:tcPr>
          <w:p w14:paraId="6B9F6153" w14:textId="77777777" w:rsidR="00595715" w:rsidRPr="004E596F" w:rsidRDefault="00595715" w:rsidP="008B40BD">
            <w:pPr>
              <w:rPr>
                <w:rFonts w:ascii="Arial" w:eastAsia="Times New Roman" w:hAnsi="Arial" w:cs="Arial"/>
                <w:b/>
                <w:color w:val="000000"/>
                <w:sz w:val="22"/>
                <w:szCs w:val="22"/>
              </w:rPr>
            </w:pPr>
          </w:p>
        </w:tc>
        <w:tc>
          <w:tcPr>
            <w:tcW w:w="1800" w:type="dxa"/>
            <w:tcBorders>
              <w:top w:val="nil"/>
              <w:left w:val="nil"/>
              <w:bottom w:val="nil"/>
              <w:right w:val="nil"/>
            </w:tcBorders>
            <w:shd w:val="clear" w:color="auto" w:fill="auto"/>
            <w:vAlign w:val="bottom"/>
            <w:hideMark/>
          </w:tcPr>
          <w:p w14:paraId="5C659886" w14:textId="77777777" w:rsidR="00595715" w:rsidRPr="004E596F" w:rsidRDefault="00595715" w:rsidP="008B40BD">
            <w:pPr>
              <w:rPr>
                <w:rFonts w:ascii="Arial" w:eastAsia="Times New Roman" w:hAnsi="Arial" w:cs="Arial"/>
                <w:sz w:val="22"/>
                <w:szCs w:val="22"/>
              </w:rPr>
            </w:pPr>
          </w:p>
        </w:tc>
        <w:tc>
          <w:tcPr>
            <w:tcW w:w="900" w:type="dxa"/>
            <w:tcBorders>
              <w:top w:val="nil"/>
              <w:left w:val="nil"/>
              <w:bottom w:val="nil"/>
              <w:right w:val="nil"/>
            </w:tcBorders>
            <w:shd w:val="clear" w:color="auto" w:fill="auto"/>
            <w:vAlign w:val="center"/>
            <w:hideMark/>
          </w:tcPr>
          <w:p w14:paraId="40994025" w14:textId="77777777" w:rsidR="00595715" w:rsidRPr="004E596F" w:rsidRDefault="00595715" w:rsidP="008B40BD">
            <w:pPr>
              <w:jc w:val="right"/>
              <w:rPr>
                <w:rFonts w:ascii="Arial" w:eastAsia="Times New Roman" w:hAnsi="Arial" w:cs="Arial"/>
                <w:b/>
                <w:color w:val="000000"/>
                <w:sz w:val="22"/>
                <w:szCs w:val="22"/>
              </w:rPr>
            </w:pPr>
            <w:r w:rsidRPr="004E596F">
              <w:rPr>
                <w:rFonts w:ascii="Arial" w:eastAsia="Times New Roman" w:hAnsi="Arial" w:cs="Arial"/>
                <w:b/>
                <w:color w:val="000000"/>
                <w:sz w:val="22"/>
                <w:szCs w:val="22"/>
              </w:rPr>
              <w:t>0.04</w:t>
            </w:r>
          </w:p>
        </w:tc>
      </w:tr>
      <w:tr w:rsidR="00595715" w:rsidRPr="00191833" w14:paraId="40F0A7BE" w14:textId="77777777" w:rsidTr="007760E2">
        <w:trPr>
          <w:trHeight w:val="20"/>
        </w:trPr>
        <w:tc>
          <w:tcPr>
            <w:tcW w:w="650" w:type="dxa"/>
            <w:tcBorders>
              <w:top w:val="nil"/>
              <w:left w:val="nil"/>
              <w:bottom w:val="nil"/>
              <w:right w:val="nil"/>
            </w:tcBorders>
            <w:shd w:val="clear" w:color="auto" w:fill="auto"/>
            <w:noWrap/>
            <w:vAlign w:val="bottom"/>
            <w:hideMark/>
          </w:tcPr>
          <w:p w14:paraId="4F71AC23" w14:textId="77777777" w:rsidR="00595715" w:rsidRPr="00191833" w:rsidRDefault="00595715" w:rsidP="008B40BD">
            <w:pPr>
              <w:jc w:val="right"/>
              <w:rPr>
                <w:rFonts w:ascii="Calibri" w:eastAsia="Times New Roman" w:hAnsi="Calibri" w:cs="Calibri"/>
                <w:color w:val="000000"/>
              </w:rPr>
            </w:pPr>
          </w:p>
        </w:tc>
        <w:tc>
          <w:tcPr>
            <w:tcW w:w="3670" w:type="dxa"/>
            <w:tcBorders>
              <w:top w:val="nil"/>
              <w:left w:val="nil"/>
              <w:bottom w:val="nil"/>
              <w:right w:val="nil"/>
            </w:tcBorders>
            <w:shd w:val="clear" w:color="auto" w:fill="auto"/>
            <w:vAlign w:val="center"/>
            <w:hideMark/>
          </w:tcPr>
          <w:p w14:paraId="56E5900F" w14:textId="657C51D1"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 xml:space="preserve">Not-Hispanic </w:t>
            </w:r>
            <w:r w:rsidR="001A669D" w:rsidRPr="004E596F">
              <w:rPr>
                <w:rFonts w:ascii="Arial" w:eastAsia="Times New Roman" w:hAnsi="Arial" w:cs="Arial"/>
                <w:color w:val="000000"/>
                <w:sz w:val="22"/>
                <w:szCs w:val="22"/>
              </w:rPr>
              <w:t>White/Caucasian</w:t>
            </w:r>
          </w:p>
        </w:tc>
        <w:tc>
          <w:tcPr>
            <w:tcW w:w="1980" w:type="dxa"/>
            <w:tcBorders>
              <w:top w:val="nil"/>
              <w:left w:val="nil"/>
              <w:bottom w:val="nil"/>
              <w:right w:val="nil"/>
            </w:tcBorders>
            <w:shd w:val="clear" w:color="auto" w:fill="auto"/>
            <w:vAlign w:val="center"/>
            <w:hideMark/>
          </w:tcPr>
          <w:p w14:paraId="3FD46505"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664 (66%)</w:t>
            </w:r>
          </w:p>
        </w:tc>
        <w:tc>
          <w:tcPr>
            <w:tcW w:w="1800" w:type="dxa"/>
            <w:tcBorders>
              <w:top w:val="nil"/>
              <w:left w:val="nil"/>
              <w:bottom w:val="nil"/>
              <w:right w:val="nil"/>
            </w:tcBorders>
            <w:shd w:val="clear" w:color="auto" w:fill="auto"/>
            <w:vAlign w:val="center"/>
            <w:hideMark/>
          </w:tcPr>
          <w:p w14:paraId="523434ED"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730 (63%)</w:t>
            </w:r>
          </w:p>
        </w:tc>
        <w:tc>
          <w:tcPr>
            <w:tcW w:w="900" w:type="dxa"/>
            <w:tcBorders>
              <w:top w:val="nil"/>
              <w:left w:val="nil"/>
              <w:bottom w:val="nil"/>
              <w:right w:val="nil"/>
            </w:tcBorders>
            <w:shd w:val="clear" w:color="auto" w:fill="auto"/>
            <w:vAlign w:val="center"/>
            <w:hideMark/>
          </w:tcPr>
          <w:p w14:paraId="37DF4635"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5B6E67DB" w14:textId="77777777" w:rsidTr="007760E2">
        <w:trPr>
          <w:trHeight w:val="20"/>
        </w:trPr>
        <w:tc>
          <w:tcPr>
            <w:tcW w:w="650" w:type="dxa"/>
            <w:tcBorders>
              <w:top w:val="nil"/>
              <w:left w:val="nil"/>
              <w:bottom w:val="nil"/>
              <w:right w:val="nil"/>
            </w:tcBorders>
            <w:shd w:val="clear" w:color="auto" w:fill="auto"/>
            <w:noWrap/>
            <w:vAlign w:val="bottom"/>
            <w:hideMark/>
          </w:tcPr>
          <w:p w14:paraId="6B6005BA" w14:textId="77777777" w:rsidR="00595715" w:rsidRPr="00191833" w:rsidRDefault="00595715" w:rsidP="008B40BD">
            <w:pPr>
              <w:jc w:val="right"/>
              <w:rPr>
                <w:rFonts w:ascii="Times New Roman" w:eastAsia="Times New Roman" w:hAnsi="Times New Roman" w:cs="Times New Roman"/>
                <w:sz w:val="20"/>
                <w:szCs w:val="20"/>
              </w:rPr>
            </w:pPr>
          </w:p>
        </w:tc>
        <w:tc>
          <w:tcPr>
            <w:tcW w:w="3670" w:type="dxa"/>
            <w:tcBorders>
              <w:top w:val="nil"/>
              <w:left w:val="nil"/>
              <w:bottom w:val="nil"/>
              <w:right w:val="nil"/>
            </w:tcBorders>
            <w:shd w:val="clear" w:color="auto" w:fill="auto"/>
            <w:vAlign w:val="center"/>
            <w:hideMark/>
          </w:tcPr>
          <w:p w14:paraId="5DC8AB60" w14:textId="77777777"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Not-Hispanic Minority</w:t>
            </w:r>
          </w:p>
        </w:tc>
        <w:tc>
          <w:tcPr>
            <w:tcW w:w="1980" w:type="dxa"/>
            <w:tcBorders>
              <w:top w:val="nil"/>
              <w:left w:val="nil"/>
              <w:bottom w:val="nil"/>
              <w:right w:val="nil"/>
            </w:tcBorders>
            <w:shd w:val="clear" w:color="auto" w:fill="auto"/>
            <w:vAlign w:val="center"/>
            <w:hideMark/>
          </w:tcPr>
          <w:p w14:paraId="766376FC"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192 (19%)</w:t>
            </w:r>
          </w:p>
        </w:tc>
        <w:tc>
          <w:tcPr>
            <w:tcW w:w="1800" w:type="dxa"/>
            <w:tcBorders>
              <w:top w:val="nil"/>
              <w:left w:val="nil"/>
              <w:bottom w:val="nil"/>
              <w:right w:val="nil"/>
            </w:tcBorders>
            <w:shd w:val="clear" w:color="auto" w:fill="auto"/>
            <w:vAlign w:val="center"/>
            <w:hideMark/>
          </w:tcPr>
          <w:p w14:paraId="60D89E13"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198 (17%)</w:t>
            </w:r>
          </w:p>
        </w:tc>
        <w:tc>
          <w:tcPr>
            <w:tcW w:w="900" w:type="dxa"/>
            <w:tcBorders>
              <w:top w:val="nil"/>
              <w:left w:val="nil"/>
              <w:bottom w:val="nil"/>
              <w:right w:val="nil"/>
            </w:tcBorders>
            <w:shd w:val="clear" w:color="auto" w:fill="auto"/>
            <w:vAlign w:val="center"/>
            <w:hideMark/>
          </w:tcPr>
          <w:p w14:paraId="71353AE8"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4F82DA2B" w14:textId="77777777" w:rsidTr="007760E2">
        <w:trPr>
          <w:trHeight w:val="20"/>
        </w:trPr>
        <w:tc>
          <w:tcPr>
            <w:tcW w:w="650" w:type="dxa"/>
            <w:tcBorders>
              <w:top w:val="nil"/>
              <w:left w:val="nil"/>
              <w:bottom w:val="nil"/>
              <w:right w:val="nil"/>
            </w:tcBorders>
            <w:shd w:val="clear" w:color="auto" w:fill="auto"/>
            <w:noWrap/>
            <w:vAlign w:val="bottom"/>
            <w:hideMark/>
          </w:tcPr>
          <w:p w14:paraId="359332A6" w14:textId="77777777" w:rsidR="00595715" w:rsidRPr="00191833" w:rsidRDefault="00595715" w:rsidP="008B40BD">
            <w:pPr>
              <w:jc w:val="right"/>
              <w:rPr>
                <w:rFonts w:ascii="Times New Roman" w:eastAsia="Times New Roman" w:hAnsi="Times New Roman" w:cs="Times New Roman"/>
                <w:sz w:val="20"/>
                <w:szCs w:val="20"/>
              </w:rPr>
            </w:pPr>
          </w:p>
        </w:tc>
        <w:tc>
          <w:tcPr>
            <w:tcW w:w="3670" w:type="dxa"/>
            <w:tcBorders>
              <w:top w:val="nil"/>
              <w:left w:val="nil"/>
              <w:bottom w:val="nil"/>
              <w:right w:val="nil"/>
            </w:tcBorders>
            <w:shd w:val="clear" w:color="auto" w:fill="auto"/>
            <w:vAlign w:val="center"/>
            <w:hideMark/>
          </w:tcPr>
          <w:p w14:paraId="6B0AC7F8" w14:textId="77777777"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Hispanic/Latino</w:t>
            </w:r>
          </w:p>
        </w:tc>
        <w:tc>
          <w:tcPr>
            <w:tcW w:w="1980" w:type="dxa"/>
            <w:tcBorders>
              <w:top w:val="nil"/>
              <w:left w:val="nil"/>
              <w:bottom w:val="nil"/>
              <w:right w:val="nil"/>
            </w:tcBorders>
            <w:shd w:val="clear" w:color="auto" w:fill="auto"/>
            <w:noWrap/>
            <w:vAlign w:val="bottom"/>
            <w:hideMark/>
          </w:tcPr>
          <w:p w14:paraId="17A661BE"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153 (15%)</w:t>
            </w:r>
          </w:p>
        </w:tc>
        <w:tc>
          <w:tcPr>
            <w:tcW w:w="1800" w:type="dxa"/>
            <w:tcBorders>
              <w:top w:val="nil"/>
              <w:left w:val="nil"/>
              <w:bottom w:val="nil"/>
              <w:right w:val="nil"/>
            </w:tcBorders>
            <w:shd w:val="clear" w:color="auto" w:fill="auto"/>
            <w:noWrap/>
            <w:vAlign w:val="center"/>
            <w:hideMark/>
          </w:tcPr>
          <w:p w14:paraId="6500782F" w14:textId="77777777" w:rsidR="00595715" w:rsidRPr="004E596F" w:rsidRDefault="00595715" w:rsidP="00595715">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222 (19%)</w:t>
            </w:r>
          </w:p>
        </w:tc>
        <w:tc>
          <w:tcPr>
            <w:tcW w:w="900" w:type="dxa"/>
            <w:tcBorders>
              <w:top w:val="nil"/>
              <w:left w:val="nil"/>
              <w:bottom w:val="nil"/>
              <w:right w:val="nil"/>
            </w:tcBorders>
            <w:shd w:val="clear" w:color="auto" w:fill="auto"/>
            <w:vAlign w:val="center"/>
            <w:hideMark/>
          </w:tcPr>
          <w:p w14:paraId="5E0F8BD3" w14:textId="77777777" w:rsidR="00595715" w:rsidRPr="004E596F" w:rsidRDefault="00595715" w:rsidP="008B40BD">
            <w:pPr>
              <w:rPr>
                <w:rFonts w:ascii="Arial" w:eastAsia="Times New Roman" w:hAnsi="Arial" w:cs="Arial"/>
                <w:color w:val="000000"/>
                <w:sz w:val="22"/>
                <w:szCs w:val="22"/>
              </w:rPr>
            </w:pPr>
          </w:p>
        </w:tc>
      </w:tr>
      <w:tr w:rsidR="00595715" w:rsidRPr="00191833" w14:paraId="6FF39D24" w14:textId="77777777" w:rsidTr="007760E2">
        <w:trPr>
          <w:trHeight w:val="20"/>
        </w:trPr>
        <w:tc>
          <w:tcPr>
            <w:tcW w:w="4320" w:type="dxa"/>
            <w:gridSpan w:val="2"/>
            <w:tcBorders>
              <w:top w:val="nil"/>
              <w:left w:val="nil"/>
              <w:bottom w:val="nil"/>
              <w:right w:val="nil"/>
            </w:tcBorders>
            <w:shd w:val="clear" w:color="auto" w:fill="auto"/>
            <w:vAlign w:val="center"/>
            <w:hideMark/>
          </w:tcPr>
          <w:p w14:paraId="69F87404" w14:textId="4625D9E5" w:rsidR="00595715" w:rsidRPr="004E596F" w:rsidRDefault="00595715" w:rsidP="008B40BD">
            <w:pPr>
              <w:rPr>
                <w:rFonts w:ascii="Arial" w:eastAsia="Times New Roman" w:hAnsi="Arial" w:cs="Arial"/>
                <w:b/>
                <w:color w:val="000000"/>
                <w:sz w:val="22"/>
                <w:szCs w:val="22"/>
              </w:rPr>
            </w:pPr>
            <w:r w:rsidRPr="004E596F">
              <w:rPr>
                <w:rFonts w:ascii="Arial" w:eastAsia="Times New Roman" w:hAnsi="Arial" w:cs="Arial"/>
                <w:b/>
                <w:color w:val="000000"/>
                <w:sz w:val="22"/>
                <w:szCs w:val="22"/>
              </w:rPr>
              <w:t>Rurality (RUCC)</w:t>
            </w:r>
            <w:r w:rsidR="009502A0">
              <w:rPr>
                <w:rFonts w:ascii="Arial" w:eastAsia="Times New Roman" w:hAnsi="Arial" w:cs="Arial"/>
                <w:i/>
                <w:iCs/>
                <w:color w:val="000000"/>
                <w:sz w:val="22"/>
                <w:szCs w:val="22"/>
                <w:vertAlign w:val="superscript"/>
              </w:rPr>
              <w:t>d</w:t>
            </w:r>
          </w:p>
        </w:tc>
        <w:tc>
          <w:tcPr>
            <w:tcW w:w="1980" w:type="dxa"/>
            <w:tcBorders>
              <w:top w:val="nil"/>
              <w:left w:val="nil"/>
              <w:bottom w:val="nil"/>
              <w:right w:val="nil"/>
            </w:tcBorders>
            <w:shd w:val="clear" w:color="auto" w:fill="auto"/>
            <w:vAlign w:val="bottom"/>
            <w:hideMark/>
          </w:tcPr>
          <w:p w14:paraId="7B87B9D5" w14:textId="77777777" w:rsidR="00595715" w:rsidRPr="004E596F" w:rsidRDefault="00595715" w:rsidP="008B40BD">
            <w:pPr>
              <w:rPr>
                <w:rFonts w:ascii="Arial" w:eastAsia="Times New Roman" w:hAnsi="Arial" w:cs="Arial"/>
                <w:b/>
                <w:color w:val="000000"/>
                <w:sz w:val="22"/>
                <w:szCs w:val="22"/>
              </w:rPr>
            </w:pPr>
          </w:p>
        </w:tc>
        <w:tc>
          <w:tcPr>
            <w:tcW w:w="1800" w:type="dxa"/>
            <w:tcBorders>
              <w:top w:val="nil"/>
              <w:left w:val="nil"/>
              <w:bottom w:val="nil"/>
              <w:right w:val="nil"/>
            </w:tcBorders>
            <w:shd w:val="clear" w:color="auto" w:fill="auto"/>
            <w:vAlign w:val="bottom"/>
            <w:hideMark/>
          </w:tcPr>
          <w:p w14:paraId="20F10E4D" w14:textId="77777777" w:rsidR="00595715" w:rsidRPr="004E596F" w:rsidRDefault="00595715" w:rsidP="008B40BD">
            <w:pPr>
              <w:rPr>
                <w:rFonts w:ascii="Arial" w:eastAsia="Times New Roman" w:hAnsi="Arial" w:cs="Arial"/>
                <w:sz w:val="22"/>
                <w:szCs w:val="22"/>
              </w:rPr>
            </w:pPr>
          </w:p>
        </w:tc>
        <w:tc>
          <w:tcPr>
            <w:tcW w:w="900" w:type="dxa"/>
            <w:tcBorders>
              <w:top w:val="nil"/>
              <w:left w:val="nil"/>
              <w:bottom w:val="nil"/>
              <w:right w:val="nil"/>
            </w:tcBorders>
            <w:shd w:val="clear" w:color="auto" w:fill="auto"/>
            <w:vAlign w:val="center"/>
            <w:hideMark/>
          </w:tcPr>
          <w:p w14:paraId="5ABE656E" w14:textId="77777777" w:rsidR="00595715" w:rsidRPr="004E596F" w:rsidRDefault="00595715" w:rsidP="008B40BD">
            <w:pPr>
              <w:jc w:val="right"/>
              <w:rPr>
                <w:rFonts w:ascii="Arial" w:eastAsia="Times New Roman" w:hAnsi="Arial" w:cs="Arial"/>
                <w:color w:val="000000"/>
                <w:sz w:val="22"/>
                <w:szCs w:val="22"/>
              </w:rPr>
            </w:pPr>
            <w:r w:rsidRPr="004E596F">
              <w:rPr>
                <w:rFonts w:ascii="Arial" w:eastAsia="Times New Roman" w:hAnsi="Arial" w:cs="Arial"/>
                <w:color w:val="000000"/>
                <w:sz w:val="22"/>
                <w:szCs w:val="22"/>
              </w:rPr>
              <w:t>0.11</w:t>
            </w:r>
          </w:p>
        </w:tc>
      </w:tr>
      <w:tr w:rsidR="00595715" w:rsidRPr="00191833" w14:paraId="3DC1FF67" w14:textId="77777777" w:rsidTr="007760E2">
        <w:trPr>
          <w:trHeight w:val="20"/>
        </w:trPr>
        <w:tc>
          <w:tcPr>
            <w:tcW w:w="650" w:type="dxa"/>
            <w:tcBorders>
              <w:top w:val="nil"/>
              <w:left w:val="nil"/>
              <w:bottom w:val="nil"/>
              <w:right w:val="nil"/>
            </w:tcBorders>
            <w:shd w:val="clear" w:color="auto" w:fill="auto"/>
            <w:noWrap/>
            <w:vAlign w:val="bottom"/>
            <w:hideMark/>
          </w:tcPr>
          <w:p w14:paraId="6FE06403" w14:textId="77777777" w:rsidR="00595715" w:rsidRPr="00191833" w:rsidRDefault="00595715" w:rsidP="008B40BD">
            <w:pPr>
              <w:jc w:val="right"/>
              <w:rPr>
                <w:rFonts w:ascii="Calibri" w:eastAsia="Times New Roman" w:hAnsi="Calibri" w:cs="Calibri"/>
                <w:color w:val="000000"/>
              </w:rPr>
            </w:pPr>
          </w:p>
        </w:tc>
        <w:tc>
          <w:tcPr>
            <w:tcW w:w="3670" w:type="dxa"/>
            <w:tcBorders>
              <w:top w:val="nil"/>
              <w:left w:val="nil"/>
              <w:bottom w:val="nil"/>
              <w:right w:val="nil"/>
            </w:tcBorders>
            <w:shd w:val="clear" w:color="auto" w:fill="auto"/>
            <w:vAlign w:val="center"/>
            <w:hideMark/>
          </w:tcPr>
          <w:p w14:paraId="0E69C3B3" w14:textId="77777777" w:rsidR="00595715" w:rsidRPr="004E596F" w:rsidRDefault="00595715" w:rsidP="008B40BD">
            <w:pPr>
              <w:ind w:firstLine="150"/>
              <w:rPr>
                <w:rFonts w:ascii="Arial" w:eastAsia="Times New Roman" w:hAnsi="Arial" w:cs="Arial"/>
                <w:color w:val="000000"/>
                <w:sz w:val="22"/>
                <w:szCs w:val="22"/>
              </w:rPr>
            </w:pPr>
            <w:r w:rsidRPr="004E596F">
              <w:rPr>
                <w:rFonts w:ascii="Arial" w:eastAsia="Times New Roman" w:hAnsi="Arial" w:cs="Arial"/>
                <w:color w:val="000000"/>
                <w:sz w:val="22"/>
                <w:szCs w:val="22"/>
              </w:rPr>
              <w:t>Rural</w:t>
            </w:r>
          </w:p>
        </w:tc>
        <w:tc>
          <w:tcPr>
            <w:tcW w:w="1980" w:type="dxa"/>
            <w:tcBorders>
              <w:top w:val="nil"/>
              <w:left w:val="nil"/>
              <w:bottom w:val="nil"/>
              <w:right w:val="nil"/>
            </w:tcBorders>
            <w:shd w:val="clear" w:color="auto" w:fill="auto"/>
            <w:vAlign w:val="center"/>
            <w:hideMark/>
          </w:tcPr>
          <w:p w14:paraId="0A856034"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345 (34%)</w:t>
            </w:r>
          </w:p>
        </w:tc>
        <w:tc>
          <w:tcPr>
            <w:tcW w:w="1800" w:type="dxa"/>
            <w:tcBorders>
              <w:top w:val="nil"/>
              <w:left w:val="nil"/>
              <w:bottom w:val="nil"/>
              <w:right w:val="nil"/>
            </w:tcBorders>
            <w:shd w:val="clear" w:color="auto" w:fill="auto"/>
            <w:vAlign w:val="center"/>
            <w:hideMark/>
          </w:tcPr>
          <w:p w14:paraId="39C86AE1"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357 (31%)</w:t>
            </w:r>
          </w:p>
        </w:tc>
        <w:tc>
          <w:tcPr>
            <w:tcW w:w="900" w:type="dxa"/>
            <w:tcBorders>
              <w:top w:val="nil"/>
              <w:left w:val="nil"/>
              <w:bottom w:val="nil"/>
              <w:right w:val="nil"/>
            </w:tcBorders>
            <w:shd w:val="clear" w:color="auto" w:fill="auto"/>
            <w:vAlign w:val="center"/>
            <w:hideMark/>
          </w:tcPr>
          <w:p w14:paraId="58B91839"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517F54F5" w14:textId="77777777" w:rsidTr="007760E2">
        <w:trPr>
          <w:trHeight w:val="20"/>
        </w:trPr>
        <w:tc>
          <w:tcPr>
            <w:tcW w:w="650" w:type="dxa"/>
            <w:tcBorders>
              <w:top w:val="nil"/>
              <w:left w:val="nil"/>
              <w:bottom w:val="nil"/>
              <w:right w:val="nil"/>
            </w:tcBorders>
            <w:shd w:val="clear" w:color="auto" w:fill="auto"/>
            <w:noWrap/>
            <w:vAlign w:val="bottom"/>
            <w:hideMark/>
          </w:tcPr>
          <w:p w14:paraId="566FF938" w14:textId="77777777" w:rsidR="00595715" w:rsidRPr="00191833" w:rsidRDefault="00595715" w:rsidP="008B40BD">
            <w:pPr>
              <w:jc w:val="right"/>
              <w:rPr>
                <w:rFonts w:ascii="Times New Roman" w:eastAsia="Times New Roman" w:hAnsi="Times New Roman" w:cs="Times New Roman"/>
                <w:sz w:val="20"/>
                <w:szCs w:val="20"/>
              </w:rPr>
            </w:pPr>
          </w:p>
        </w:tc>
        <w:tc>
          <w:tcPr>
            <w:tcW w:w="3670" w:type="dxa"/>
            <w:tcBorders>
              <w:top w:val="nil"/>
              <w:left w:val="nil"/>
              <w:bottom w:val="nil"/>
              <w:right w:val="nil"/>
            </w:tcBorders>
            <w:shd w:val="clear" w:color="auto" w:fill="auto"/>
            <w:vAlign w:val="center"/>
            <w:hideMark/>
          </w:tcPr>
          <w:p w14:paraId="20B8BB47" w14:textId="77777777" w:rsidR="00595715" w:rsidRPr="004E596F" w:rsidRDefault="00595715" w:rsidP="008B40BD">
            <w:pPr>
              <w:ind w:firstLine="150"/>
              <w:rPr>
                <w:rFonts w:ascii="Arial" w:eastAsia="Times New Roman" w:hAnsi="Arial" w:cs="Arial"/>
                <w:color w:val="000000"/>
                <w:sz w:val="22"/>
                <w:szCs w:val="22"/>
              </w:rPr>
            </w:pPr>
            <w:r w:rsidRPr="004E596F">
              <w:rPr>
                <w:rFonts w:ascii="Arial" w:eastAsia="Times New Roman" w:hAnsi="Arial" w:cs="Arial"/>
                <w:color w:val="000000"/>
                <w:sz w:val="22"/>
                <w:szCs w:val="22"/>
              </w:rPr>
              <w:t>Urban</w:t>
            </w:r>
          </w:p>
        </w:tc>
        <w:tc>
          <w:tcPr>
            <w:tcW w:w="1980" w:type="dxa"/>
            <w:tcBorders>
              <w:top w:val="nil"/>
              <w:left w:val="nil"/>
              <w:bottom w:val="nil"/>
              <w:right w:val="nil"/>
            </w:tcBorders>
            <w:shd w:val="clear" w:color="auto" w:fill="auto"/>
            <w:vAlign w:val="center"/>
            <w:hideMark/>
          </w:tcPr>
          <w:p w14:paraId="69F555C7"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675 (66%)</w:t>
            </w:r>
          </w:p>
        </w:tc>
        <w:tc>
          <w:tcPr>
            <w:tcW w:w="1800" w:type="dxa"/>
            <w:tcBorders>
              <w:top w:val="nil"/>
              <w:left w:val="nil"/>
              <w:bottom w:val="nil"/>
              <w:right w:val="nil"/>
            </w:tcBorders>
            <w:shd w:val="clear" w:color="auto" w:fill="auto"/>
            <w:vAlign w:val="center"/>
            <w:hideMark/>
          </w:tcPr>
          <w:p w14:paraId="03E89BF9"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810 (69%)</w:t>
            </w:r>
          </w:p>
        </w:tc>
        <w:tc>
          <w:tcPr>
            <w:tcW w:w="900" w:type="dxa"/>
            <w:tcBorders>
              <w:top w:val="nil"/>
              <w:left w:val="nil"/>
              <w:bottom w:val="nil"/>
              <w:right w:val="nil"/>
            </w:tcBorders>
            <w:shd w:val="clear" w:color="auto" w:fill="auto"/>
            <w:vAlign w:val="center"/>
            <w:hideMark/>
          </w:tcPr>
          <w:p w14:paraId="0DB4496C"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71658109" w14:textId="77777777" w:rsidTr="007760E2">
        <w:trPr>
          <w:trHeight w:val="20"/>
        </w:trPr>
        <w:tc>
          <w:tcPr>
            <w:tcW w:w="4320" w:type="dxa"/>
            <w:gridSpan w:val="2"/>
            <w:tcBorders>
              <w:top w:val="nil"/>
              <w:left w:val="nil"/>
              <w:bottom w:val="nil"/>
              <w:right w:val="nil"/>
            </w:tcBorders>
            <w:shd w:val="clear" w:color="auto" w:fill="auto"/>
            <w:vAlign w:val="center"/>
            <w:hideMark/>
          </w:tcPr>
          <w:p w14:paraId="1CEB0F27" w14:textId="77777777" w:rsidR="00595715" w:rsidRPr="004E596F" w:rsidRDefault="00595715" w:rsidP="008B40BD">
            <w:pPr>
              <w:rPr>
                <w:rFonts w:ascii="Arial" w:eastAsia="Times New Roman" w:hAnsi="Arial" w:cs="Arial"/>
                <w:b/>
                <w:color w:val="000000"/>
                <w:sz w:val="22"/>
                <w:szCs w:val="22"/>
              </w:rPr>
            </w:pPr>
            <w:r w:rsidRPr="004E596F">
              <w:rPr>
                <w:rFonts w:ascii="Arial" w:eastAsia="Times New Roman" w:hAnsi="Arial" w:cs="Arial"/>
                <w:b/>
                <w:color w:val="000000"/>
                <w:sz w:val="22"/>
                <w:szCs w:val="22"/>
              </w:rPr>
              <w:t>Marital Status</w:t>
            </w:r>
          </w:p>
        </w:tc>
        <w:tc>
          <w:tcPr>
            <w:tcW w:w="1980" w:type="dxa"/>
            <w:tcBorders>
              <w:top w:val="nil"/>
              <w:left w:val="nil"/>
              <w:bottom w:val="nil"/>
              <w:right w:val="nil"/>
            </w:tcBorders>
            <w:shd w:val="clear" w:color="auto" w:fill="auto"/>
            <w:vAlign w:val="bottom"/>
            <w:hideMark/>
          </w:tcPr>
          <w:p w14:paraId="00B0FDF9" w14:textId="77777777" w:rsidR="00595715" w:rsidRPr="004E596F" w:rsidRDefault="00595715" w:rsidP="008B40BD">
            <w:pPr>
              <w:rPr>
                <w:rFonts w:ascii="Arial" w:eastAsia="Times New Roman" w:hAnsi="Arial" w:cs="Arial"/>
                <w:b/>
                <w:color w:val="000000"/>
                <w:sz w:val="22"/>
                <w:szCs w:val="22"/>
              </w:rPr>
            </w:pPr>
          </w:p>
        </w:tc>
        <w:tc>
          <w:tcPr>
            <w:tcW w:w="1800" w:type="dxa"/>
            <w:tcBorders>
              <w:top w:val="nil"/>
              <w:left w:val="nil"/>
              <w:bottom w:val="nil"/>
              <w:right w:val="nil"/>
            </w:tcBorders>
            <w:shd w:val="clear" w:color="auto" w:fill="auto"/>
            <w:vAlign w:val="bottom"/>
            <w:hideMark/>
          </w:tcPr>
          <w:p w14:paraId="210BF2C8" w14:textId="77777777" w:rsidR="00595715" w:rsidRPr="004E596F" w:rsidRDefault="00595715" w:rsidP="008B40BD">
            <w:pPr>
              <w:rPr>
                <w:rFonts w:ascii="Arial" w:eastAsia="Times New Roman" w:hAnsi="Arial" w:cs="Arial"/>
                <w:sz w:val="22"/>
                <w:szCs w:val="22"/>
              </w:rPr>
            </w:pPr>
          </w:p>
        </w:tc>
        <w:tc>
          <w:tcPr>
            <w:tcW w:w="900" w:type="dxa"/>
            <w:tcBorders>
              <w:top w:val="nil"/>
              <w:left w:val="nil"/>
              <w:bottom w:val="nil"/>
              <w:right w:val="nil"/>
            </w:tcBorders>
            <w:shd w:val="clear" w:color="auto" w:fill="auto"/>
            <w:vAlign w:val="center"/>
            <w:hideMark/>
          </w:tcPr>
          <w:p w14:paraId="626D9468" w14:textId="77777777" w:rsidR="00595715" w:rsidRPr="004E596F" w:rsidRDefault="00595715" w:rsidP="008B40BD">
            <w:pPr>
              <w:jc w:val="right"/>
              <w:rPr>
                <w:rFonts w:ascii="Arial" w:eastAsia="Times New Roman" w:hAnsi="Arial" w:cs="Arial"/>
                <w:b/>
                <w:color w:val="000000"/>
                <w:sz w:val="22"/>
                <w:szCs w:val="22"/>
              </w:rPr>
            </w:pPr>
            <w:r w:rsidRPr="004E596F">
              <w:rPr>
                <w:rFonts w:ascii="Arial" w:eastAsia="Times New Roman" w:hAnsi="Arial" w:cs="Arial"/>
                <w:b/>
                <w:color w:val="000000"/>
                <w:sz w:val="22"/>
                <w:szCs w:val="22"/>
              </w:rPr>
              <w:t>&lt;0.01</w:t>
            </w:r>
          </w:p>
        </w:tc>
      </w:tr>
      <w:tr w:rsidR="00595715" w:rsidRPr="00191833" w14:paraId="7E0D9804" w14:textId="77777777" w:rsidTr="007760E2">
        <w:trPr>
          <w:trHeight w:val="20"/>
        </w:trPr>
        <w:tc>
          <w:tcPr>
            <w:tcW w:w="650" w:type="dxa"/>
            <w:tcBorders>
              <w:top w:val="nil"/>
              <w:left w:val="nil"/>
              <w:bottom w:val="nil"/>
              <w:right w:val="nil"/>
            </w:tcBorders>
            <w:shd w:val="clear" w:color="auto" w:fill="auto"/>
            <w:noWrap/>
            <w:vAlign w:val="bottom"/>
            <w:hideMark/>
          </w:tcPr>
          <w:p w14:paraId="5E1432E0" w14:textId="77777777" w:rsidR="00595715" w:rsidRPr="00191833" w:rsidRDefault="00595715" w:rsidP="008B40BD">
            <w:pPr>
              <w:jc w:val="right"/>
              <w:rPr>
                <w:rFonts w:ascii="Calibri" w:eastAsia="Times New Roman" w:hAnsi="Calibri" w:cs="Calibri"/>
                <w:b/>
                <w:bCs/>
                <w:color w:val="000000"/>
              </w:rPr>
            </w:pPr>
          </w:p>
        </w:tc>
        <w:tc>
          <w:tcPr>
            <w:tcW w:w="3670" w:type="dxa"/>
            <w:tcBorders>
              <w:top w:val="nil"/>
              <w:left w:val="nil"/>
              <w:bottom w:val="nil"/>
              <w:right w:val="nil"/>
            </w:tcBorders>
            <w:shd w:val="clear" w:color="auto" w:fill="auto"/>
            <w:vAlign w:val="center"/>
            <w:hideMark/>
          </w:tcPr>
          <w:p w14:paraId="47F097E9" w14:textId="77777777"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Single/never married</w:t>
            </w:r>
          </w:p>
        </w:tc>
        <w:tc>
          <w:tcPr>
            <w:tcW w:w="1980" w:type="dxa"/>
            <w:tcBorders>
              <w:top w:val="nil"/>
              <w:left w:val="nil"/>
              <w:bottom w:val="nil"/>
              <w:right w:val="nil"/>
            </w:tcBorders>
            <w:shd w:val="clear" w:color="auto" w:fill="auto"/>
            <w:vAlign w:val="center"/>
            <w:hideMark/>
          </w:tcPr>
          <w:p w14:paraId="7400ABFE"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757 (74%)</w:t>
            </w:r>
          </w:p>
        </w:tc>
        <w:tc>
          <w:tcPr>
            <w:tcW w:w="1800" w:type="dxa"/>
            <w:tcBorders>
              <w:top w:val="nil"/>
              <w:left w:val="nil"/>
              <w:bottom w:val="nil"/>
              <w:right w:val="nil"/>
            </w:tcBorders>
            <w:shd w:val="clear" w:color="auto" w:fill="auto"/>
            <w:vAlign w:val="center"/>
            <w:hideMark/>
          </w:tcPr>
          <w:p w14:paraId="58D3341F"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800 (69%)</w:t>
            </w:r>
          </w:p>
        </w:tc>
        <w:tc>
          <w:tcPr>
            <w:tcW w:w="900" w:type="dxa"/>
            <w:tcBorders>
              <w:top w:val="nil"/>
              <w:left w:val="nil"/>
              <w:bottom w:val="nil"/>
              <w:right w:val="nil"/>
            </w:tcBorders>
            <w:shd w:val="clear" w:color="auto" w:fill="auto"/>
            <w:vAlign w:val="center"/>
            <w:hideMark/>
          </w:tcPr>
          <w:p w14:paraId="3983650D"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180F6738" w14:textId="77777777" w:rsidTr="007760E2">
        <w:trPr>
          <w:trHeight w:val="20"/>
        </w:trPr>
        <w:tc>
          <w:tcPr>
            <w:tcW w:w="650" w:type="dxa"/>
            <w:tcBorders>
              <w:top w:val="nil"/>
              <w:left w:val="nil"/>
              <w:bottom w:val="nil"/>
              <w:right w:val="nil"/>
            </w:tcBorders>
            <w:shd w:val="clear" w:color="auto" w:fill="auto"/>
            <w:noWrap/>
            <w:vAlign w:val="bottom"/>
            <w:hideMark/>
          </w:tcPr>
          <w:p w14:paraId="6A8DD3D3" w14:textId="77777777" w:rsidR="00595715" w:rsidRPr="00191833" w:rsidRDefault="00595715" w:rsidP="008B40BD">
            <w:pPr>
              <w:jc w:val="right"/>
              <w:rPr>
                <w:rFonts w:ascii="Times New Roman" w:eastAsia="Times New Roman" w:hAnsi="Times New Roman" w:cs="Times New Roman"/>
                <w:sz w:val="20"/>
                <w:szCs w:val="20"/>
              </w:rPr>
            </w:pPr>
          </w:p>
        </w:tc>
        <w:tc>
          <w:tcPr>
            <w:tcW w:w="3670" w:type="dxa"/>
            <w:tcBorders>
              <w:top w:val="nil"/>
              <w:left w:val="nil"/>
              <w:bottom w:val="nil"/>
              <w:right w:val="nil"/>
            </w:tcBorders>
            <w:shd w:val="clear" w:color="auto" w:fill="auto"/>
            <w:vAlign w:val="center"/>
            <w:hideMark/>
          </w:tcPr>
          <w:p w14:paraId="5E0447F3" w14:textId="77777777"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Married/living together</w:t>
            </w:r>
          </w:p>
        </w:tc>
        <w:tc>
          <w:tcPr>
            <w:tcW w:w="1980" w:type="dxa"/>
            <w:tcBorders>
              <w:top w:val="nil"/>
              <w:left w:val="nil"/>
              <w:bottom w:val="nil"/>
              <w:right w:val="nil"/>
            </w:tcBorders>
            <w:shd w:val="clear" w:color="auto" w:fill="auto"/>
            <w:vAlign w:val="center"/>
            <w:hideMark/>
          </w:tcPr>
          <w:p w14:paraId="6549309B"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256 (25%)</w:t>
            </w:r>
          </w:p>
        </w:tc>
        <w:tc>
          <w:tcPr>
            <w:tcW w:w="1800" w:type="dxa"/>
            <w:tcBorders>
              <w:top w:val="nil"/>
              <w:left w:val="nil"/>
              <w:bottom w:val="nil"/>
              <w:right w:val="nil"/>
            </w:tcBorders>
            <w:shd w:val="clear" w:color="auto" w:fill="auto"/>
            <w:vAlign w:val="center"/>
            <w:hideMark/>
          </w:tcPr>
          <w:p w14:paraId="43DAA9C3"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352 (30%)</w:t>
            </w:r>
          </w:p>
        </w:tc>
        <w:tc>
          <w:tcPr>
            <w:tcW w:w="900" w:type="dxa"/>
            <w:tcBorders>
              <w:top w:val="nil"/>
              <w:left w:val="nil"/>
              <w:bottom w:val="nil"/>
              <w:right w:val="nil"/>
            </w:tcBorders>
            <w:shd w:val="clear" w:color="auto" w:fill="auto"/>
            <w:vAlign w:val="center"/>
            <w:hideMark/>
          </w:tcPr>
          <w:p w14:paraId="36AF768E"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6B49AA64" w14:textId="77777777" w:rsidTr="007760E2">
        <w:trPr>
          <w:trHeight w:val="20"/>
        </w:trPr>
        <w:tc>
          <w:tcPr>
            <w:tcW w:w="650" w:type="dxa"/>
            <w:tcBorders>
              <w:top w:val="nil"/>
              <w:left w:val="nil"/>
              <w:bottom w:val="nil"/>
              <w:right w:val="nil"/>
            </w:tcBorders>
            <w:shd w:val="clear" w:color="auto" w:fill="auto"/>
            <w:noWrap/>
            <w:vAlign w:val="bottom"/>
            <w:hideMark/>
          </w:tcPr>
          <w:p w14:paraId="21F79D7F" w14:textId="77777777" w:rsidR="00595715" w:rsidRPr="00191833" w:rsidRDefault="00595715" w:rsidP="008B40BD">
            <w:pPr>
              <w:jc w:val="right"/>
              <w:rPr>
                <w:rFonts w:ascii="Times New Roman" w:eastAsia="Times New Roman" w:hAnsi="Times New Roman" w:cs="Times New Roman"/>
                <w:sz w:val="20"/>
                <w:szCs w:val="20"/>
              </w:rPr>
            </w:pPr>
          </w:p>
        </w:tc>
        <w:tc>
          <w:tcPr>
            <w:tcW w:w="3670" w:type="dxa"/>
            <w:tcBorders>
              <w:top w:val="nil"/>
              <w:left w:val="nil"/>
              <w:bottom w:val="nil"/>
              <w:right w:val="nil"/>
            </w:tcBorders>
            <w:shd w:val="clear" w:color="auto" w:fill="auto"/>
            <w:vAlign w:val="center"/>
            <w:hideMark/>
          </w:tcPr>
          <w:p w14:paraId="3361D5EC" w14:textId="78159F34"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Divorced/separated/widowed</w:t>
            </w:r>
          </w:p>
        </w:tc>
        <w:tc>
          <w:tcPr>
            <w:tcW w:w="1980" w:type="dxa"/>
            <w:tcBorders>
              <w:top w:val="nil"/>
              <w:left w:val="nil"/>
              <w:bottom w:val="nil"/>
              <w:right w:val="nil"/>
            </w:tcBorders>
            <w:shd w:val="clear" w:color="auto" w:fill="auto"/>
            <w:noWrap/>
            <w:vAlign w:val="center"/>
            <w:hideMark/>
          </w:tcPr>
          <w:p w14:paraId="4B588ED5"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7 (0.7%)</w:t>
            </w:r>
          </w:p>
        </w:tc>
        <w:tc>
          <w:tcPr>
            <w:tcW w:w="1800" w:type="dxa"/>
            <w:tcBorders>
              <w:top w:val="nil"/>
              <w:left w:val="nil"/>
              <w:bottom w:val="nil"/>
              <w:right w:val="nil"/>
            </w:tcBorders>
            <w:shd w:val="clear" w:color="auto" w:fill="auto"/>
            <w:noWrap/>
            <w:vAlign w:val="center"/>
            <w:hideMark/>
          </w:tcPr>
          <w:p w14:paraId="1F6C61E4"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15 (1.3%)</w:t>
            </w:r>
          </w:p>
        </w:tc>
        <w:tc>
          <w:tcPr>
            <w:tcW w:w="900" w:type="dxa"/>
            <w:tcBorders>
              <w:top w:val="nil"/>
              <w:left w:val="nil"/>
              <w:bottom w:val="nil"/>
              <w:right w:val="nil"/>
            </w:tcBorders>
            <w:shd w:val="clear" w:color="auto" w:fill="auto"/>
            <w:vAlign w:val="center"/>
            <w:hideMark/>
          </w:tcPr>
          <w:p w14:paraId="1BF41982"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2DE5755A" w14:textId="77777777" w:rsidTr="007760E2">
        <w:trPr>
          <w:trHeight w:val="20"/>
        </w:trPr>
        <w:tc>
          <w:tcPr>
            <w:tcW w:w="4320" w:type="dxa"/>
            <w:gridSpan w:val="2"/>
            <w:tcBorders>
              <w:top w:val="nil"/>
              <w:left w:val="nil"/>
              <w:bottom w:val="nil"/>
              <w:right w:val="nil"/>
            </w:tcBorders>
            <w:shd w:val="clear" w:color="auto" w:fill="auto"/>
            <w:vAlign w:val="center"/>
            <w:hideMark/>
          </w:tcPr>
          <w:p w14:paraId="041AA85B" w14:textId="77777777" w:rsidR="00595715" w:rsidRPr="004E596F" w:rsidRDefault="00595715" w:rsidP="008B40BD">
            <w:pPr>
              <w:rPr>
                <w:rFonts w:ascii="Arial" w:eastAsia="Times New Roman" w:hAnsi="Arial" w:cs="Arial"/>
                <w:b/>
                <w:color w:val="000000"/>
                <w:sz w:val="22"/>
                <w:szCs w:val="22"/>
              </w:rPr>
            </w:pPr>
            <w:r w:rsidRPr="004E596F">
              <w:rPr>
                <w:rFonts w:ascii="Arial" w:eastAsia="Times New Roman" w:hAnsi="Arial" w:cs="Arial"/>
                <w:b/>
                <w:color w:val="000000"/>
                <w:sz w:val="22"/>
                <w:szCs w:val="22"/>
              </w:rPr>
              <w:t>Current Student (Yes)</w:t>
            </w:r>
          </w:p>
        </w:tc>
        <w:tc>
          <w:tcPr>
            <w:tcW w:w="1980" w:type="dxa"/>
            <w:tcBorders>
              <w:top w:val="nil"/>
              <w:left w:val="nil"/>
              <w:bottom w:val="nil"/>
              <w:right w:val="nil"/>
            </w:tcBorders>
            <w:shd w:val="clear" w:color="auto" w:fill="auto"/>
            <w:vAlign w:val="center"/>
            <w:hideMark/>
          </w:tcPr>
          <w:p w14:paraId="0DB95F70"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647 (63%)</w:t>
            </w:r>
          </w:p>
        </w:tc>
        <w:tc>
          <w:tcPr>
            <w:tcW w:w="1800" w:type="dxa"/>
            <w:tcBorders>
              <w:top w:val="nil"/>
              <w:left w:val="nil"/>
              <w:bottom w:val="nil"/>
              <w:right w:val="nil"/>
            </w:tcBorders>
            <w:shd w:val="clear" w:color="auto" w:fill="auto"/>
            <w:vAlign w:val="center"/>
            <w:hideMark/>
          </w:tcPr>
          <w:p w14:paraId="1B8EFDE4"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841 (72%)</w:t>
            </w:r>
          </w:p>
        </w:tc>
        <w:tc>
          <w:tcPr>
            <w:tcW w:w="900" w:type="dxa"/>
            <w:tcBorders>
              <w:top w:val="nil"/>
              <w:left w:val="nil"/>
              <w:bottom w:val="nil"/>
              <w:right w:val="nil"/>
            </w:tcBorders>
            <w:shd w:val="clear" w:color="auto" w:fill="auto"/>
            <w:vAlign w:val="center"/>
            <w:hideMark/>
          </w:tcPr>
          <w:p w14:paraId="57AEE221" w14:textId="77777777" w:rsidR="00595715" w:rsidRPr="004E596F" w:rsidRDefault="00595715" w:rsidP="008B40BD">
            <w:pPr>
              <w:jc w:val="right"/>
              <w:rPr>
                <w:rFonts w:ascii="Arial" w:eastAsia="Times New Roman" w:hAnsi="Arial" w:cs="Arial"/>
                <w:b/>
                <w:color w:val="000000"/>
                <w:sz w:val="22"/>
                <w:szCs w:val="22"/>
              </w:rPr>
            </w:pPr>
            <w:r w:rsidRPr="004E596F">
              <w:rPr>
                <w:rFonts w:ascii="Arial" w:eastAsia="Times New Roman" w:hAnsi="Arial" w:cs="Arial"/>
                <w:b/>
                <w:color w:val="000000"/>
                <w:sz w:val="22"/>
                <w:szCs w:val="22"/>
              </w:rPr>
              <w:t>&lt;0.01</w:t>
            </w:r>
          </w:p>
        </w:tc>
      </w:tr>
      <w:tr w:rsidR="00595715" w:rsidRPr="00191833" w14:paraId="60B16666" w14:textId="77777777" w:rsidTr="007760E2">
        <w:trPr>
          <w:trHeight w:val="20"/>
        </w:trPr>
        <w:tc>
          <w:tcPr>
            <w:tcW w:w="4320" w:type="dxa"/>
            <w:gridSpan w:val="2"/>
            <w:tcBorders>
              <w:top w:val="nil"/>
              <w:left w:val="nil"/>
              <w:bottom w:val="nil"/>
              <w:right w:val="nil"/>
            </w:tcBorders>
            <w:shd w:val="clear" w:color="auto" w:fill="auto"/>
            <w:vAlign w:val="center"/>
            <w:hideMark/>
          </w:tcPr>
          <w:p w14:paraId="56D3BA9C" w14:textId="1E8E66C7" w:rsidR="00595715" w:rsidRPr="004E596F" w:rsidRDefault="00595715" w:rsidP="008B40BD">
            <w:pPr>
              <w:rPr>
                <w:rFonts w:ascii="Arial" w:eastAsia="Times New Roman" w:hAnsi="Arial" w:cs="Arial"/>
                <w:b/>
                <w:color w:val="000000"/>
                <w:sz w:val="22"/>
                <w:szCs w:val="22"/>
              </w:rPr>
            </w:pPr>
            <w:r w:rsidRPr="004E596F">
              <w:rPr>
                <w:rFonts w:ascii="Arial" w:eastAsia="Times New Roman" w:hAnsi="Arial" w:cs="Arial"/>
                <w:b/>
                <w:color w:val="000000"/>
                <w:sz w:val="22"/>
                <w:szCs w:val="22"/>
              </w:rPr>
              <w:t>Health Insurance (Any)</w:t>
            </w:r>
            <w:r w:rsidR="009502A0">
              <w:rPr>
                <w:rFonts w:ascii="Arial" w:eastAsia="Times New Roman" w:hAnsi="Arial" w:cs="Arial"/>
                <w:i/>
                <w:iCs/>
                <w:color w:val="000000"/>
                <w:sz w:val="22"/>
                <w:szCs w:val="22"/>
                <w:vertAlign w:val="superscript"/>
              </w:rPr>
              <w:t>e</w:t>
            </w:r>
          </w:p>
        </w:tc>
        <w:tc>
          <w:tcPr>
            <w:tcW w:w="1980" w:type="dxa"/>
            <w:tcBorders>
              <w:top w:val="nil"/>
              <w:left w:val="nil"/>
              <w:bottom w:val="nil"/>
              <w:right w:val="nil"/>
            </w:tcBorders>
            <w:shd w:val="clear" w:color="auto" w:fill="auto"/>
            <w:vAlign w:val="bottom"/>
            <w:hideMark/>
          </w:tcPr>
          <w:p w14:paraId="13AAE65D" w14:textId="77777777" w:rsidR="00595715" w:rsidRPr="004E596F" w:rsidRDefault="00595715" w:rsidP="008B40BD">
            <w:pPr>
              <w:rPr>
                <w:rFonts w:ascii="Arial" w:eastAsia="Times New Roman" w:hAnsi="Arial" w:cs="Arial"/>
                <w:b/>
                <w:color w:val="000000"/>
                <w:sz w:val="22"/>
                <w:szCs w:val="22"/>
              </w:rPr>
            </w:pPr>
          </w:p>
        </w:tc>
        <w:tc>
          <w:tcPr>
            <w:tcW w:w="1800" w:type="dxa"/>
            <w:tcBorders>
              <w:top w:val="nil"/>
              <w:left w:val="nil"/>
              <w:bottom w:val="nil"/>
              <w:right w:val="nil"/>
            </w:tcBorders>
            <w:shd w:val="clear" w:color="auto" w:fill="auto"/>
            <w:vAlign w:val="bottom"/>
            <w:hideMark/>
          </w:tcPr>
          <w:p w14:paraId="1E5442A6" w14:textId="77777777" w:rsidR="00595715" w:rsidRPr="004E596F" w:rsidRDefault="00595715" w:rsidP="008B40BD">
            <w:pPr>
              <w:rPr>
                <w:rFonts w:ascii="Arial" w:eastAsia="Times New Roman" w:hAnsi="Arial" w:cs="Arial"/>
                <w:sz w:val="22"/>
                <w:szCs w:val="22"/>
              </w:rPr>
            </w:pPr>
          </w:p>
        </w:tc>
        <w:tc>
          <w:tcPr>
            <w:tcW w:w="900" w:type="dxa"/>
            <w:tcBorders>
              <w:top w:val="nil"/>
              <w:left w:val="nil"/>
              <w:bottom w:val="nil"/>
              <w:right w:val="nil"/>
            </w:tcBorders>
            <w:shd w:val="clear" w:color="auto" w:fill="auto"/>
            <w:vAlign w:val="center"/>
            <w:hideMark/>
          </w:tcPr>
          <w:p w14:paraId="218D8B03" w14:textId="77777777" w:rsidR="00595715" w:rsidRPr="004E596F" w:rsidRDefault="00595715" w:rsidP="008B40BD">
            <w:pPr>
              <w:jc w:val="right"/>
              <w:rPr>
                <w:rFonts w:ascii="Arial" w:eastAsia="Times New Roman" w:hAnsi="Arial" w:cs="Arial"/>
                <w:b/>
                <w:color w:val="000000"/>
                <w:sz w:val="22"/>
                <w:szCs w:val="22"/>
              </w:rPr>
            </w:pPr>
            <w:r w:rsidRPr="004E596F">
              <w:rPr>
                <w:rFonts w:ascii="Arial" w:eastAsia="Times New Roman" w:hAnsi="Arial" w:cs="Arial"/>
                <w:b/>
                <w:color w:val="000000"/>
                <w:sz w:val="22"/>
                <w:szCs w:val="22"/>
              </w:rPr>
              <w:t>&lt;0.01</w:t>
            </w:r>
          </w:p>
        </w:tc>
      </w:tr>
      <w:tr w:rsidR="00595715" w:rsidRPr="00191833" w14:paraId="516AC6D2" w14:textId="77777777" w:rsidTr="007760E2">
        <w:trPr>
          <w:trHeight w:val="20"/>
        </w:trPr>
        <w:tc>
          <w:tcPr>
            <w:tcW w:w="650" w:type="dxa"/>
            <w:tcBorders>
              <w:top w:val="nil"/>
              <w:left w:val="nil"/>
              <w:bottom w:val="nil"/>
              <w:right w:val="nil"/>
            </w:tcBorders>
            <w:shd w:val="clear" w:color="auto" w:fill="auto"/>
            <w:noWrap/>
            <w:vAlign w:val="bottom"/>
            <w:hideMark/>
          </w:tcPr>
          <w:p w14:paraId="10B24B7F" w14:textId="77777777" w:rsidR="00595715" w:rsidRPr="00191833" w:rsidRDefault="00595715" w:rsidP="008B40BD">
            <w:pPr>
              <w:jc w:val="right"/>
              <w:rPr>
                <w:rFonts w:ascii="Calibri" w:eastAsia="Times New Roman" w:hAnsi="Calibri" w:cs="Calibri"/>
                <w:b/>
                <w:bCs/>
                <w:color w:val="000000"/>
              </w:rPr>
            </w:pPr>
          </w:p>
        </w:tc>
        <w:tc>
          <w:tcPr>
            <w:tcW w:w="3670" w:type="dxa"/>
            <w:tcBorders>
              <w:top w:val="nil"/>
              <w:left w:val="nil"/>
              <w:bottom w:val="nil"/>
              <w:right w:val="nil"/>
            </w:tcBorders>
            <w:shd w:val="clear" w:color="auto" w:fill="auto"/>
            <w:vAlign w:val="center"/>
            <w:hideMark/>
          </w:tcPr>
          <w:p w14:paraId="230704F4" w14:textId="77777777"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Insured</w:t>
            </w:r>
          </w:p>
        </w:tc>
        <w:tc>
          <w:tcPr>
            <w:tcW w:w="1980" w:type="dxa"/>
            <w:tcBorders>
              <w:top w:val="nil"/>
              <w:left w:val="nil"/>
              <w:bottom w:val="nil"/>
              <w:right w:val="nil"/>
            </w:tcBorders>
            <w:shd w:val="clear" w:color="auto" w:fill="auto"/>
            <w:vAlign w:val="center"/>
            <w:hideMark/>
          </w:tcPr>
          <w:p w14:paraId="5F55D8DC"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794 (78%)</w:t>
            </w:r>
          </w:p>
        </w:tc>
        <w:tc>
          <w:tcPr>
            <w:tcW w:w="1800" w:type="dxa"/>
            <w:tcBorders>
              <w:top w:val="nil"/>
              <w:left w:val="nil"/>
              <w:bottom w:val="nil"/>
              <w:right w:val="nil"/>
            </w:tcBorders>
            <w:shd w:val="clear" w:color="auto" w:fill="auto"/>
            <w:vAlign w:val="center"/>
            <w:hideMark/>
          </w:tcPr>
          <w:p w14:paraId="7B6D500D"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994 (85%)</w:t>
            </w:r>
          </w:p>
        </w:tc>
        <w:tc>
          <w:tcPr>
            <w:tcW w:w="900" w:type="dxa"/>
            <w:tcBorders>
              <w:top w:val="nil"/>
              <w:left w:val="nil"/>
              <w:bottom w:val="nil"/>
              <w:right w:val="nil"/>
            </w:tcBorders>
            <w:shd w:val="clear" w:color="auto" w:fill="auto"/>
            <w:vAlign w:val="center"/>
            <w:hideMark/>
          </w:tcPr>
          <w:p w14:paraId="2BA504A6"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1A58C0C7" w14:textId="77777777" w:rsidTr="007760E2">
        <w:trPr>
          <w:trHeight w:val="20"/>
        </w:trPr>
        <w:tc>
          <w:tcPr>
            <w:tcW w:w="650" w:type="dxa"/>
            <w:tcBorders>
              <w:top w:val="nil"/>
              <w:left w:val="nil"/>
              <w:bottom w:val="nil"/>
              <w:right w:val="nil"/>
            </w:tcBorders>
            <w:shd w:val="clear" w:color="auto" w:fill="auto"/>
            <w:noWrap/>
            <w:vAlign w:val="bottom"/>
            <w:hideMark/>
          </w:tcPr>
          <w:p w14:paraId="085A3BC9" w14:textId="77777777" w:rsidR="00595715" w:rsidRPr="00191833" w:rsidRDefault="00595715" w:rsidP="008B40BD">
            <w:pPr>
              <w:jc w:val="right"/>
              <w:rPr>
                <w:rFonts w:ascii="Times New Roman" w:eastAsia="Times New Roman" w:hAnsi="Times New Roman" w:cs="Times New Roman"/>
                <w:sz w:val="20"/>
                <w:szCs w:val="20"/>
              </w:rPr>
            </w:pPr>
          </w:p>
        </w:tc>
        <w:tc>
          <w:tcPr>
            <w:tcW w:w="3670" w:type="dxa"/>
            <w:tcBorders>
              <w:top w:val="nil"/>
              <w:left w:val="nil"/>
              <w:bottom w:val="nil"/>
              <w:right w:val="nil"/>
            </w:tcBorders>
            <w:shd w:val="clear" w:color="auto" w:fill="auto"/>
            <w:vAlign w:val="center"/>
            <w:hideMark/>
          </w:tcPr>
          <w:p w14:paraId="08B44B2A" w14:textId="77777777"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Uninsured/Other</w:t>
            </w:r>
          </w:p>
        </w:tc>
        <w:tc>
          <w:tcPr>
            <w:tcW w:w="1980" w:type="dxa"/>
            <w:tcBorders>
              <w:top w:val="nil"/>
              <w:left w:val="nil"/>
              <w:bottom w:val="nil"/>
              <w:right w:val="nil"/>
            </w:tcBorders>
            <w:shd w:val="clear" w:color="auto" w:fill="auto"/>
            <w:vAlign w:val="center"/>
            <w:hideMark/>
          </w:tcPr>
          <w:p w14:paraId="07B44621"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226 (22%)</w:t>
            </w:r>
          </w:p>
        </w:tc>
        <w:tc>
          <w:tcPr>
            <w:tcW w:w="1800" w:type="dxa"/>
            <w:tcBorders>
              <w:top w:val="nil"/>
              <w:left w:val="nil"/>
              <w:bottom w:val="nil"/>
              <w:right w:val="nil"/>
            </w:tcBorders>
            <w:shd w:val="clear" w:color="auto" w:fill="auto"/>
            <w:vAlign w:val="center"/>
            <w:hideMark/>
          </w:tcPr>
          <w:p w14:paraId="29F3187C"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173 (15%)</w:t>
            </w:r>
          </w:p>
        </w:tc>
        <w:tc>
          <w:tcPr>
            <w:tcW w:w="900" w:type="dxa"/>
            <w:tcBorders>
              <w:top w:val="nil"/>
              <w:left w:val="nil"/>
              <w:bottom w:val="nil"/>
              <w:right w:val="nil"/>
            </w:tcBorders>
            <w:shd w:val="clear" w:color="auto" w:fill="auto"/>
            <w:vAlign w:val="center"/>
            <w:hideMark/>
          </w:tcPr>
          <w:p w14:paraId="6DFF253C"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0E848E5D" w14:textId="77777777" w:rsidTr="007760E2">
        <w:trPr>
          <w:trHeight w:val="20"/>
        </w:trPr>
        <w:tc>
          <w:tcPr>
            <w:tcW w:w="4320" w:type="dxa"/>
            <w:gridSpan w:val="2"/>
            <w:tcBorders>
              <w:top w:val="nil"/>
              <w:left w:val="nil"/>
              <w:bottom w:val="nil"/>
              <w:right w:val="nil"/>
            </w:tcBorders>
            <w:shd w:val="clear" w:color="auto" w:fill="auto"/>
            <w:vAlign w:val="center"/>
            <w:hideMark/>
          </w:tcPr>
          <w:p w14:paraId="59E8531B" w14:textId="77777777" w:rsidR="00595715" w:rsidRPr="004E596F" w:rsidRDefault="00595715" w:rsidP="008B40BD">
            <w:pPr>
              <w:rPr>
                <w:rFonts w:ascii="Arial" w:eastAsia="Times New Roman" w:hAnsi="Arial" w:cs="Arial"/>
                <w:b/>
                <w:color w:val="000000"/>
                <w:sz w:val="22"/>
                <w:szCs w:val="22"/>
              </w:rPr>
            </w:pPr>
            <w:r w:rsidRPr="004E596F">
              <w:rPr>
                <w:rFonts w:ascii="Arial" w:eastAsia="Times New Roman" w:hAnsi="Arial" w:cs="Arial"/>
                <w:b/>
                <w:color w:val="000000"/>
                <w:sz w:val="22"/>
                <w:szCs w:val="22"/>
              </w:rPr>
              <w:t>Religious Affiliation</w:t>
            </w:r>
          </w:p>
        </w:tc>
        <w:tc>
          <w:tcPr>
            <w:tcW w:w="1980" w:type="dxa"/>
            <w:tcBorders>
              <w:top w:val="nil"/>
              <w:left w:val="nil"/>
              <w:bottom w:val="nil"/>
              <w:right w:val="nil"/>
            </w:tcBorders>
            <w:shd w:val="clear" w:color="auto" w:fill="auto"/>
            <w:vAlign w:val="bottom"/>
            <w:hideMark/>
          </w:tcPr>
          <w:p w14:paraId="40C91138" w14:textId="77777777" w:rsidR="00595715" w:rsidRPr="004E596F" w:rsidRDefault="00595715" w:rsidP="008B40BD">
            <w:pPr>
              <w:rPr>
                <w:rFonts w:ascii="Arial" w:eastAsia="Times New Roman" w:hAnsi="Arial" w:cs="Arial"/>
                <w:b/>
                <w:color w:val="000000"/>
                <w:sz w:val="22"/>
                <w:szCs w:val="22"/>
              </w:rPr>
            </w:pPr>
          </w:p>
        </w:tc>
        <w:tc>
          <w:tcPr>
            <w:tcW w:w="1800" w:type="dxa"/>
            <w:tcBorders>
              <w:top w:val="nil"/>
              <w:left w:val="nil"/>
              <w:bottom w:val="nil"/>
              <w:right w:val="nil"/>
            </w:tcBorders>
            <w:shd w:val="clear" w:color="auto" w:fill="auto"/>
            <w:vAlign w:val="bottom"/>
            <w:hideMark/>
          </w:tcPr>
          <w:p w14:paraId="7CA66616" w14:textId="77777777" w:rsidR="00595715" w:rsidRPr="004E596F" w:rsidRDefault="00595715" w:rsidP="008B40BD">
            <w:pPr>
              <w:rPr>
                <w:rFonts w:ascii="Arial" w:eastAsia="Times New Roman" w:hAnsi="Arial" w:cs="Arial"/>
                <w:sz w:val="22"/>
                <w:szCs w:val="22"/>
              </w:rPr>
            </w:pPr>
          </w:p>
        </w:tc>
        <w:tc>
          <w:tcPr>
            <w:tcW w:w="900" w:type="dxa"/>
            <w:tcBorders>
              <w:top w:val="nil"/>
              <w:left w:val="nil"/>
              <w:bottom w:val="nil"/>
              <w:right w:val="nil"/>
            </w:tcBorders>
            <w:shd w:val="clear" w:color="auto" w:fill="auto"/>
            <w:vAlign w:val="center"/>
            <w:hideMark/>
          </w:tcPr>
          <w:p w14:paraId="16A7448B" w14:textId="77777777" w:rsidR="00595715" w:rsidRPr="004E596F" w:rsidRDefault="00595715" w:rsidP="008B40BD">
            <w:pPr>
              <w:jc w:val="right"/>
              <w:rPr>
                <w:rFonts w:ascii="Arial" w:eastAsia="Times New Roman" w:hAnsi="Arial" w:cs="Arial"/>
                <w:b/>
                <w:color w:val="000000"/>
                <w:sz w:val="22"/>
                <w:szCs w:val="22"/>
              </w:rPr>
            </w:pPr>
            <w:r w:rsidRPr="004E596F">
              <w:rPr>
                <w:rFonts w:ascii="Arial" w:eastAsia="Times New Roman" w:hAnsi="Arial" w:cs="Arial"/>
                <w:b/>
                <w:color w:val="000000"/>
                <w:sz w:val="22"/>
                <w:szCs w:val="22"/>
              </w:rPr>
              <w:t>&lt;0.01</w:t>
            </w:r>
          </w:p>
        </w:tc>
      </w:tr>
      <w:tr w:rsidR="00595715" w:rsidRPr="00191833" w14:paraId="761C93EA" w14:textId="77777777" w:rsidTr="007760E2">
        <w:trPr>
          <w:trHeight w:val="20"/>
        </w:trPr>
        <w:tc>
          <w:tcPr>
            <w:tcW w:w="650" w:type="dxa"/>
            <w:tcBorders>
              <w:top w:val="nil"/>
              <w:left w:val="nil"/>
              <w:bottom w:val="nil"/>
              <w:right w:val="nil"/>
            </w:tcBorders>
            <w:shd w:val="clear" w:color="auto" w:fill="auto"/>
            <w:noWrap/>
            <w:vAlign w:val="bottom"/>
            <w:hideMark/>
          </w:tcPr>
          <w:p w14:paraId="0E5633F2" w14:textId="77777777" w:rsidR="00595715" w:rsidRPr="00191833" w:rsidRDefault="00595715" w:rsidP="008B40BD">
            <w:pPr>
              <w:jc w:val="right"/>
              <w:rPr>
                <w:rFonts w:ascii="Calibri" w:eastAsia="Times New Roman" w:hAnsi="Calibri" w:cs="Calibri"/>
                <w:color w:val="000000"/>
              </w:rPr>
            </w:pPr>
          </w:p>
        </w:tc>
        <w:tc>
          <w:tcPr>
            <w:tcW w:w="3670" w:type="dxa"/>
            <w:tcBorders>
              <w:top w:val="nil"/>
              <w:left w:val="nil"/>
              <w:bottom w:val="nil"/>
              <w:right w:val="nil"/>
            </w:tcBorders>
            <w:shd w:val="clear" w:color="auto" w:fill="auto"/>
            <w:vAlign w:val="center"/>
            <w:hideMark/>
          </w:tcPr>
          <w:p w14:paraId="1C137A32" w14:textId="77777777" w:rsidR="00595715" w:rsidRPr="004E596F" w:rsidRDefault="00595715" w:rsidP="008B40BD">
            <w:pPr>
              <w:ind w:firstLine="150"/>
              <w:rPr>
                <w:rFonts w:ascii="Arial" w:eastAsia="Times New Roman" w:hAnsi="Arial" w:cs="Arial"/>
                <w:color w:val="000000"/>
                <w:sz w:val="22"/>
                <w:szCs w:val="22"/>
              </w:rPr>
            </w:pPr>
            <w:r w:rsidRPr="004E596F">
              <w:rPr>
                <w:rFonts w:ascii="Arial" w:eastAsia="Times New Roman" w:hAnsi="Arial" w:cs="Arial"/>
                <w:color w:val="000000"/>
                <w:sz w:val="22"/>
                <w:szCs w:val="22"/>
              </w:rPr>
              <w:t>Affiliated</w:t>
            </w:r>
          </w:p>
        </w:tc>
        <w:tc>
          <w:tcPr>
            <w:tcW w:w="1980" w:type="dxa"/>
            <w:tcBorders>
              <w:top w:val="nil"/>
              <w:left w:val="nil"/>
              <w:bottom w:val="nil"/>
              <w:right w:val="nil"/>
            </w:tcBorders>
            <w:shd w:val="clear" w:color="auto" w:fill="auto"/>
            <w:vAlign w:val="center"/>
            <w:hideMark/>
          </w:tcPr>
          <w:p w14:paraId="32439B3E"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678 (66%)</w:t>
            </w:r>
          </w:p>
        </w:tc>
        <w:tc>
          <w:tcPr>
            <w:tcW w:w="1800" w:type="dxa"/>
            <w:tcBorders>
              <w:top w:val="nil"/>
              <w:left w:val="nil"/>
              <w:bottom w:val="nil"/>
              <w:right w:val="nil"/>
            </w:tcBorders>
            <w:shd w:val="clear" w:color="auto" w:fill="auto"/>
            <w:vAlign w:val="center"/>
            <w:hideMark/>
          </w:tcPr>
          <w:p w14:paraId="66A77383"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704 (60%)</w:t>
            </w:r>
          </w:p>
        </w:tc>
        <w:tc>
          <w:tcPr>
            <w:tcW w:w="900" w:type="dxa"/>
            <w:tcBorders>
              <w:top w:val="nil"/>
              <w:left w:val="nil"/>
              <w:bottom w:val="nil"/>
              <w:right w:val="nil"/>
            </w:tcBorders>
            <w:shd w:val="clear" w:color="auto" w:fill="auto"/>
            <w:vAlign w:val="center"/>
            <w:hideMark/>
          </w:tcPr>
          <w:p w14:paraId="41074833"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155245B6" w14:textId="77777777" w:rsidTr="007760E2">
        <w:trPr>
          <w:trHeight w:val="20"/>
        </w:trPr>
        <w:tc>
          <w:tcPr>
            <w:tcW w:w="650" w:type="dxa"/>
            <w:tcBorders>
              <w:top w:val="nil"/>
              <w:left w:val="nil"/>
              <w:bottom w:val="nil"/>
              <w:right w:val="nil"/>
            </w:tcBorders>
            <w:shd w:val="clear" w:color="auto" w:fill="auto"/>
            <w:noWrap/>
            <w:vAlign w:val="bottom"/>
            <w:hideMark/>
          </w:tcPr>
          <w:p w14:paraId="41635CA3" w14:textId="77777777" w:rsidR="00595715" w:rsidRPr="00191833" w:rsidRDefault="00595715" w:rsidP="008B40BD">
            <w:pPr>
              <w:jc w:val="right"/>
              <w:rPr>
                <w:rFonts w:ascii="Times New Roman" w:eastAsia="Times New Roman" w:hAnsi="Times New Roman" w:cs="Times New Roman"/>
                <w:sz w:val="20"/>
                <w:szCs w:val="20"/>
              </w:rPr>
            </w:pPr>
          </w:p>
        </w:tc>
        <w:tc>
          <w:tcPr>
            <w:tcW w:w="3670" w:type="dxa"/>
            <w:tcBorders>
              <w:top w:val="nil"/>
              <w:left w:val="nil"/>
              <w:bottom w:val="nil"/>
              <w:right w:val="nil"/>
            </w:tcBorders>
            <w:shd w:val="clear" w:color="auto" w:fill="auto"/>
            <w:vAlign w:val="center"/>
            <w:hideMark/>
          </w:tcPr>
          <w:p w14:paraId="1BE5B0F5" w14:textId="77777777" w:rsidR="00595715" w:rsidRPr="004E596F" w:rsidRDefault="00595715" w:rsidP="008B40BD">
            <w:pPr>
              <w:ind w:firstLine="150"/>
              <w:rPr>
                <w:rFonts w:ascii="Arial" w:eastAsia="Times New Roman" w:hAnsi="Arial" w:cs="Arial"/>
                <w:color w:val="000000"/>
                <w:sz w:val="22"/>
                <w:szCs w:val="22"/>
              </w:rPr>
            </w:pPr>
            <w:r w:rsidRPr="004E596F">
              <w:rPr>
                <w:rFonts w:ascii="Arial" w:eastAsia="Times New Roman" w:hAnsi="Arial" w:cs="Arial"/>
                <w:color w:val="000000"/>
                <w:sz w:val="22"/>
                <w:szCs w:val="22"/>
              </w:rPr>
              <w:t>Unaffiliated</w:t>
            </w:r>
          </w:p>
        </w:tc>
        <w:tc>
          <w:tcPr>
            <w:tcW w:w="1980" w:type="dxa"/>
            <w:tcBorders>
              <w:top w:val="nil"/>
              <w:left w:val="nil"/>
              <w:bottom w:val="nil"/>
              <w:right w:val="nil"/>
            </w:tcBorders>
            <w:shd w:val="clear" w:color="auto" w:fill="auto"/>
            <w:vAlign w:val="center"/>
            <w:hideMark/>
          </w:tcPr>
          <w:p w14:paraId="55C27561"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342 (34%)</w:t>
            </w:r>
          </w:p>
        </w:tc>
        <w:tc>
          <w:tcPr>
            <w:tcW w:w="1800" w:type="dxa"/>
            <w:tcBorders>
              <w:top w:val="nil"/>
              <w:left w:val="nil"/>
              <w:bottom w:val="nil"/>
              <w:right w:val="nil"/>
            </w:tcBorders>
            <w:shd w:val="clear" w:color="auto" w:fill="auto"/>
            <w:vAlign w:val="center"/>
            <w:hideMark/>
          </w:tcPr>
          <w:p w14:paraId="201DE3EE"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463 (40%)</w:t>
            </w:r>
          </w:p>
        </w:tc>
        <w:tc>
          <w:tcPr>
            <w:tcW w:w="900" w:type="dxa"/>
            <w:tcBorders>
              <w:top w:val="nil"/>
              <w:left w:val="nil"/>
              <w:bottom w:val="nil"/>
              <w:right w:val="nil"/>
            </w:tcBorders>
            <w:shd w:val="clear" w:color="auto" w:fill="auto"/>
            <w:vAlign w:val="center"/>
            <w:hideMark/>
          </w:tcPr>
          <w:p w14:paraId="35BDE532"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44E4AC7E" w14:textId="77777777" w:rsidTr="007760E2">
        <w:trPr>
          <w:trHeight w:val="20"/>
        </w:trPr>
        <w:tc>
          <w:tcPr>
            <w:tcW w:w="4320" w:type="dxa"/>
            <w:gridSpan w:val="2"/>
            <w:tcBorders>
              <w:top w:val="nil"/>
              <w:left w:val="nil"/>
              <w:bottom w:val="nil"/>
              <w:right w:val="nil"/>
            </w:tcBorders>
            <w:shd w:val="clear" w:color="auto" w:fill="auto"/>
            <w:vAlign w:val="center"/>
            <w:hideMark/>
          </w:tcPr>
          <w:p w14:paraId="10490DE5" w14:textId="77777777" w:rsidR="00595715" w:rsidRPr="004E596F" w:rsidRDefault="00595715" w:rsidP="008B40BD">
            <w:pPr>
              <w:rPr>
                <w:rFonts w:ascii="Arial" w:eastAsia="Times New Roman" w:hAnsi="Arial" w:cs="Arial"/>
                <w:b/>
                <w:color w:val="000000"/>
                <w:sz w:val="22"/>
                <w:szCs w:val="22"/>
              </w:rPr>
            </w:pPr>
            <w:r w:rsidRPr="004E596F">
              <w:rPr>
                <w:rFonts w:ascii="Arial" w:eastAsia="Times New Roman" w:hAnsi="Arial" w:cs="Arial"/>
                <w:b/>
                <w:color w:val="000000"/>
                <w:sz w:val="22"/>
                <w:szCs w:val="22"/>
              </w:rPr>
              <w:t>Frequency of Religious Activities</w:t>
            </w:r>
          </w:p>
        </w:tc>
        <w:tc>
          <w:tcPr>
            <w:tcW w:w="1980" w:type="dxa"/>
            <w:tcBorders>
              <w:top w:val="nil"/>
              <w:left w:val="nil"/>
              <w:bottom w:val="nil"/>
              <w:right w:val="nil"/>
            </w:tcBorders>
            <w:shd w:val="clear" w:color="auto" w:fill="auto"/>
            <w:vAlign w:val="bottom"/>
            <w:hideMark/>
          </w:tcPr>
          <w:p w14:paraId="5DA6B533" w14:textId="77777777" w:rsidR="00595715" w:rsidRPr="004E596F" w:rsidRDefault="00595715" w:rsidP="008B40BD">
            <w:pPr>
              <w:rPr>
                <w:rFonts w:ascii="Arial" w:eastAsia="Times New Roman" w:hAnsi="Arial" w:cs="Arial"/>
                <w:b/>
                <w:color w:val="000000"/>
                <w:sz w:val="22"/>
                <w:szCs w:val="22"/>
              </w:rPr>
            </w:pPr>
          </w:p>
        </w:tc>
        <w:tc>
          <w:tcPr>
            <w:tcW w:w="1800" w:type="dxa"/>
            <w:tcBorders>
              <w:top w:val="nil"/>
              <w:left w:val="nil"/>
              <w:bottom w:val="nil"/>
              <w:right w:val="nil"/>
            </w:tcBorders>
            <w:shd w:val="clear" w:color="auto" w:fill="auto"/>
            <w:vAlign w:val="bottom"/>
            <w:hideMark/>
          </w:tcPr>
          <w:p w14:paraId="5F824968" w14:textId="77777777" w:rsidR="00595715" w:rsidRPr="004E596F" w:rsidRDefault="00595715" w:rsidP="008B40BD">
            <w:pPr>
              <w:rPr>
                <w:rFonts w:ascii="Arial" w:eastAsia="Times New Roman" w:hAnsi="Arial" w:cs="Arial"/>
                <w:sz w:val="22"/>
                <w:szCs w:val="22"/>
              </w:rPr>
            </w:pPr>
          </w:p>
        </w:tc>
        <w:tc>
          <w:tcPr>
            <w:tcW w:w="900" w:type="dxa"/>
            <w:tcBorders>
              <w:top w:val="nil"/>
              <w:left w:val="nil"/>
              <w:bottom w:val="nil"/>
              <w:right w:val="nil"/>
            </w:tcBorders>
            <w:shd w:val="clear" w:color="auto" w:fill="auto"/>
            <w:vAlign w:val="center"/>
            <w:hideMark/>
          </w:tcPr>
          <w:p w14:paraId="2446F97E" w14:textId="77777777" w:rsidR="00595715" w:rsidRPr="004E596F" w:rsidRDefault="00595715" w:rsidP="008B40BD">
            <w:pPr>
              <w:jc w:val="right"/>
              <w:rPr>
                <w:rFonts w:ascii="Arial" w:eastAsia="Times New Roman" w:hAnsi="Arial" w:cs="Arial"/>
                <w:b/>
                <w:color w:val="000000"/>
                <w:sz w:val="22"/>
                <w:szCs w:val="22"/>
              </w:rPr>
            </w:pPr>
            <w:r w:rsidRPr="004E596F">
              <w:rPr>
                <w:rFonts w:ascii="Arial" w:eastAsia="Times New Roman" w:hAnsi="Arial" w:cs="Arial"/>
                <w:b/>
                <w:color w:val="000000"/>
                <w:sz w:val="22"/>
                <w:szCs w:val="22"/>
              </w:rPr>
              <w:t>&lt;0.01</w:t>
            </w:r>
          </w:p>
        </w:tc>
      </w:tr>
      <w:tr w:rsidR="00595715" w:rsidRPr="00191833" w14:paraId="7E4E02C3" w14:textId="77777777" w:rsidTr="007760E2">
        <w:trPr>
          <w:trHeight w:val="20"/>
        </w:trPr>
        <w:tc>
          <w:tcPr>
            <w:tcW w:w="650" w:type="dxa"/>
            <w:tcBorders>
              <w:top w:val="nil"/>
              <w:left w:val="nil"/>
              <w:bottom w:val="nil"/>
              <w:right w:val="nil"/>
            </w:tcBorders>
            <w:shd w:val="clear" w:color="auto" w:fill="auto"/>
            <w:noWrap/>
            <w:vAlign w:val="bottom"/>
            <w:hideMark/>
          </w:tcPr>
          <w:p w14:paraId="13BA2D20" w14:textId="77777777" w:rsidR="00595715" w:rsidRPr="00191833" w:rsidRDefault="00595715" w:rsidP="008B40BD">
            <w:pPr>
              <w:jc w:val="right"/>
              <w:rPr>
                <w:rFonts w:ascii="Calibri" w:eastAsia="Times New Roman" w:hAnsi="Calibri" w:cs="Calibri"/>
                <w:color w:val="000000"/>
              </w:rPr>
            </w:pPr>
          </w:p>
        </w:tc>
        <w:tc>
          <w:tcPr>
            <w:tcW w:w="3670" w:type="dxa"/>
            <w:tcBorders>
              <w:top w:val="nil"/>
              <w:left w:val="nil"/>
              <w:bottom w:val="nil"/>
              <w:right w:val="nil"/>
            </w:tcBorders>
            <w:shd w:val="clear" w:color="auto" w:fill="auto"/>
            <w:vAlign w:val="center"/>
            <w:hideMark/>
          </w:tcPr>
          <w:p w14:paraId="6861E5CF" w14:textId="77777777"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At least monthly to Weekly or more</w:t>
            </w:r>
          </w:p>
        </w:tc>
        <w:tc>
          <w:tcPr>
            <w:tcW w:w="1980" w:type="dxa"/>
            <w:tcBorders>
              <w:top w:val="nil"/>
              <w:left w:val="nil"/>
              <w:bottom w:val="nil"/>
              <w:right w:val="nil"/>
            </w:tcBorders>
            <w:shd w:val="clear" w:color="auto" w:fill="auto"/>
            <w:vAlign w:val="center"/>
            <w:hideMark/>
          </w:tcPr>
          <w:p w14:paraId="0EBA3774"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383 (38%)</w:t>
            </w:r>
          </w:p>
        </w:tc>
        <w:tc>
          <w:tcPr>
            <w:tcW w:w="1800" w:type="dxa"/>
            <w:tcBorders>
              <w:top w:val="nil"/>
              <w:left w:val="nil"/>
              <w:bottom w:val="nil"/>
              <w:right w:val="nil"/>
            </w:tcBorders>
            <w:shd w:val="clear" w:color="auto" w:fill="auto"/>
            <w:vAlign w:val="center"/>
            <w:hideMark/>
          </w:tcPr>
          <w:p w14:paraId="18EE1D48"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342 (29%)</w:t>
            </w:r>
          </w:p>
        </w:tc>
        <w:tc>
          <w:tcPr>
            <w:tcW w:w="900" w:type="dxa"/>
            <w:tcBorders>
              <w:top w:val="nil"/>
              <w:left w:val="nil"/>
              <w:bottom w:val="nil"/>
              <w:right w:val="nil"/>
            </w:tcBorders>
            <w:shd w:val="clear" w:color="auto" w:fill="auto"/>
            <w:vAlign w:val="center"/>
            <w:hideMark/>
          </w:tcPr>
          <w:p w14:paraId="01E61938"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40EF2F0B" w14:textId="77777777" w:rsidTr="007760E2">
        <w:trPr>
          <w:trHeight w:val="20"/>
        </w:trPr>
        <w:tc>
          <w:tcPr>
            <w:tcW w:w="650" w:type="dxa"/>
            <w:tcBorders>
              <w:top w:val="nil"/>
              <w:left w:val="nil"/>
              <w:bottom w:val="nil"/>
              <w:right w:val="nil"/>
            </w:tcBorders>
            <w:shd w:val="clear" w:color="auto" w:fill="auto"/>
            <w:noWrap/>
            <w:vAlign w:val="bottom"/>
            <w:hideMark/>
          </w:tcPr>
          <w:p w14:paraId="11CCDE37" w14:textId="77777777" w:rsidR="00595715" w:rsidRPr="00191833" w:rsidRDefault="00595715" w:rsidP="008B40BD">
            <w:pPr>
              <w:jc w:val="right"/>
              <w:rPr>
                <w:rFonts w:ascii="Times New Roman" w:eastAsia="Times New Roman" w:hAnsi="Times New Roman" w:cs="Times New Roman"/>
                <w:sz w:val="20"/>
                <w:szCs w:val="20"/>
              </w:rPr>
            </w:pPr>
          </w:p>
        </w:tc>
        <w:tc>
          <w:tcPr>
            <w:tcW w:w="3670" w:type="dxa"/>
            <w:tcBorders>
              <w:top w:val="nil"/>
              <w:left w:val="nil"/>
              <w:bottom w:val="nil"/>
              <w:right w:val="nil"/>
            </w:tcBorders>
            <w:shd w:val="clear" w:color="auto" w:fill="auto"/>
            <w:vAlign w:val="center"/>
            <w:hideMark/>
          </w:tcPr>
          <w:p w14:paraId="7B75A2B1" w14:textId="77777777" w:rsidR="00595715" w:rsidRPr="004E596F" w:rsidRDefault="00595715" w:rsidP="008B40BD">
            <w:pPr>
              <w:rPr>
                <w:rFonts w:ascii="Arial" w:eastAsia="Times New Roman" w:hAnsi="Arial" w:cs="Arial"/>
                <w:color w:val="000000"/>
                <w:sz w:val="22"/>
                <w:szCs w:val="22"/>
              </w:rPr>
            </w:pPr>
            <w:r w:rsidRPr="004E596F">
              <w:rPr>
                <w:rFonts w:ascii="Arial" w:eastAsia="Times New Roman" w:hAnsi="Arial" w:cs="Arial"/>
                <w:color w:val="000000"/>
                <w:sz w:val="22"/>
                <w:szCs w:val="22"/>
              </w:rPr>
              <w:t>Never to a few times each year</w:t>
            </w:r>
          </w:p>
        </w:tc>
        <w:tc>
          <w:tcPr>
            <w:tcW w:w="1980" w:type="dxa"/>
            <w:tcBorders>
              <w:top w:val="nil"/>
              <w:left w:val="nil"/>
              <w:bottom w:val="nil"/>
              <w:right w:val="nil"/>
            </w:tcBorders>
            <w:shd w:val="clear" w:color="auto" w:fill="auto"/>
            <w:vAlign w:val="center"/>
            <w:hideMark/>
          </w:tcPr>
          <w:p w14:paraId="6AEF61C6"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634 (62%)</w:t>
            </w:r>
          </w:p>
        </w:tc>
        <w:tc>
          <w:tcPr>
            <w:tcW w:w="1800" w:type="dxa"/>
            <w:tcBorders>
              <w:top w:val="nil"/>
              <w:left w:val="nil"/>
              <w:bottom w:val="nil"/>
              <w:right w:val="nil"/>
            </w:tcBorders>
            <w:shd w:val="clear" w:color="auto" w:fill="auto"/>
            <w:vAlign w:val="center"/>
            <w:hideMark/>
          </w:tcPr>
          <w:p w14:paraId="7C86E455"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825 (71%)</w:t>
            </w:r>
          </w:p>
        </w:tc>
        <w:tc>
          <w:tcPr>
            <w:tcW w:w="900" w:type="dxa"/>
            <w:tcBorders>
              <w:top w:val="nil"/>
              <w:left w:val="nil"/>
              <w:bottom w:val="nil"/>
              <w:right w:val="nil"/>
            </w:tcBorders>
            <w:shd w:val="clear" w:color="auto" w:fill="auto"/>
            <w:vAlign w:val="center"/>
            <w:hideMark/>
          </w:tcPr>
          <w:p w14:paraId="5DF29760"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0A0D6F4F" w14:textId="77777777" w:rsidTr="007760E2">
        <w:trPr>
          <w:trHeight w:val="20"/>
        </w:trPr>
        <w:tc>
          <w:tcPr>
            <w:tcW w:w="4320" w:type="dxa"/>
            <w:gridSpan w:val="2"/>
            <w:tcBorders>
              <w:top w:val="nil"/>
              <w:left w:val="nil"/>
              <w:bottom w:val="nil"/>
              <w:right w:val="nil"/>
            </w:tcBorders>
            <w:shd w:val="clear" w:color="auto" w:fill="auto"/>
            <w:noWrap/>
            <w:vAlign w:val="bottom"/>
            <w:hideMark/>
          </w:tcPr>
          <w:p w14:paraId="32EC7CF5" w14:textId="32FA1609" w:rsidR="00595715" w:rsidRPr="004E596F" w:rsidRDefault="00595715" w:rsidP="008B40BD">
            <w:pPr>
              <w:rPr>
                <w:rFonts w:ascii="Arial" w:eastAsia="Times New Roman" w:hAnsi="Arial" w:cs="Arial"/>
                <w:b/>
                <w:color w:val="000000"/>
                <w:sz w:val="22"/>
                <w:szCs w:val="22"/>
              </w:rPr>
            </w:pPr>
            <w:r w:rsidRPr="004E596F">
              <w:rPr>
                <w:rFonts w:ascii="Arial" w:eastAsia="Times New Roman" w:hAnsi="Arial" w:cs="Arial"/>
                <w:b/>
                <w:color w:val="000000"/>
                <w:sz w:val="22"/>
                <w:szCs w:val="22"/>
              </w:rPr>
              <w:t xml:space="preserve">COVID-19 Vaccination </w:t>
            </w:r>
            <w:proofErr w:type="spellStart"/>
            <w:r w:rsidRPr="004E596F">
              <w:rPr>
                <w:rFonts w:ascii="Arial" w:eastAsia="Times New Roman" w:hAnsi="Arial" w:cs="Arial"/>
                <w:b/>
                <w:bCs/>
                <w:color w:val="000000"/>
                <w:sz w:val="22"/>
                <w:szCs w:val="22"/>
              </w:rPr>
              <w:t>Intent</w:t>
            </w:r>
            <w:r w:rsidR="009502A0">
              <w:rPr>
                <w:rFonts w:ascii="Arial" w:eastAsia="Times New Roman" w:hAnsi="Arial" w:cs="Arial"/>
                <w:i/>
                <w:iCs/>
                <w:color w:val="000000"/>
                <w:sz w:val="22"/>
                <w:szCs w:val="22"/>
                <w:vertAlign w:val="superscript"/>
              </w:rPr>
              <w:t>f</w:t>
            </w:r>
            <w:proofErr w:type="spellEnd"/>
          </w:p>
        </w:tc>
        <w:tc>
          <w:tcPr>
            <w:tcW w:w="1980" w:type="dxa"/>
            <w:tcBorders>
              <w:top w:val="nil"/>
              <w:left w:val="nil"/>
              <w:bottom w:val="nil"/>
              <w:right w:val="nil"/>
            </w:tcBorders>
            <w:shd w:val="clear" w:color="auto" w:fill="auto"/>
            <w:vAlign w:val="center"/>
            <w:hideMark/>
          </w:tcPr>
          <w:p w14:paraId="3582932E" w14:textId="77777777" w:rsidR="00595715" w:rsidRPr="004E596F" w:rsidRDefault="00595715" w:rsidP="008B40BD">
            <w:pPr>
              <w:rPr>
                <w:rFonts w:ascii="Arial" w:eastAsia="Times New Roman" w:hAnsi="Arial" w:cs="Arial"/>
                <w:b/>
                <w:color w:val="000000"/>
                <w:sz w:val="22"/>
                <w:szCs w:val="22"/>
              </w:rPr>
            </w:pPr>
          </w:p>
        </w:tc>
        <w:tc>
          <w:tcPr>
            <w:tcW w:w="1800" w:type="dxa"/>
            <w:tcBorders>
              <w:top w:val="nil"/>
              <w:left w:val="nil"/>
              <w:bottom w:val="nil"/>
              <w:right w:val="nil"/>
            </w:tcBorders>
            <w:shd w:val="clear" w:color="auto" w:fill="auto"/>
            <w:vAlign w:val="center"/>
            <w:hideMark/>
          </w:tcPr>
          <w:p w14:paraId="6D550CD2" w14:textId="77777777" w:rsidR="00595715" w:rsidRPr="004E596F" w:rsidRDefault="00595715" w:rsidP="008B40BD">
            <w:pPr>
              <w:jc w:val="center"/>
              <w:rPr>
                <w:rFonts w:ascii="Arial" w:eastAsia="Times New Roman" w:hAnsi="Arial" w:cs="Arial"/>
                <w:sz w:val="22"/>
                <w:szCs w:val="22"/>
              </w:rPr>
            </w:pPr>
          </w:p>
        </w:tc>
        <w:tc>
          <w:tcPr>
            <w:tcW w:w="900" w:type="dxa"/>
            <w:tcBorders>
              <w:top w:val="nil"/>
              <w:left w:val="nil"/>
              <w:bottom w:val="nil"/>
              <w:right w:val="nil"/>
            </w:tcBorders>
            <w:shd w:val="clear" w:color="auto" w:fill="auto"/>
            <w:vAlign w:val="center"/>
            <w:hideMark/>
          </w:tcPr>
          <w:p w14:paraId="72D9CE92" w14:textId="77777777" w:rsidR="00595715" w:rsidRPr="004E596F" w:rsidRDefault="00595715" w:rsidP="008B40BD">
            <w:pPr>
              <w:jc w:val="right"/>
              <w:rPr>
                <w:rFonts w:ascii="Arial" w:eastAsia="Times New Roman" w:hAnsi="Arial" w:cs="Arial"/>
                <w:b/>
                <w:color w:val="000000"/>
                <w:sz w:val="22"/>
                <w:szCs w:val="22"/>
              </w:rPr>
            </w:pPr>
            <w:r w:rsidRPr="004E596F">
              <w:rPr>
                <w:rFonts w:ascii="Arial" w:eastAsia="Times New Roman" w:hAnsi="Arial" w:cs="Arial"/>
                <w:b/>
                <w:color w:val="000000"/>
                <w:sz w:val="22"/>
                <w:szCs w:val="22"/>
              </w:rPr>
              <w:t>&lt;0.01</w:t>
            </w:r>
          </w:p>
        </w:tc>
      </w:tr>
      <w:tr w:rsidR="00595715" w:rsidRPr="00191833" w14:paraId="7812632D" w14:textId="77777777" w:rsidTr="007760E2">
        <w:trPr>
          <w:trHeight w:val="20"/>
        </w:trPr>
        <w:tc>
          <w:tcPr>
            <w:tcW w:w="650" w:type="dxa"/>
            <w:tcBorders>
              <w:top w:val="nil"/>
              <w:left w:val="nil"/>
              <w:bottom w:val="nil"/>
              <w:right w:val="nil"/>
            </w:tcBorders>
            <w:shd w:val="clear" w:color="auto" w:fill="auto"/>
            <w:noWrap/>
            <w:vAlign w:val="bottom"/>
            <w:hideMark/>
          </w:tcPr>
          <w:p w14:paraId="4073E03F" w14:textId="77777777" w:rsidR="00595715" w:rsidRPr="00191833" w:rsidRDefault="00595715" w:rsidP="008B40BD">
            <w:pPr>
              <w:jc w:val="right"/>
              <w:rPr>
                <w:rFonts w:ascii="Calibri" w:eastAsia="Times New Roman" w:hAnsi="Calibri" w:cs="Calibri"/>
                <w:color w:val="000000"/>
              </w:rPr>
            </w:pPr>
          </w:p>
        </w:tc>
        <w:tc>
          <w:tcPr>
            <w:tcW w:w="3670" w:type="dxa"/>
            <w:tcBorders>
              <w:top w:val="nil"/>
              <w:left w:val="nil"/>
              <w:bottom w:val="nil"/>
              <w:right w:val="nil"/>
            </w:tcBorders>
            <w:shd w:val="clear" w:color="auto" w:fill="auto"/>
            <w:vAlign w:val="center"/>
            <w:hideMark/>
          </w:tcPr>
          <w:p w14:paraId="386EB3B8" w14:textId="77777777" w:rsidR="00595715" w:rsidRPr="004E596F" w:rsidRDefault="00595715" w:rsidP="008B40BD">
            <w:pPr>
              <w:ind w:firstLine="150"/>
              <w:rPr>
                <w:rFonts w:ascii="Arial" w:eastAsia="Times New Roman" w:hAnsi="Arial" w:cs="Arial"/>
                <w:color w:val="000000"/>
                <w:sz w:val="22"/>
                <w:szCs w:val="22"/>
              </w:rPr>
            </w:pPr>
            <w:r w:rsidRPr="004E596F">
              <w:rPr>
                <w:rFonts w:ascii="Arial" w:eastAsia="Times New Roman" w:hAnsi="Arial" w:cs="Arial"/>
                <w:color w:val="000000"/>
                <w:sz w:val="22"/>
                <w:szCs w:val="22"/>
              </w:rPr>
              <w:t>No/Unsure</w:t>
            </w:r>
          </w:p>
        </w:tc>
        <w:tc>
          <w:tcPr>
            <w:tcW w:w="1980" w:type="dxa"/>
            <w:tcBorders>
              <w:top w:val="nil"/>
              <w:left w:val="nil"/>
              <w:bottom w:val="nil"/>
              <w:right w:val="nil"/>
            </w:tcBorders>
            <w:shd w:val="clear" w:color="auto" w:fill="auto"/>
            <w:vAlign w:val="center"/>
            <w:hideMark/>
          </w:tcPr>
          <w:p w14:paraId="09F163BA"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392 (38%)</w:t>
            </w:r>
          </w:p>
        </w:tc>
        <w:tc>
          <w:tcPr>
            <w:tcW w:w="1800" w:type="dxa"/>
            <w:tcBorders>
              <w:top w:val="nil"/>
              <w:left w:val="nil"/>
              <w:bottom w:val="nil"/>
              <w:right w:val="nil"/>
            </w:tcBorders>
            <w:shd w:val="clear" w:color="auto" w:fill="auto"/>
            <w:vAlign w:val="center"/>
            <w:hideMark/>
          </w:tcPr>
          <w:p w14:paraId="0C8B8DCC"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346 (30%)</w:t>
            </w:r>
          </w:p>
        </w:tc>
        <w:tc>
          <w:tcPr>
            <w:tcW w:w="900" w:type="dxa"/>
            <w:tcBorders>
              <w:top w:val="nil"/>
              <w:left w:val="nil"/>
              <w:bottom w:val="nil"/>
              <w:right w:val="nil"/>
            </w:tcBorders>
            <w:shd w:val="clear" w:color="auto" w:fill="auto"/>
            <w:vAlign w:val="center"/>
            <w:hideMark/>
          </w:tcPr>
          <w:p w14:paraId="60CB7990" w14:textId="77777777" w:rsidR="00595715" w:rsidRPr="004E596F" w:rsidRDefault="00595715" w:rsidP="008B40BD">
            <w:pPr>
              <w:jc w:val="center"/>
              <w:rPr>
                <w:rFonts w:ascii="Arial" w:eastAsia="Times New Roman" w:hAnsi="Arial" w:cs="Arial"/>
                <w:color w:val="000000"/>
                <w:sz w:val="22"/>
                <w:szCs w:val="22"/>
              </w:rPr>
            </w:pPr>
          </w:p>
        </w:tc>
      </w:tr>
      <w:tr w:rsidR="00595715" w:rsidRPr="00191833" w14:paraId="0594201C" w14:textId="77777777" w:rsidTr="007760E2">
        <w:trPr>
          <w:trHeight w:val="20"/>
        </w:trPr>
        <w:tc>
          <w:tcPr>
            <w:tcW w:w="650" w:type="dxa"/>
            <w:tcBorders>
              <w:top w:val="nil"/>
              <w:left w:val="nil"/>
              <w:bottom w:val="single" w:sz="8" w:space="0" w:color="auto"/>
              <w:right w:val="nil"/>
            </w:tcBorders>
            <w:shd w:val="clear" w:color="auto" w:fill="auto"/>
            <w:noWrap/>
            <w:vAlign w:val="bottom"/>
            <w:hideMark/>
          </w:tcPr>
          <w:p w14:paraId="74739EEB" w14:textId="77777777" w:rsidR="00595715" w:rsidRPr="00191833" w:rsidRDefault="00595715" w:rsidP="008B40BD">
            <w:pPr>
              <w:rPr>
                <w:rFonts w:ascii="Calibri" w:eastAsia="Times New Roman" w:hAnsi="Calibri" w:cs="Calibri"/>
                <w:color w:val="000000"/>
              </w:rPr>
            </w:pPr>
            <w:r w:rsidRPr="00191833">
              <w:rPr>
                <w:rFonts w:ascii="Calibri" w:eastAsia="Times New Roman" w:hAnsi="Calibri" w:cs="Calibri"/>
                <w:color w:val="000000"/>
              </w:rPr>
              <w:t> </w:t>
            </w:r>
          </w:p>
        </w:tc>
        <w:tc>
          <w:tcPr>
            <w:tcW w:w="3670" w:type="dxa"/>
            <w:tcBorders>
              <w:top w:val="nil"/>
              <w:left w:val="nil"/>
              <w:bottom w:val="single" w:sz="8" w:space="0" w:color="auto"/>
              <w:right w:val="nil"/>
            </w:tcBorders>
            <w:shd w:val="clear" w:color="auto" w:fill="auto"/>
            <w:vAlign w:val="center"/>
            <w:hideMark/>
          </w:tcPr>
          <w:p w14:paraId="12A49B07" w14:textId="77777777" w:rsidR="00595715" w:rsidRPr="004E596F" w:rsidRDefault="00595715" w:rsidP="008B40BD">
            <w:pPr>
              <w:ind w:firstLine="150"/>
              <w:rPr>
                <w:rFonts w:ascii="Arial" w:eastAsia="Times New Roman" w:hAnsi="Arial" w:cs="Arial"/>
                <w:color w:val="000000"/>
                <w:sz w:val="22"/>
                <w:szCs w:val="22"/>
              </w:rPr>
            </w:pPr>
            <w:r w:rsidRPr="004E596F">
              <w:rPr>
                <w:rFonts w:ascii="Arial" w:eastAsia="Times New Roman" w:hAnsi="Arial" w:cs="Arial"/>
                <w:color w:val="000000"/>
                <w:sz w:val="22"/>
                <w:szCs w:val="22"/>
              </w:rPr>
              <w:t>Yes</w:t>
            </w:r>
          </w:p>
        </w:tc>
        <w:tc>
          <w:tcPr>
            <w:tcW w:w="1980" w:type="dxa"/>
            <w:tcBorders>
              <w:top w:val="nil"/>
              <w:left w:val="nil"/>
              <w:bottom w:val="single" w:sz="8" w:space="0" w:color="auto"/>
              <w:right w:val="nil"/>
            </w:tcBorders>
            <w:shd w:val="clear" w:color="auto" w:fill="auto"/>
            <w:vAlign w:val="center"/>
            <w:hideMark/>
          </w:tcPr>
          <w:p w14:paraId="4FDC268C"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628 (62%)</w:t>
            </w:r>
          </w:p>
        </w:tc>
        <w:tc>
          <w:tcPr>
            <w:tcW w:w="1800" w:type="dxa"/>
            <w:tcBorders>
              <w:top w:val="nil"/>
              <w:left w:val="nil"/>
              <w:bottom w:val="single" w:sz="8" w:space="0" w:color="auto"/>
              <w:right w:val="nil"/>
            </w:tcBorders>
            <w:shd w:val="clear" w:color="auto" w:fill="auto"/>
            <w:vAlign w:val="center"/>
            <w:hideMark/>
          </w:tcPr>
          <w:p w14:paraId="4BBF9BE1" w14:textId="77777777" w:rsidR="00595715" w:rsidRPr="004E596F" w:rsidRDefault="00595715" w:rsidP="008B40BD">
            <w:pPr>
              <w:jc w:val="center"/>
              <w:rPr>
                <w:rFonts w:ascii="Arial" w:eastAsia="Times New Roman" w:hAnsi="Arial" w:cs="Arial"/>
                <w:color w:val="000000"/>
                <w:sz w:val="22"/>
                <w:szCs w:val="22"/>
              </w:rPr>
            </w:pPr>
            <w:r w:rsidRPr="004E596F">
              <w:rPr>
                <w:rFonts w:ascii="Arial" w:eastAsia="Times New Roman" w:hAnsi="Arial" w:cs="Arial"/>
                <w:color w:val="000000"/>
                <w:sz w:val="22"/>
                <w:szCs w:val="22"/>
              </w:rPr>
              <w:t>821 (70%)</w:t>
            </w:r>
          </w:p>
        </w:tc>
        <w:tc>
          <w:tcPr>
            <w:tcW w:w="900" w:type="dxa"/>
            <w:tcBorders>
              <w:top w:val="nil"/>
              <w:left w:val="nil"/>
              <w:bottom w:val="single" w:sz="8" w:space="0" w:color="auto"/>
              <w:right w:val="nil"/>
            </w:tcBorders>
            <w:shd w:val="clear" w:color="auto" w:fill="auto"/>
            <w:vAlign w:val="center"/>
            <w:hideMark/>
          </w:tcPr>
          <w:p w14:paraId="10CBEA79" w14:textId="77777777" w:rsidR="00595715" w:rsidRPr="004E596F" w:rsidRDefault="00595715" w:rsidP="008B40BD">
            <w:pPr>
              <w:jc w:val="right"/>
              <w:rPr>
                <w:rFonts w:ascii="Arial" w:eastAsia="Times New Roman" w:hAnsi="Arial" w:cs="Arial"/>
                <w:color w:val="000000"/>
                <w:sz w:val="22"/>
                <w:szCs w:val="22"/>
              </w:rPr>
            </w:pPr>
            <w:r w:rsidRPr="004E596F">
              <w:rPr>
                <w:rFonts w:ascii="Arial" w:eastAsia="Times New Roman" w:hAnsi="Arial" w:cs="Arial"/>
                <w:color w:val="000000"/>
                <w:sz w:val="22"/>
                <w:szCs w:val="22"/>
              </w:rPr>
              <w:t> </w:t>
            </w:r>
          </w:p>
        </w:tc>
      </w:tr>
      <w:tr w:rsidR="008B40BD" w:rsidRPr="00191833" w14:paraId="0D179B4B" w14:textId="77777777" w:rsidTr="007760E2">
        <w:trPr>
          <w:trHeight w:val="20"/>
        </w:trPr>
        <w:tc>
          <w:tcPr>
            <w:tcW w:w="9000" w:type="dxa"/>
            <w:gridSpan w:val="5"/>
            <w:tcBorders>
              <w:top w:val="single" w:sz="8" w:space="0" w:color="auto"/>
              <w:left w:val="nil"/>
              <w:bottom w:val="nil"/>
              <w:right w:val="nil"/>
            </w:tcBorders>
            <w:shd w:val="clear" w:color="auto" w:fill="auto"/>
            <w:noWrap/>
            <w:vAlign w:val="bottom"/>
            <w:hideMark/>
          </w:tcPr>
          <w:p w14:paraId="1EA07790" w14:textId="38838984" w:rsidR="008B40BD" w:rsidRPr="00E2059D" w:rsidRDefault="007553F0" w:rsidP="008B40BD">
            <w:pPr>
              <w:rPr>
                <w:rFonts w:ascii="Arial" w:eastAsia="Times New Roman" w:hAnsi="Arial" w:cs="Arial"/>
                <w:color w:val="000000"/>
                <w:sz w:val="18"/>
                <w:szCs w:val="18"/>
              </w:rPr>
            </w:pPr>
            <w:r>
              <w:rPr>
                <w:rFonts w:ascii="Arial" w:eastAsia="Times New Roman" w:hAnsi="Arial" w:cs="Arial"/>
                <w:i/>
                <w:iCs/>
                <w:color w:val="000000"/>
                <w:sz w:val="18"/>
                <w:szCs w:val="18"/>
                <w:vertAlign w:val="superscript"/>
              </w:rPr>
              <w:t>a</w:t>
            </w:r>
            <w:r w:rsidR="008B40BD" w:rsidRPr="00E2059D">
              <w:rPr>
                <w:rFonts w:ascii="Arial" w:eastAsia="Times New Roman" w:hAnsi="Arial" w:cs="Arial"/>
                <w:color w:val="000000"/>
                <w:sz w:val="18"/>
                <w:szCs w:val="18"/>
              </w:rPr>
              <w:t xml:space="preserve"> Self-report for recall of any doses for HPV vaccination.</w:t>
            </w:r>
          </w:p>
        </w:tc>
      </w:tr>
      <w:tr w:rsidR="008B40BD" w:rsidRPr="00191833" w14:paraId="5B80A1B9" w14:textId="77777777" w:rsidTr="007760E2">
        <w:trPr>
          <w:trHeight w:val="20"/>
        </w:trPr>
        <w:tc>
          <w:tcPr>
            <w:tcW w:w="9000" w:type="dxa"/>
            <w:gridSpan w:val="5"/>
            <w:tcBorders>
              <w:top w:val="nil"/>
              <w:left w:val="nil"/>
              <w:bottom w:val="nil"/>
              <w:right w:val="nil"/>
            </w:tcBorders>
            <w:shd w:val="clear" w:color="auto" w:fill="auto"/>
            <w:vAlign w:val="center"/>
            <w:hideMark/>
          </w:tcPr>
          <w:p w14:paraId="5DAD46C3" w14:textId="596E1344" w:rsidR="008B40BD" w:rsidRPr="00E2059D" w:rsidRDefault="007553F0" w:rsidP="008B40BD">
            <w:pPr>
              <w:rPr>
                <w:rFonts w:ascii="Arial" w:eastAsia="Times New Roman" w:hAnsi="Arial" w:cs="Arial"/>
                <w:i/>
                <w:color w:val="000000"/>
                <w:sz w:val="18"/>
                <w:szCs w:val="18"/>
              </w:rPr>
            </w:pPr>
            <w:r>
              <w:rPr>
                <w:rFonts w:ascii="Arial" w:eastAsia="Times New Roman" w:hAnsi="Arial" w:cs="Arial"/>
                <w:i/>
                <w:iCs/>
                <w:color w:val="000000"/>
                <w:sz w:val="18"/>
                <w:szCs w:val="18"/>
                <w:vertAlign w:val="superscript"/>
              </w:rPr>
              <w:t>b</w:t>
            </w:r>
            <w:r w:rsidR="008B40BD" w:rsidRPr="00E2059D">
              <w:rPr>
                <w:rFonts w:ascii="Arial" w:eastAsia="Times New Roman" w:hAnsi="Arial" w:cs="Arial"/>
                <w:color w:val="000000"/>
                <w:sz w:val="18"/>
                <w:szCs w:val="18"/>
                <w:vertAlign w:val="superscript"/>
              </w:rPr>
              <w:t xml:space="preserve"> </w:t>
            </w:r>
            <w:r w:rsidR="008B40BD" w:rsidRPr="00E2059D">
              <w:rPr>
                <w:rFonts w:ascii="Arial" w:eastAsia="Times New Roman" w:hAnsi="Arial" w:cs="Arial"/>
                <w:color w:val="000000"/>
                <w:sz w:val="18"/>
                <w:szCs w:val="18"/>
              </w:rPr>
              <w:t xml:space="preserve">Frequency (%) </w:t>
            </w:r>
          </w:p>
        </w:tc>
      </w:tr>
      <w:tr w:rsidR="008B40BD" w:rsidRPr="00191833" w14:paraId="6BD87545" w14:textId="77777777" w:rsidTr="007760E2">
        <w:trPr>
          <w:trHeight w:val="20"/>
        </w:trPr>
        <w:tc>
          <w:tcPr>
            <w:tcW w:w="9000" w:type="dxa"/>
            <w:gridSpan w:val="5"/>
            <w:tcBorders>
              <w:top w:val="nil"/>
              <w:left w:val="nil"/>
              <w:bottom w:val="nil"/>
              <w:right w:val="nil"/>
            </w:tcBorders>
            <w:shd w:val="clear" w:color="auto" w:fill="auto"/>
            <w:vAlign w:val="center"/>
            <w:hideMark/>
          </w:tcPr>
          <w:p w14:paraId="70C90BD9" w14:textId="730E6B32" w:rsidR="008B40BD" w:rsidRPr="00E2059D" w:rsidRDefault="007553F0" w:rsidP="008B40BD">
            <w:pPr>
              <w:rPr>
                <w:rFonts w:ascii="Arial" w:eastAsia="Times New Roman" w:hAnsi="Arial" w:cs="Arial"/>
                <w:i/>
                <w:color w:val="000000"/>
                <w:sz w:val="18"/>
                <w:szCs w:val="18"/>
              </w:rPr>
            </w:pPr>
            <w:r>
              <w:rPr>
                <w:rFonts w:ascii="Arial" w:eastAsia="Times New Roman" w:hAnsi="Arial" w:cs="Arial"/>
                <w:i/>
                <w:iCs/>
                <w:color w:val="000000"/>
                <w:sz w:val="18"/>
                <w:szCs w:val="18"/>
                <w:vertAlign w:val="superscript"/>
              </w:rPr>
              <w:t>c</w:t>
            </w:r>
            <w:r w:rsidR="008B40BD" w:rsidRPr="00E2059D">
              <w:rPr>
                <w:rFonts w:ascii="Arial" w:eastAsia="Times New Roman" w:hAnsi="Arial" w:cs="Arial"/>
                <w:color w:val="000000"/>
                <w:sz w:val="18"/>
                <w:szCs w:val="18"/>
                <w:vertAlign w:val="superscript"/>
              </w:rPr>
              <w:t xml:space="preserve"> </w:t>
            </w:r>
            <w:r w:rsidR="008B40BD" w:rsidRPr="00E2059D">
              <w:rPr>
                <w:rFonts w:ascii="Arial" w:eastAsia="Times New Roman" w:hAnsi="Arial" w:cs="Arial"/>
                <w:color w:val="000000"/>
                <w:sz w:val="18"/>
                <w:szCs w:val="18"/>
              </w:rPr>
              <w:t xml:space="preserve">Pearson's Chi-squared tests of independence used for categorical variables. </w:t>
            </w:r>
          </w:p>
        </w:tc>
      </w:tr>
      <w:tr w:rsidR="008B40BD" w:rsidRPr="00191833" w14:paraId="01F107A7" w14:textId="77777777" w:rsidTr="007760E2">
        <w:trPr>
          <w:trHeight w:val="20"/>
        </w:trPr>
        <w:tc>
          <w:tcPr>
            <w:tcW w:w="9000" w:type="dxa"/>
            <w:gridSpan w:val="5"/>
            <w:tcBorders>
              <w:top w:val="nil"/>
              <w:left w:val="nil"/>
              <w:bottom w:val="nil"/>
              <w:right w:val="nil"/>
            </w:tcBorders>
            <w:shd w:val="clear" w:color="auto" w:fill="auto"/>
            <w:vAlign w:val="center"/>
            <w:hideMark/>
          </w:tcPr>
          <w:p w14:paraId="2ACFD37C" w14:textId="26EBC10E" w:rsidR="008B40BD" w:rsidRPr="00E2059D" w:rsidRDefault="007553F0" w:rsidP="008B40BD">
            <w:pPr>
              <w:rPr>
                <w:rFonts w:ascii="Arial" w:eastAsia="Times New Roman" w:hAnsi="Arial" w:cs="Arial"/>
                <w:i/>
                <w:color w:val="000000"/>
                <w:sz w:val="18"/>
                <w:szCs w:val="18"/>
              </w:rPr>
            </w:pPr>
            <w:r>
              <w:rPr>
                <w:rFonts w:ascii="Arial" w:eastAsia="Times New Roman" w:hAnsi="Arial" w:cs="Arial"/>
                <w:i/>
                <w:iCs/>
                <w:color w:val="000000"/>
                <w:sz w:val="18"/>
                <w:szCs w:val="18"/>
                <w:vertAlign w:val="superscript"/>
              </w:rPr>
              <w:t>d</w:t>
            </w:r>
            <w:r w:rsidR="008B40BD" w:rsidRPr="00E2059D">
              <w:rPr>
                <w:rFonts w:ascii="Arial" w:eastAsia="Times New Roman" w:hAnsi="Arial" w:cs="Arial"/>
                <w:color w:val="000000"/>
                <w:sz w:val="18"/>
                <w:szCs w:val="18"/>
                <w:vertAlign w:val="superscript"/>
              </w:rPr>
              <w:t xml:space="preserve"> </w:t>
            </w:r>
            <w:r w:rsidR="008B40BD" w:rsidRPr="00E2059D">
              <w:rPr>
                <w:rFonts w:ascii="Arial" w:eastAsia="Times New Roman" w:hAnsi="Arial" w:cs="Arial"/>
                <w:color w:val="000000"/>
                <w:sz w:val="18"/>
                <w:szCs w:val="18"/>
              </w:rPr>
              <w:t xml:space="preserve">Rurality classified by zip code using Rural-Urban Continuum Codes (RUCC); 'urban' defined as RUCC&lt;4; 'rural' defined as RUCC=&gt;4; Mixed defined as zip codes containing both urban and rural counties as classified by RUCC </w:t>
            </w:r>
          </w:p>
        </w:tc>
      </w:tr>
      <w:tr w:rsidR="008B40BD" w:rsidRPr="00191833" w14:paraId="4461BBE1" w14:textId="77777777" w:rsidTr="007760E2">
        <w:trPr>
          <w:trHeight w:val="20"/>
        </w:trPr>
        <w:tc>
          <w:tcPr>
            <w:tcW w:w="9000" w:type="dxa"/>
            <w:gridSpan w:val="5"/>
            <w:tcBorders>
              <w:top w:val="nil"/>
              <w:left w:val="nil"/>
              <w:bottom w:val="nil"/>
              <w:right w:val="nil"/>
            </w:tcBorders>
            <w:shd w:val="clear" w:color="auto" w:fill="auto"/>
            <w:vAlign w:val="center"/>
            <w:hideMark/>
          </w:tcPr>
          <w:p w14:paraId="16BF4FB6" w14:textId="2A2A31BC" w:rsidR="008B40BD" w:rsidRPr="00E2059D" w:rsidRDefault="008B40BD" w:rsidP="008B40BD">
            <w:pPr>
              <w:rPr>
                <w:rFonts w:ascii="Arial" w:eastAsia="Times New Roman" w:hAnsi="Arial" w:cs="Arial"/>
                <w:i/>
                <w:color w:val="000000"/>
                <w:sz w:val="18"/>
                <w:szCs w:val="18"/>
              </w:rPr>
            </w:pPr>
            <w:r w:rsidRPr="00E2059D">
              <w:rPr>
                <w:rFonts w:ascii="Arial" w:eastAsia="Times New Roman" w:hAnsi="Arial" w:cs="Arial"/>
                <w:i/>
                <w:color w:val="000000"/>
                <w:sz w:val="18"/>
                <w:szCs w:val="18"/>
                <w:vertAlign w:val="superscript"/>
              </w:rPr>
              <w:t>6</w:t>
            </w:r>
            <w:r w:rsidRPr="00E2059D">
              <w:rPr>
                <w:rFonts w:ascii="Arial" w:eastAsia="Times New Roman" w:hAnsi="Arial" w:cs="Arial"/>
                <w:color w:val="000000"/>
                <w:sz w:val="18"/>
                <w:szCs w:val="18"/>
                <w:vertAlign w:val="superscript"/>
              </w:rPr>
              <w:t xml:space="preserve"> </w:t>
            </w:r>
            <w:r w:rsidRPr="00E2059D">
              <w:rPr>
                <w:rFonts w:ascii="Arial" w:eastAsia="Times New Roman" w:hAnsi="Arial" w:cs="Arial"/>
                <w:color w:val="000000"/>
                <w:sz w:val="18"/>
                <w:szCs w:val="18"/>
              </w:rPr>
              <w:t xml:space="preserve">Health Insurance categorized as a binary response as follows: Insured) Private insurance (HMO, parents' insurance), Medicaid, Medicare, Military health care (TRICARE, VA, CHAMP-VA), State sponsored health plan, or Student insurance through your university; and Uninsured) Uninsured/Self-pay, Single service (dental, vision, prescriptions), Don't know, prefer not to answer, or Other. </w:t>
            </w:r>
          </w:p>
        </w:tc>
      </w:tr>
      <w:tr w:rsidR="008B40BD" w:rsidRPr="00191833" w14:paraId="43E82236" w14:textId="77777777" w:rsidTr="007760E2">
        <w:trPr>
          <w:trHeight w:val="20"/>
        </w:trPr>
        <w:tc>
          <w:tcPr>
            <w:tcW w:w="9000" w:type="dxa"/>
            <w:gridSpan w:val="5"/>
            <w:tcBorders>
              <w:top w:val="nil"/>
              <w:left w:val="nil"/>
              <w:bottom w:val="nil"/>
              <w:right w:val="nil"/>
            </w:tcBorders>
            <w:shd w:val="clear" w:color="000000" w:fill="FFFFFF"/>
            <w:vAlign w:val="bottom"/>
            <w:hideMark/>
          </w:tcPr>
          <w:p w14:paraId="74719182" w14:textId="54ED385B" w:rsidR="008B40BD" w:rsidRPr="00E2059D" w:rsidRDefault="009502A0" w:rsidP="008B40BD">
            <w:pPr>
              <w:rPr>
                <w:rFonts w:ascii="Arial" w:eastAsia="Times New Roman" w:hAnsi="Arial" w:cs="Arial"/>
                <w:i/>
                <w:color w:val="333333"/>
                <w:sz w:val="18"/>
                <w:szCs w:val="18"/>
              </w:rPr>
            </w:pPr>
            <w:r>
              <w:rPr>
                <w:rFonts w:ascii="Arial" w:eastAsia="Times New Roman" w:hAnsi="Arial" w:cs="Arial"/>
                <w:i/>
                <w:iCs/>
                <w:color w:val="333333"/>
                <w:sz w:val="18"/>
                <w:szCs w:val="18"/>
                <w:vertAlign w:val="superscript"/>
              </w:rPr>
              <w:t>f</w:t>
            </w:r>
            <w:r w:rsidR="008B40BD" w:rsidRPr="00E2059D">
              <w:rPr>
                <w:rFonts w:ascii="Arial" w:eastAsia="Times New Roman" w:hAnsi="Arial" w:cs="Arial"/>
                <w:color w:val="333333"/>
                <w:sz w:val="18"/>
                <w:szCs w:val="18"/>
              </w:rPr>
              <w:t xml:space="preserve"> Survey administration began prior to availability of a COVID-19 vaccine.</w:t>
            </w:r>
          </w:p>
        </w:tc>
      </w:tr>
    </w:tbl>
    <w:p w14:paraId="3590AEF8" w14:textId="77777777" w:rsidR="00DE4163" w:rsidRDefault="00DE4163" w:rsidP="00BC0569">
      <w:pPr>
        <w:pStyle w:val="Heading1"/>
        <w:sectPr w:rsidR="00DE4163" w:rsidSect="008B40BD">
          <w:pgSz w:w="12240" w:h="15840"/>
          <w:pgMar w:top="720" w:right="720" w:bottom="720" w:left="720" w:header="720" w:footer="720" w:gutter="0"/>
          <w:cols w:space="720"/>
          <w:docGrid w:linePitch="360"/>
        </w:sectPr>
      </w:pPr>
    </w:p>
    <w:tbl>
      <w:tblPr>
        <w:tblW w:w="8190" w:type="dxa"/>
        <w:jc w:val="center"/>
        <w:tblCellMar>
          <w:left w:w="0" w:type="dxa"/>
          <w:right w:w="0" w:type="dxa"/>
        </w:tblCellMar>
        <w:tblLook w:val="04A0" w:firstRow="1" w:lastRow="0" w:firstColumn="1" w:lastColumn="0" w:noHBand="0" w:noVBand="1"/>
      </w:tblPr>
      <w:tblGrid>
        <w:gridCol w:w="658"/>
        <w:gridCol w:w="3570"/>
        <w:gridCol w:w="1156"/>
        <w:gridCol w:w="2456"/>
        <w:gridCol w:w="350"/>
      </w:tblGrid>
      <w:tr w:rsidR="00E256DE" w:rsidRPr="00666E7B" w14:paraId="63D1488B" w14:textId="77777777" w:rsidTr="62DB7D45">
        <w:trPr>
          <w:trHeight w:val="20"/>
          <w:jc w:val="center"/>
        </w:trPr>
        <w:tc>
          <w:tcPr>
            <w:tcW w:w="8190" w:type="dxa"/>
            <w:gridSpan w:val="5"/>
            <w:tcBorders>
              <w:top w:val="nil"/>
              <w:left w:val="nil"/>
              <w:bottom w:val="nil"/>
              <w:right w:val="nil"/>
            </w:tcBorders>
            <w:shd w:val="clear" w:color="auto" w:fill="FFFFFF" w:themeFill="background1"/>
            <w:vAlign w:val="center"/>
            <w:hideMark/>
          </w:tcPr>
          <w:p w14:paraId="0C98FA91" w14:textId="7F04A11F" w:rsidR="00E256DE" w:rsidRPr="00465601" w:rsidRDefault="00E256DE" w:rsidP="000F175F">
            <w:pPr>
              <w:rPr>
                <w:rFonts w:ascii="Arial" w:eastAsia="Times New Roman" w:hAnsi="Arial" w:cs="Arial"/>
                <w:b/>
                <w:color w:val="000000"/>
                <w:sz w:val="22"/>
                <w:szCs w:val="22"/>
              </w:rPr>
            </w:pPr>
            <w:r w:rsidRPr="00465601">
              <w:rPr>
                <w:rFonts w:ascii="Arial" w:eastAsia="Times New Roman" w:hAnsi="Arial" w:cs="Arial"/>
                <w:b/>
                <w:color w:val="000000"/>
                <w:sz w:val="22"/>
                <w:szCs w:val="22"/>
              </w:rPr>
              <w:lastRenderedPageBreak/>
              <w:t>Table 2. Rurality, immunization, and dimensions of HPV vaccine trust among young adults (YAs) in the western U.S., 2020-2021</w:t>
            </w:r>
          </w:p>
        </w:tc>
      </w:tr>
      <w:tr w:rsidR="003D73C4" w:rsidRPr="00666E7B" w14:paraId="0DB6AC87" w14:textId="77777777" w:rsidTr="62DB7D45">
        <w:trPr>
          <w:gridAfter w:val="1"/>
          <w:wAfter w:w="356" w:type="dxa"/>
          <w:trHeight w:val="20"/>
          <w:jc w:val="center"/>
        </w:trPr>
        <w:tc>
          <w:tcPr>
            <w:tcW w:w="642" w:type="dxa"/>
            <w:tcBorders>
              <w:top w:val="nil"/>
              <w:left w:val="nil"/>
              <w:bottom w:val="nil"/>
              <w:right w:val="nil"/>
            </w:tcBorders>
            <w:shd w:val="clear" w:color="auto" w:fill="FFFFFF" w:themeFill="background1"/>
            <w:vAlign w:val="center"/>
            <w:hideMark/>
          </w:tcPr>
          <w:p w14:paraId="6ED8DB5A" w14:textId="77777777" w:rsidR="003D73C4" w:rsidRPr="00465601" w:rsidRDefault="003D73C4" w:rsidP="000F175F">
            <w:pPr>
              <w:jc w:val="center"/>
              <w:rPr>
                <w:rFonts w:ascii="Arial" w:eastAsia="Times New Roman" w:hAnsi="Arial" w:cs="Arial"/>
                <w:b/>
                <w:color w:val="333333"/>
                <w:sz w:val="22"/>
                <w:szCs w:val="22"/>
              </w:rPr>
            </w:pPr>
            <w:r w:rsidRPr="00465601">
              <w:rPr>
                <w:rFonts w:ascii="Arial" w:eastAsia="Times New Roman" w:hAnsi="Arial" w:cs="Arial"/>
                <w:b/>
                <w:color w:val="333333"/>
                <w:sz w:val="22"/>
                <w:szCs w:val="22"/>
              </w:rPr>
              <w:t> </w:t>
            </w:r>
          </w:p>
        </w:tc>
        <w:tc>
          <w:tcPr>
            <w:tcW w:w="3612" w:type="dxa"/>
            <w:tcBorders>
              <w:top w:val="nil"/>
              <w:left w:val="nil"/>
              <w:bottom w:val="nil"/>
              <w:right w:val="nil"/>
            </w:tcBorders>
            <w:shd w:val="clear" w:color="auto" w:fill="FFFFFF" w:themeFill="background1"/>
            <w:vAlign w:val="center"/>
            <w:hideMark/>
          </w:tcPr>
          <w:p w14:paraId="10640A41" w14:textId="77777777" w:rsidR="003D73C4" w:rsidRPr="00465601" w:rsidRDefault="003D73C4" w:rsidP="000F175F">
            <w:pPr>
              <w:jc w:val="center"/>
              <w:rPr>
                <w:rFonts w:ascii="Arial" w:eastAsia="Times New Roman" w:hAnsi="Arial" w:cs="Arial"/>
                <w:b/>
                <w:color w:val="333333"/>
                <w:sz w:val="22"/>
                <w:szCs w:val="22"/>
              </w:rPr>
            </w:pPr>
            <w:r w:rsidRPr="00465601">
              <w:rPr>
                <w:rFonts w:ascii="Arial" w:eastAsia="Times New Roman" w:hAnsi="Arial" w:cs="Arial"/>
                <w:b/>
                <w:color w:val="333333"/>
                <w:sz w:val="22"/>
                <w:szCs w:val="22"/>
              </w:rPr>
              <w:t> </w:t>
            </w:r>
          </w:p>
        </w:tc>
        <w:tc>
          <w:tcPr>
            <w:tcW w:w="3580" w:type="dxa"/>
            <w:gridSpan w:val="2"/>
            <w:tcBorders>
              <w:top w:val="nil"/>
              <w:left w:val="nil"/>
              <w:bottom w:val="single" w:sz="12" w:space="0" w:color="D3D3D3"/>
              <w:right w:val="nil"/>
            </w:tcBorders>
            <w:shd w:val="clear" w:color="auto" w:fill="FFFFFF" w:themeFill="background1"/>
            <w:vAlign w:val="center"/>
            <w:hideMark/>
          </w:tcPr>
          <w:p w14:paraId="68EA0B25" w14:textId="77777777" w:rsidR="003D73C4" w:rsidRPr="00465601" w:rsidRDefault="003D73C4" w:rsidP="000F175F">
            <w:pPr>
              <w:jc w:val="center"/>
              <w:rPr>
                <w:rFonts w:ascii="Arial" w:eastAsia="Times New Roman" w:hAnsi="Arial" w:cs="Arial"/>
                <w:b/>
                <w:color w:val="333333"/>
                <w:sz w:val="22"/>
                <w:szCs w:val="22"/>
              </w:rPr>
            </w:pPr>
            <w:r w:rsidRPr="00465601">
              <w:rPr>
                <w:rFonts w:ascii="Arial" w:eastAsia="Times New Roman" w:hAnsi="Arial" w:cs="Arial"/>
                <w:b/>
                <w:color w:val="333333"/>
                <w:sz w:val="22"/>
                <w:szCs w:val="22"/>
              </w:rPr>
              <w:t>All YAs</w:t>
            </w:r>
          </w:p>
        </w:tc>
      </w:tr>
      <w:tr w:rsidR="003D73C4" w:rsidRPr="00666E7B" w14:paraId="074A4A3B" w14:textId="77777777" w:rsidTr="62DB7D45">
        <w:trPr>
          <w:gridAfter w:val="1"/>
          <w:wAfter w:w="356" w:type="dxa"/>
          <w:trHeight w:val="20"/>
          <w:jc w:val="center"/>
        </w:trPr>
        <w:tc>
          <w:tcPr>
            <w:tcW w:w="4254" w:type="dxa"/>
            <w:gridSpan w:val="2"/>
            <w:tcBorders>
              <w:top w:val="nil"/>
              <w:left w:val="nil"/>
              <w:bottom w:val="single" w:sz="8" w:space="0" w:color="auto"/>
              <w:right w:val="nil"/>
            </w:tcBorders>
            <w:shd w:val="clear" w:color="auto" w:fill="FFFFFF" w:themeFill="background1"/>
            <w:vAlign w:val="bottom"/>
            <w:hideMark/>
          </w:tcPr>
          <w:p w14:paraId="34055DA2" w14:textId="77777777" w:rsidR="003D73C4" w:rsidRPr="00465601" w:rsidRDefault="003D73C4" w:rsidP="000F175F">
            <w:pPr>
              <w:rPr>
                <w:rFonts w:ascii="Arial" w:eastAsia="Times New Roman" w:hAnsi="Arial" w:cs="Arial"/>
                <w:b/>
                <w:color w:val="333333"/>
                <w:sz w:val="22"/>
                <w:szCs w:val="22"/>
              </w:rPr>
            </w:pPr>
            <w:r w:rsidRPr="00465601">
              <w:rPr>
                <w:rFonts w:ascii="Arial" w:eastAsia="Times New Roman" w:hAnsi="Arial" w:cs="Arial"/>
                <w:b/>
                <w:color w:val="333333"/>
                <w:sz w:val="22"/>
                <w:szCs w:val="22"/>
              </w:rPr>
              <w:t>Vaccine Hesitancy Dimension</w:t>
            </w:r>
          </w:p>
        </w:tc>
        <w:tc>
          <w:tcPr>
            <w:tcW w:w="1140" w:type="dxa"/>
            <w:tcBorders>
              <w:top w:val="nil"/>
              <w:left w:val="nil"/>
              <w:bottom w:val="single" w:sz="8" w:space="0" w:color="auto"/>
              <w:right w:val="nil"/>
            </w:tcBorders>
            <w:shd w:val="clear" w:color="auto" w:fill="FFFFFF" w:themeFill="background1"/>
            <w:vAlign w:val="bottom"/>
            <w:hideMark/>
          </w:tcPr>
          <w:p w14:paraId="4CE5D83B" w14:textId="77777777" w:rsidR="003D73C4" w:rsidRPr="00465601" w:rsidRDefault="003D73C4" w:rsidP="000F175F">
            <w:pPr>
              <w:jc w:val="center"/>
              <w:rPr>
                <w:rFonts w:ascii="Arial" w:eastAsia="Times New Roman" w:hAnsi="Arial" w:cs="Arial"/>
                <w:b/>
                <w:color w:val="333333"/>
                <w:sz w:val="22"/>
                <w:szCs w:val="22"/>
              </w:rPr>
            </w:pPr>
            <w:r w:rsidRPr="00465601">
              <w:rPr>
                <w:rFonts w:ascii="Arial" w:eastAsia="Times New Roman" w:hAnsi="Arial" w:cs="Arial"/>
                <w:b/>
                <w:color w:val="333333"/>
                <w:sz w:val="22"/>
                <w:szCs w:val="22"/>
              </w:rPr>
              <w:t>Urban</w:t>
            </w:r>
            <w:r w:rsidRPr="00465601">
              <w:rPr>
                <w:rFonts w:ascii="Arial" w:eastAsia="Times New Roman" w:hAnsi="Arial" w:cs="Arial"/>
                <w:i/>
                <w:color w:val="333333"/>
                <w:sz w:val="22"/>
                <w:szCs w:val="22"/>
                <w:vertAlign w:val="superscript"/>
              </w:rPr>
              <w:t>a</w:t>
            </w:r>
            <w:r w:rsidRPr="00465601">
              <w:rPr>
                <w:rFonts w:ascii="Arial" w:eastAsia="Times New Roman" w:hAnsi="Arial" w:cs="Arial"/>
                <w:color w:val="333333"/>
                <w:sz w:val="22"/>
                <w:szCs w:val="22"/>
              </w:rPr>
              <w:t xml:space="preserve"> </w:t>
            </w:r>
            <w:r w:rsidRPr="00465601">
              <w:rPr>
                <w:rFonts w:ascii="Arial" w:eastAsia="Times New Roman" w:hAnsi="Arial" w:cs="Arial"/>
                <w:color w:val="333333"/>
                <w:sz w:val="22"/>
                <w:szCs w:val="22"/>
              </w:rPr>
              <w:br/>
              <w:t xml:space="preserve">N =1517 </w:t>
            </w:r>
          </w:p>
        </w:tc>
        <w:tc>
          <w:tcPr>
            <w:tcW w:w="2440" w:type="dxa"/>
            <w:tcBorders>
              <w:top w:val="nil"/>
              <w:left w:val="nil"/>
              <w:bottom w:val="single" w:sz="8" w:space="0" w:color="auto"/>
              <w:right w:val="nil"/>
            </w:tcBorders>
            <w:shd w:val="clear" w:color="auto" w:fill="FFFFFF" w:themeFill="background1"/>
            <w:vAlign w:val="bottom"/>
            <w:hideMark/>
          </w:tcPr>
          <w:p w14:paraId="28A53B1B" w14:textId="77777777" w:rsidR="003D73C4" w:rsidRPr="00465601" w:rsidRDefault="003D73C4" w:rsidP="000F175F">
            <w:pPr>
              <w:jc w:val="center"/>
              <w:rPr>
                <w:rFonts w:ascii="Arial" w:eastAsia="Times New Roman" w:hAnsi="Arial" w:cs="Arial"/>
                <w:b/>
                <w:color w:val="333333"/>
                <w:sz w:val="22"/>
                <w:szCs w:val="22"/>
              </w:rPr>
            </w:pPr>
            <w:proofErr w:type="spellStart"/>
            <w:r w:rsidRPr="00465601">
              <w:rPr>
                <w:rFonts w:ascii="Arial" w:eastAsia="Times New Roman" w:hAnsi="Arial" w:cs="Arial"/>
                <w:b/>
                <w:color w:val="333333"/>
                <w:sz w:val="22"/>
                <w:szCs w:val="22"/>
              </w:rPr>
              <w:t>Rural</w:t>
            </w:r>
            <w:r w:rsidRPr="00465601">
              <w:rPr>
                <w:rFonts w:ascii="Arial" w:eastAsia="Times New Roman" w:hAnsi="Arial" w:cs="Arial"/>
                <w:i/>
                <w:color w:val="333333"/>
                <w:sz w:val="22"/>
                <w:szCs w:val="22"/>
                <w:vertAlign w:val="superscript"/>
              </w:rPr>
              <w:t>a</w:t>
            </w:r>
            <w:proofErr w:type="spellEnd"/>
            <w:r w:rsidRPr="00465601">
              <w:rPr>
                <w:rFonts w:ascii="Arial" w:eastAsia="Times New Roman" w:hAnsi="Arial" w:cs="Arial"/>
                <w:color w:val="333333"/>
                <w:sz w:val="22"/>
                <w:szCs w:val="22"/>
              </w:rPr>
              <w:br/>
              <w:t xml:space="preserve">N =887 </w:t>
            </w:r>
          </w:p>
        </w:tc>
      </w:tr>
      <w:tr w:rsidR="003D73C4" w:rsidRPr="00666E7B" w14:paraId="2C686EC4" w14:textId="77777777" w:rsidTr="62DB7D45">
        <w:trPr>
          <w:gridAfter w:val="1"/>
          <w:wAfter w:w="356" w:type="dxa"/>
          <w:trHeight w:val="20"/>
          <w:jc w:val="center"/>
        </w:trPr>
        <w:tc>
          <w:tcPr>
            <w:tcW w:w="4254" w:type="dxa"/>
            <w:gridSpan w:val="2"/>
            <w:tcBorders>
              <w:top w:val="nil"/>
              <w:left w:val="nil"/>
              <w:bottom w:val="nil"/>
              <w:right w:val="nil"/>
            </w:tcBorders>
            <w:shd w:val="clear" w:color="auto" w:fill="FFFFFF" w:themeFill="background1"/>
            <w:vAlign w:val="center"/>
            <w:hideMark/>
          </w:tcPr>
          <w:p w14:paraId="480E64AB" w14:textId="77777777" w:rsidR="003D73C4" w:rsidRPr="00465601" w:rsidRDefault="003D73C4" w:rsidP="62DB7D45">
            <w:pPr>
              <w:jc w:val="both"/>
              <w:rPr>
                <w:rFonts w:ascii="Arial" w:eastAsia="Times New Roman" w:hAnsi="Arial" w:cs="Arial"/>
                <w:b/>
                <w:bCs/>
                <w:color w:val="333333"/>
                <w:sz w:val="22"/>
                <w:szCs w:val="22"/>
              </w:rPr>
            </w:pPr>
            <w:r w:rsidRPr="62DB7D45">
              <w:rPr>
                <w:rFonts w:ascii="Arial" w:eastAsia="Times New Roman" w:hAnsi="Arial" w:cs="Arial"/>
                <w:b/>
                <w:bCs/>
                <w:color w:val="333333"/>
                <w:sz w:val="22"/>
                <w:szCs w:val="22"/>
              </w:rPr>
              <w:t>Trust of Health Authorities, OR (95%</w:t>
            </w:r>
            <w:bookmarkStart w:id="66" w:name="_Int_Dyyhilz3"/>
            <w:proofErr w:type="gramStart"/>
            <w:r w:rsidRPr="62DB7D45">
              <w:rPr>
                <w:rFonts w:ascii="Arial" w:eastAsia="Times New Roman" w:hAnsi="Arial" w:cs="Arial"/>
                <w:b/>
                <w:bCs/>
                <w:color w:val="333333"/>
                <w:sz w:val="22"/>
                <w:szCs w:val="22"/>
              </w:rPr>
              <w:t>CI)</w:t>
            </w:r>
            <w:r w:rsidRPr="62DB7D45">
              <w:rPr>
                <w:rFonts w:ascii="Arial" w:eastAsia="Times New Roman" w:hAnsi="Arial" w:cs="Arial"/>
                <w:i/>
                <w:iCs/>
                <w:color w:val="333333"/>
                <w:sz w:val="22"/>
                <w:szCs w:val="22"/>
                <w:vertAlign w:val="superscript"/>
              </w:rPr>
              <w:t>b</w:t>
            </w:r>
            <w:bookmarkEnd w:id="66"/>
            <w:proofErr w:type="gramEnd"/>
          </w:p>
        </w:tc>
        <w:tc>
          <w:tcPr>
            <w:tcW w:w="1140" w:type="dxa"/>
            <w:tcBorders>
              <w:top w:val="nil"/>
              <w:left w:val="nil"/>
              <w:bottom w:val="nil"/>
              <w:right w:val="nil"/>
            </w:tcBorders>
            <w:shd w:val="clear" w:color="auto" w:fill="FFFFFF" w:themeFill="background1"/>
            <w:noWrap/>
            <w:vAlign w:val="bottom"/>
            <w:hideMark/>
          </w:tcPr>
          <w:p w14:paraId="6B38C68A" w14:textId="77777777" w:rsidR="003D73C4" w:rsidRPr="00465601" w:rsidRDefault="003D73C4" w:rsidP="000F175F">
            <w:pPr>
              <w:jc w:val="center"/>
              <w:rPr>
                <w:rFonts w:ascii="Arial" w:eastAsia="Times New Roman" w:hAnsi="Arial" w:cs="Arial"/>
                <w:i/>
                <w:color w:val="000000"/>
                <w:sz w:val="22"/>
                <w:szCs w:val="22"/>
              </w:rPr>
            </w:pPr>
            <w:r w:rsidRPr="00465601">
              <w:rPr>
                <w:rFonts w:ascii="Arial" w:eastAsia="Times New Roman" w:hAnsi="Arial" w:cs="Arial"/>
                <w:i/>
                <w:color w:val="000000"/>
                <w:sz w:val="22"/>
                <w:szCs w:val="22"/>
              </w:rPr>
              <w:t>ref</w:t>
            </w:r>
          </w:p>
        </w:tc>
        <w:tc>
          <w:tcPr>
            <w:tcW w:w="2440" w:type="dxa"/>
            <w:tcBorders>
              <w:top w:val="nil"/>
              <w:left w:val="nil"/>
              <w:bottom w:val="nil"/>
              <w:right w:val="nil"/>
            </w:tcBorders>
            <w:shd w:val="clear" w:color="auto" w:fill="FFFFFF" w:themeFill="background1"/>
            <w:noWrap/>
            <w:vAlign w:val="bottom"/>
            <w:hideMark/>
          </w:tcPr>
          <w:p w14:paraId="7C2594D7" w14:textId="77777777" w:rsidR="003D73C4" w:rsidRPr="00465601" w:rsidRDefault="003D73C4" w:rsidP="000F175F">
            <w:pPr>
              <w:jc w:val="center"/>
              <w:rPr>
                <w:rFonts w:ascii="Arial" w:eastAsia="Times New Roman" w:hAnsi="Arial" w:cs="Arial"/>
                <w:b/>
                <w:color w:val="000000"/>
                <w:sz w:val="22"/>
                <w:szCs w:val="22"/>
              </w:rPr>
            </w:pPr>
            <w:r w:rsidRPr="00465601">
              <w:rPr>
                <w:rFonts w:ascii="Arial" w:eastAsia="Times New Roman" w:hAnsi="Arial" w:cs="Arial"/>
                <w:b/>
                <w:color w:val="000000"/>
                <w:sz w:val="22"/>
                <w:szCs w:val="22"/>
              </w:rPr>
              <w:t>0.54 (0.46, 0.65)</w:t>
            </w:r>
          </w:p>
        </w:tc>
      </w:tr>
      <w:tr w:rsidR="003D73C4" w:rsidRPr="00666E7B" w14:paraId="34AFF9C5" w14:textId="77777777" w:rsidTr="62DB7D45">
        <w:trPr>
          <w:gridAfter w:val="1"/>
          <w:wAfter w:w="356" w:type="dxa"/>
          <w:trHeight w:val="20"/>
          <w:jc w:val="center"/>
        </w:trPr>
        <w:tc>
          <w:tcPr>
            <w:tcW w:w="642" w:type="dxa"/>
            <w:tcBorders>
              <w:top w:val="nil"/>
              <w:left w:val="nil"/>
              <w:bottom w:val="nil"/>
              <w:right w:val="nil"/>
            </w:tcBorders>
            <w:shd w:val="clear" w:color="auto" w:fill="FFFFFF" w:themeFill="background1"/>
            <w:noWrap/>
            <w:vAlign w:val="center"/>
            <w:hideMark/>
          </w:tcPr>
          <w:p w14:paraId="3D6E241A" w14:textId="77777777" w:rsidR="003D73C4" w:rsidRPr="00465601" w:rsidRDefault="003D73C4" w:rsidP="000F175F">
            <w:pPr>
              <w:rPr>
                <w:rFonts w:ascii="Arial" w:eastAsia="Times New Roman" w:hAnsi="Arial" w:cs="Arial"/>
                <w:color w:val="000000"/>
                <w:sz w:val="22"/>
                <w:szCs w:val="22"/>
              </w:rPr>
            </w:pPr>
            <w:r w:rsidRPr="00465601">
              <w:rPr>
                <w:rFonts w:ascii="Arial" w:eastAsia="Times New Roman" w:hAnsi="Arial" w:cs="Arial"/>
                <w:color w:val="000000"/>
                <w:sz w:val="22"/>
                <w:szCs w:val="22"/>
              </w:rPr>
              <w:t> </w:t>
            </w:r>
          </w:p>
        </w:tc>
        <w:tc>
          <w:tcPr>
            <w:tcW w:w="3612" w:type="dxa"/>
            <w:tcBorders>
              <w:top w:val="nil"/>
              <w:left w:val="nil"/>
              <w:bottom w:val="nil"/>
              <w:right w:val="nil"/>
            </w:tcBorders>
            <w:shd w:val="clear" w:color="auto" w:fill="FFFFFF" w:themeFill="background1"/>
            <w:vAlign w:val="center"/>
            <w:hideMark/>
          </w:tcPr>
          <w:p w14:paraId="456BDD8D"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High Trust, n (%)</w:t>
            </w:r>
          </w:p>
        </w:tc>
        <w:tc>
          <w:tcPr>
            <w:tcW w:w="1140" w:type="dxa"/>
            <w:tcBorders>
              <w:top w:val="nil"/>
              <w:left w:val="nil"/>
              <w:bottom w:val="nil"/>
              <w:right w:val="nil"/>
            </w:tcBorders>
            <w:shd w:val="clear" w:color="auto" w:fill="FFFFFF" w:themeFill="background1"/>
            <w:noWrap/>
            <w:vAlign w:val="bottom"/>
            <w:hideMark/>
          </w:tcPr>
          <w:p w14:paraId="561F3779"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965 (64%)</w:t>
            </w:r>
          </w:p>
        </w:tc>
        <w:tc>
          <w:tcPr>
            <w:tcW w:w="2440" w:type="dxa"/>
            <w:tcBorders>
              <w:top w:val="nil"/>
              <w:left w:val="nil"/>
              <w:bottom w:val="nil"/>
              <w:right w:val="nil"/>
            </w:tcBorders>
            <w:shd w:val="clear" w:color="auto" w:fill="FFFFFF" w:themeFill="background1"/>
            <w:noWrap/>
            <w:vAlign w:val="bottom"/>
            <w:hideMark/>
          </w:tcPr>
          <w:p w14:paraId="06A00137"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402 (45%)</w:t>
            </w:r>
          </w:p>
        </w:tc>
      </w:tr>
      <w:tr w:rsidR="003D73C4" w:rsidRPr="00666E7B" w14:paraId="11847C5E" w14:textId="77777777" w:rsidTr="62DB7D45">
        <w:trPr>
          <w:gridAfter w:val="1"/>
          <w:wAfter w:w="356" w:type="dxa"/>
          <w:trHeight w:val="20"/>
          <w:jc w:val="center"/>
        </w:trPr>
        <w:tc>
          <w:tcPr>
            <w:tcW w:w="642" w:type="dxa"/>
            <w:tcBorders>
              <w:top w:val="nil"/>
              <w:left w:val="nil"/>
              <w:bottom w:val="nil"/>
              <w:right w:val="nil"/>
            </w:tcBorders>
            <w:shd w:val="clear" w:color="auto" w:fill="FFFFFF" w:themeFill="background1"/>
            <w:noWrap/>
            <w:vAlign w:val="center"/>
            <w:hideMark/>
          </w:tcPr>
          <w:p w14:paraId="5E0DCF89" w14:textId="77777777" w:rsidR="003D73C4" w:rsidRPr="00465601" w:rsidRDefault="003D73C4" w:rsidP="000F175F">
            <w:pPr>
              <w:rPr>
                <w:rFonts w:ascii="Arial" w:eastAsia="Times New Roman" w:hAnsi="Arial" w:cs="Arial"/>
                <w:color w:val="000000"/>
                <w:sz w:val="22"/>
                <w:szCs w:val="22"/>
              </w:rPr>
            </w:pPr>
            <w:r w:rsidRPr="00465601">
              <w:rPr>
                <w:rFonts w:ascii="Arial" w:eastAsia="Times New Roman" w:hAnsi="Arial" w:cs="Arial"/>
                <w:color w:val="000000"/>
                <w:sz w:val="22"/>
                <w:szCs w:val="22"/>
              </w:rPr>
              <w:t> </w:t>
            </w:r>
          </w:p>
        </w:tc>
        <w:tc>
          <w:tcPr>
            <w:tcW w:w="3612" w:type="dxa"/>
            <w:tcBorders>
              <w:top w:val="nil"/>
              <w:left w:val="nil"/>
              <w:bottom w:val="nil"/>
              <w:right w:val="nil"/>
            </w:tcBorders>
            <w:shd w:val="clear" w:color="auto" w:fill="FFFFFF" w:themeFill="background1"/>
            <w:vAlign w:val="center"/>
            <w:hideMark/>
          </w:tcPr>
          <w:p w14:paraId="52DF93DC"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Low Trust, n (%)</w:t>
            </w:r>
          </w:p>
        </w:tc>
        <w:tc>
          <w:tcPr>
            <w:tcW w:w="1140" w:type="dxa"/>
            <w:tcBorders>
              <w:top w:val="nil"/>
              <w:left w:val="nil"/>
              <w:bottom w:val="nil"/>
              <w:right w:val="nil"/>
            </w:tcBorders>
            <w:shd w:val="clear" w:color="auto" w:fill="FFFFFF" w:themeFill="background1"/>
            <w:noWrap/>
            <w:vAlign w:val="bottom"/>
            <w:hideMark/>
          </w:tcPr>
          <w:p w14:paraId="663837A3"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551 (36%)</w:t>
            </w:r>
          </w:p>
        </w:tc>
        <w:tc>
          <w:tcPr>
            <w:tcW w:w="2440" w:type="dxa"/>
            <w:tcBorders>
              <w:top w:val="nil"/>
              <w:left w:val="nil"/>
              <w:bottom w:val="nil"/>
              <w:right w:val="nil"/>
            </w:tcBorders>
            <w:shd w:val="clear" w:color="auto" w:fill="FFFFFF" w:themeFill="background1"/>
            <w:noWrap/>
            <w:vAlign w:val="bottom"/>
            <w:hideMark/>
          </w:tcPr>
          <w:p w14:paraId="15BB4474"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485 (55%)</w:t>
            </w:r>
          </w:p>
        </w:tc>
      </w:tr>
      <w:tr w:rsidR="003D73C4" w:rsidRPr="00666E7B" w14:paraId="761140EF" w14:textId="77777777" w:rsidTr="62DB7D45">
        <w:trPr>
          <w:gridAfter w:val="1"/>
          <w:wAfter w:w="356" w:type="dxa"/>
          <w:trHeight w:val="20"/>
          <w:jc w:val="center"/>
        </w:trPr>
        <w:tc>
          <w:tcPr>
            <w:tcW w:w="4254" w:type="dxa"/>
            <w:gridSpan w:val="2"/>
            <w:tcBorders>
              <w:top w:val="nil"/>
              <w:left w:val="nil"/>
              <w:bottom w:val="nil"/>
              <w:right w:val="nil"/>
            </w:tcBorders>
            <w:shd w:val="clear" w:color="auto" w:fill="FFFFFF" w:themeFill="background1"/>
            <w:vAlign w:val="bottom"/>
            <w:hideMark/>
          </w:tcPr>
          <w:p w14:paraId="22A3C9F0" w14:textId="0A8E8083" w:rsidR="003D73C4" w:rsidRPr="00465601" w:rsidRDefault="003D73C4" w:rsidP="62DB7D45">
            <w:pPr>
              <w:rPr>
                <w:rFonts w:ascii="Arial" w:eastAsia="Times New Roman" w:hAnsi="Arial" w:cs="Arial"/>
                <w:b/>
                <w:bCs/>
                <w:color w:val="333333"/>
                <w:sz w:val="22"/>
                <w:szCs w:val="22"/>
              </w:rPr>
            </w:pPr>
            <w:r w:rsidRPr="62DB7D45">
              <w:rPr>
                <w:rFonts w:ascii="Arial" w:eastAsia="Times New Roman" w:hAnsi="Arial" w:cs="Arial"/>
                <w:b/>
                <w:bCs/>
                <w:color w:val="333333"/>
                <w:sz w:val="22"/>
                <w:szCs w:val="22"/>
              </w:rPr>
              <w:t xml:space="preserve">HPV </w:t>
            </w:r>
            <w:r w:rsidR="0068707D" w:rsidRPr="62DB7D45">
              <w:rPr>
                <w:rFonts w:ascii="Arial" w:eastAsia="Times New Roman" w:hAnsi="Arial" w:cs="Arial"/>
                <w:b/>
                <w:bCs/>
                <w:color w:val="333333"/>
                <w:sz w:val="22"/>
                <w:szCs w:val="22"/>
              </w:rPr>
              <w:t xml:space="preserve">Vaccine </w:t>
            </w:r>
            <w:r w:rsidRPr="62DB7D45">
              <w:rPr>
                <w:rFonts w:ascii="Arial" w:eastAsia="Times New Roman" w:hAnsi="Arial" w:cs="Arial"/>
                <w:b/>
                <w:bCs/>
                <w:color w:val="333333"/>
                <w:sz w:val="22"/>
                <w:szCs w:val="22"/>
              </w:rPr>
              <w:t>Confidence Dimension, OR (95%</w:t>
            </w:r>
            <w:bookmarkStart w:id="67" w:name="_Int_5vqzanaE"/>
            <w:proofErr w:type="gramStart"/>
            <w:r w:rsidRPr="62DB7D45">
              <w:rPr>
                <w:rFonts w:ascii="Arial" w:eastAsia="Times New Roman" w:hAnsi="Arial" w:cs="Arial"/>
                <w:b/>
                <w:bCs/>
                <w:color w:val="333333"/>
                <w:sz w:val="22"/>
                <w:szCs w:val="22"/>
              </w:rPr>
              <w:t>CI)</w:t>
            </w:r>
            <w:r w:rsidRPr="62DB7D45">
              <w:rPr>
                <w:rFonts w:ascii="Arial" w:eastAsia="Times New Roman" w:hAnsi="Arial" w:cs="Arial"/>
                <w:i/>
                <w:iCs/>
                <w:color w:val="333333"/>
                <w:sz w:val="22"/>
                <w:szCs w:val="22"/>
                <w:vertAlign w:val="superscript"/>
              </w:rPr>
              <w:t>b</w:t>
            </w:r>
            <w:bookmarkEnd w:id="67"/>
            <w:proofErr w:type="gramEnd"/>
          </w:p>
        </w:tc>
        <w:tc>
          <w:tcPr>
            <w:tcW w:w="1140" w:type="dxa"/>
            <w:tcBorders>
              <w:top w:val="nil"/>
              <w:left w:val="nil"/>
              <w:bottom w:val="nil"/>
              <w:right w:val="nil"/>
            </w:tcBorders>
            <w:shd w:val="clear" w:color="auto" w:fill="FFFFFF" w:themeFill="background1"/>
            <w:noWrap/>
            <w:vAlign w:val="bottom"/>
            <w:hideMark/>
          </w:tcPr>
          <w:p w14:paraId="0086C0FA" w14:textId="77777777" w:rsidR="003D73C4" w:rsidRPr="00465601" w:rsidRDefault="003D73C4" w:rsidP="000F175F">
            <w:pPr>
              <w:jc w:val="center"/>
              <w:rPr>
                <w:rFonts w:ascii="Arial" w:eastAsia="Times New Roman" w:hAnsi="Arial" w:cs="Arial"/>
                <w:i/>
                <w:color w:val="000000"/>
                <w:sz w:val="22"/>
                <w:szCs w:val="22"/>
              </w:rPr>
            </w:pPr>
            <w:r w:rsidRPr="00465601">
              <w:rPr>
                <w:rFonts w:ascii="Arial" w:eastAsia="Times New Roman" w:hAnsi="Arial" w:cs="Arial"/>
                <w:i/>
                <w:color w:val="000000"/>
                <w:sz w:val="22"/>
                <w:szCs w:val="22"/>
              </w:rPr>
              <w:t>ref</w:t>
            </w:r>
          </w:p>
        </w:tc>
        <w:tc>
          <w:tcPr>
            <w:tcW w:w="2440" w:type="dxa"/>
            <w:tcBorders>
              <w:top w:val="nil"/>
              <w:left w:val="nil"/>
              <w:bottom w:val="nil"/>
              <w:right w:val="nil"/>
            </w:tcBorders>
            <w:shd w:val="clear" w:color="auto" w:fill="FFFFFF" w:themeFill="background1"/>
            <w:noWrap/>
            <w:vAlign w:val="bottom"/>
            <w:hideMark/>
          </w:tcPr>
          <w:p w14:paraId="4CA5E08E" w14:textId="77777777" w:rsidR="003D73C4" w:rsidRPr="00465601" w:rsidRDefault="003D73C4" w:rsidP="000F175F">
            <w:pPr>
              <w:jc w:val="center"/>
              <w:rPr>
                <w:rFonts w:ascii="Arial" w:eastAsia="Times New Roman" w:hAnsi="Arial" w:cs="Arial"/>
                <w:b/>
                <w:color w:val="000000"/>
                <w:sz w:val="22"/>
                <w:szCs w:val="22"/>
              </w:rPr>
            </w:pPr>
            <w:r w:rsidRPr="00465601">
              <w:rPr>
                <w:rFonts w:ascii="Arial" w:eastAsia="Times New Roman" w:hAnsi="Arial" w:cs="Arial"/>
                <w:b/>
                <w:color w:val="000000"/>
                <w:sz w:val="22"/>
                <w:szCs w:val="22"/>
              </w:rPr>
              <w:t>1.66 (1.37, 2.01)</w:t>
            </w:r>
          </w:p>
        </w:tc>
      </w:tr>
      <w:tr w:rsidR="003D73C4" w:rsidRPr="00666E7B" w14:paraId="7A0DD291" w14:textId="77777777" w:rsidTr="62DB7D45">
        <w:trPr>
          <w:gridAfter w:val="1"/>
          <w:wAfter w:w="356" w:type="dxa"/>
          <w:trHeight w:val="20"/>
          <w:jc w:val="center"/>
        </w:trPr>
        <w:tc>
          <w:tcPr>
            <w:tcW w:w="642" w:type="dxa"/>
            <w:tcBorders>
              <w:top w:val="nil"/>
              <w:left w:val="nil"/>
              <w:bottom w:val="nil"/>
              <w:right w:val="nil"/>
            </w:tcBorders>
            <w:shd w:val="clear" w:color="auto" w:fill="FFFFFF" w:themeFill="background1"/>
            <w:noWrap/>
            <w:vAlign w:val="center"/>
            <w:hideMark/>
          </w:tcPr>
          <w:p w14:paraId="0EF5160D" w14:textId="77777777" w:rsidR="003D73C4" w:rsidRPr="00465601" w:rsidRDefault="003D73C4" w:rsidP="000F175F">
            <w:pPr>
              <w:rPr>
                <w:rFonts w:ascii="Arial" w:eastAsia="Times New Roman" w:hAnsi="Arial" w:cs="Arial"/>
                <w:color w:val="000000"/>
                <w:sz w:val="22"/>
                <w:szCs w:val="22"/>
              </w:rPr>
            </w:pPr>
            <w:r w:rsidRPr="00465601">
              <w:rPr>
                <w:rFonts w:ascii="Arial" w:eastAsia="Times New Roman" w:hAnsi="Arial" w:cs="Arial"/>
                <w:color w:val="000000"/>
                <w:sz w:val="22"/>
                <w:szCs w:val="22"/>
              </w:rPr>
              <w:t> </w:t>
            </w:r>
          </w:p>
        </w:tc>
        <w:tc>
          <w:tcPr>
            <w:tcW w:w="3612" w:type="dxa"/>
            <w:tcBorders>
              <w:top w:val="nil"/>
              <w:left w:val="nil"/>
              <w:bottom w:val="nil"/>
              <w:right w:val="nil"/>
            </w:tcBorders>
            <w:shd w:val="clear" w:color="auto" w:fill="FFFFFF" w:themeFill="background1"/>
            <w:vAlign w:val="center"/>
            <w:hideMark/>
          </w:tcPr>
          <w:p w14:paraId="6B5BA2B3"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Low Hesitancy, n (%)</w:t>
            </w:r>
          </w:p>
        </w:tc>
        <w:tc>
          <w:tcPr>
            <w:tcW w:w="1140" w:type="dxa"/>
            <w:tcBorders>
              <w:top w:val="nil"/>
              <w:left w:val="nil"/>
              <w:bottom w:val="nil"/>
              <w:right w:val="nil"/>
            </w:tcBorders>
            <w:shd w:val="clear" w:color="auto" w:fill="FFFFFF" w:themeFill="background1"/>
            <w:noWrap/>
            <w:vAlign w:val="bottom"/>
            <w:hideMark/>
          </w:tcPr>
          <w:p w14:paraId="357D8CC9"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747 (50%)</w:t>
            </w:r>
          </w:p>
        </w:tc>
        <w:tc>
          <w:tcPr>
            <w:tcW w:w="2440" w:type="dxa"/>
            <w:tcBorders>
              <w:top w:val="nil"/>
              <w:left w:val="nil"/>
              <w:bottom w:val="nil"/>
              <w:right w:val="nil"/>
            </w:tcBorders>
            <w:shd w:val="clear" w:color="auto" w:fill="FFFFFF" w:themeFill="background1"/>
            <w:noWrap/>
            <w:vAlign w:val="bottom"/>
            <w:hideMark/>
          </w:tcPr>
          <w:p w14:paraId="2C8EDA41"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241 (34%)</w:t>
            </w:r>
          </w:p>
        </w:tc>
      </w:tr>
      <w:tr w:rsidR="003D73C4" w:rsidRPr="00666E7B" w14:paraId="3606F9CE" w14:textId="77777777" w:rsidTr="62DB7D45">
        <w:trPr>
          <w:gridAfter w:val="1"/>
          <w:wAfter w:w="356" w:type="dxa"/>
          <w:trHeight w:val="20"/>
          <w:jc w:val="center"/>
        </w:trPr>
        <w:tc>
          <w:tcPr>
            <w:tcW w:w="642" w:type="dxa"/>
            <w:tcBorders>
              <w:top w:val="nil"/>
              <w:left w:val="nil"/>
              <w:bottom w:val="nil"/>
              <w:right w:val="nil"/>
            </w:tcBorders>
            <w:shd w:val="clear" w:color="auto" w:fill="FFFFFF" w:themeFill="background1"/>
            <w:noWrap/>
            <w:vAlign w:val="center"/>
            <w:hideMark/>
          </w:tcPr>
          <w:p w14:paraId="7F540CBE" w14:textId="77777777" w:rsidR="003D73C4" w:rsidRPr="00465601" w:rsidRDefault="003D73C4" w:rsidP="000F175F">
            <w:pPr>
              <w:rPr>
                <w:rFonts w:ascii="Arial" w:eastAsia="Times New Roman" w:hAnsi="Arial" w:cs="Arial"/>
                <w:color w:val="000000"/>
                <w:sz w:val="22"/>
                <w:szCs w:val="22"/>
              </w:rPr>
            </w:pPr>
            <w:r w:rsidRPr="00465601">
              <w:rPr>
                <w:rFonts w:ascii="Arial" w:eastAsia="Times New Roman" w:hAnsi="Arial" w:cs="Arial"/>
                <w:color w:val="000000"/>
                <w:sz w:val="22"/>
                <w:szCs w:val="22"/>
              </w:rPr>
              <w:t> </w:t>
            </w:r>
          </w:p>
        </w:tc>
        <w:tc>
          <w:tcPr>
            <w:tcW w:w="3612" w:type="dxa"/>
            <w:tcBorders>
              <w:top w:val="nil"/>
              <w:left w:val="nil"/>
              <w:bottom w:val="nil"/>
              <w:right w:val="nil"/>
            </w:tcBorders>
            <w:shd w:val="clear" w:color="auto" w:fill="FFFFFF" w:themeFill="background1"/>
            <w:vAlign w:val="center"/>
            <w:hideMark/>
          </w:tcPr>
          <w:p w14:paraId="5679CFD4"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High Hesitancy, n (%)</w:t>
            </w:r>
          </w:p>
        </w:tc>
        <w:tc>
          <w:tcPr>
            <w:tcW w:w="1140" w:type="dxa"/>
            <w:tcBorders>
              <w:top w:val="nil"/>
              <w:left w:val="nil"/>
              <w:bottom w:val="nil"/>
              <w:right w:val="nil"/>
            </w:tcBorders>
            <w:shd w:val="clear" w:color="auto" w:fill="FFFFFF" w:themeFill="background1"/>
            <w:noWrap/>
            <w:vAlign w:val="bottom"/>
            <w:hideMark/>
          </w:tcPr>
          <w:p w14:paraId="1A26ED22"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738 (50%)</w:t>
            </w:r>
          </w:p>
        </w:tc>
        <w:tc>
          <w:tcPr>
            <w:tcW w:w="2440" w:type="dxa"/>
            <w:tcBorders>
              <w:top w:val="nil"/>
              <w:left w:val="nil"/>
              <w:bottom w:val="nil"/>
              <w:right w:val="nil"/>
            </w:tcBorders>
            <w:shd w:val="clear" w:color="auto" w:fill="FFFFFF" w:themeFill="background1"/>
            <w:noWrap/>
            <w:vAlign w:val="bottom"/>
            <w:hideMark/>
          </w:tcPr>
          <w:p w14:paraId="6263E127"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461 (66%)</w:t>
            </w:r>
          </w:p>
        </w:tc>
      </w:tr>
      <w:tr w:rsidR="003D73C4" w:rsidRPr="00666E7B" w14:paraId="53CCCCE5" w14:textId="77777777" w:rsidTr="62DB7D45">
        <w:trPr>
          <w:gridAfter w:val="1"/>
          <w:wAfter w:w="356" w:type="dxa"/>
          <w:trHeight w:val="20"/>
          <w:jc w:val="center"/>
        </w:trPr>
        <w:tc>
          <w:tcPr>
            <w:tcW w:w="4254" w:type="dxa"/>
            <w:gridSpan w:val="2"/>
            <w:tcBorders>
              <w:top w:val="nil"/>
              <w:left w:val="nil"/>
              <w:bottom w:val="nil"/>
              <w:right w:val="nil"/>
            </w:tcBorders>
            <w:shd w:val="clear" w:color="auto" w:fill="FFFFFF" w:themeFill="background1"/>
            <w:vAlign w:val="bottom"/>
            <w:hideMark/>
          </w:tcPr>
          <w:p w14:paraId="44AA32B2" w14:textId="77F175D3" w:rsidR="003D73C4" w:rsidRPr="00465601" w:rsidRDefault="00DE308C" w:rsidP="62DB7D45">
            <w:pPr>
              <w:rPr>
                <w:rFonts w:ascii="Arial" w:eastAsia="Times New Roman" w:hAnsi="Arial" w:cs="Arial"/>
                <w:b/>
                <w:bCs/>
                <w:color w:val="333333"/>
                <w:sz w:val="22"/>
                <w:szCs w:val="22"/>
              </w:rPr>
            </w:pPr>
            <w:r w:rsidRPr="62DB7D45">
              <w:rPr>
                <w:rFonts w:ascii="Arial" w:eastAsia="Times New Roman" w:hAnsi="Arial" w:cs="Arial"/>
                <w:b/>
                <w:bCs/>
                <w:color w:val="333333"/>
                <w:sz w:val="22"/>
                <w:szCs w:val="22"/>
              </w:rPr>
              <w:t xml:space="preserve">HPV </w:t>
            </w:r>
            <w:r w:rsidR="00116AD8" w:rsidRPr="62DB7D45">
              <w:rPr>
                <w:rFonts w:ascii="Arial" w:eastAsia="Times New Roman" w:hAnsi="Arial" w:cs="Arial"/>
                <w:b/>
                <w:bCs/>
                <w:color w:val="333333"/>
                <w:sz w:val="22"/>
                <w:szCs w:val="22"/>
              </w:rPr>
              <w:t>I</w:t>
            </w:r>
            <w:r w:rsidRPr="62DB7D45">
              <w:rPr>
                <w:rFonts w:ascii="Arial" w:eastAsia="Times New Roman" w:hAnsi="Arial" w:cs="Arial"/>
                <w:b/>
                <w:bCs/>
                <w:color w:val="333333"/>
                <w:sz w:val="22"/>
                <w:szCs w:val="22"/>
              </w:rPr>
              <w:t xml:space="preserve">nfection </w:t>
            </w:r>
            <w:r w:rsidR="00116AD8" w:rsidRPr="62DB7D45">
              <w:rPr>
                <w:rFonts w:ascii="Arial" w:eastAsia="Times New Roman" w:hAnsi="Arial" w:cs="Arial"/>
                <w:b/>
                <w:bCs/>
                <w:color w:val="333333"/>
                <w:sz w:val="22"/>
                <w:szCs w:val="22"/>
              </w:rPr>
              <w:t>C</w:t>
            </w:r>
            <w:r w:rsidRPr="62DB7D45">
              <w:rPr>
                <w:rFonts w:ascii="Arial" w:eastAsia="Times New Roman" w:hAnsi="Arial" w:cs="Arial"/>
                <w:b/>
                <w:bCs/>
                <w:color w:val="333333"/>
                <w:sz w:val="22"/>
                <w:szCs w:val="22"/>
              </w:rPr>
              <w:t>omplacency</w:t>
            </w:r>
            <w:r w:rsidR="003D73C4" w:rsidRPr="62DB7D45">
              <w:rPr>
                <w:rFonts w:ascii="Arial" w:eastAsia="Times New Roman" w:hAnsi="Arial" w:cs="Arial"/>
                <w:b/>
                <w:bCs/>
                <w:color w:val="333333"/>
                <w:sz w:val="22"/>
                <w:szCs w:val="22"/>
              </w:rPr>
              <w:t xml:space="preserve"> Dimension, OR (95%</w:t>
            </w:r>
            <w:bookmarkStart w:id="68" w:name="_Int_Z6NSa8iI"/>
            <w:proofErr w:type="gramStart"/>
            <w:r w:rsidR="003D73C4" w:rsidRPr="62DB7D45">
              <w:rPr>
                <w:rFonts w:ascii="Arial" w:eastAsia="Times New Roman" w:hAnsi="Arial" w:cs="Arial"/>
                <w:b/>
                <w:bCs/>
                <w:color w:val="333333"/>
                <w:sz w:val="22"/>
                <w:szCs w:val="22"/>
              </w:rPr>
              <w:t>CI)</w:t>
            </w:r>
            <w:r w:rsidR="003D73C4" w:rsidRPr="62DB7D45">
              <w:rPr>
                <w:rFonts w:ascii="Arial" w:eastAsia="Times New Roman" w:hAnsi="Arial" w:cs="Arial"/>
                <w:i/>
                <w:iCs/>
                <w:color w:val="333333"/>
                <w:sz w:val="22"/>
                <w:szCs w:val="22"/>
                <w:vertAlign w:val="superscript"/>
              </w:rPr>
              <w:t>b</w:t>
            </w:r>
            <w:bookmarkEnd w:id="68"/>
            <w:proofErr w:type="gramEnd"/>
          </w:p>
        </w:tc>
        <w:tc>
          <w:tcPr>
            <w:tcW w:w="1140" w:type="dxa"/>
            <w:tcBorders>
              <w:top w:val="nil"/>
              <w:left w:val="nil"/>
              <w:bottom w:val="nil"/>
              <w:right w:val="nil"/>
            </w:tcBorders>
            <w:shd w:val="clear" w:color="auto" w:fill="FFFFFF" w:themeFill="background1"/>
            <w:noWrap/>
            <w:vAlign w:val="bottom"/>
            <w:hideMark/>
          </w:tcPr>
          <w:p w14:paraId="5067AEDB" w14:textId="77777777" w:rsidR="003D73C4" w:rsidRPr="00465601" w:rsidRDefault="003D73C4" w:rsidP="000F175F">
            <w:pPr>
              <w:jc w:val="center"/>
              <w:rPr>
                <w:rFonts w:ascii="Arial" w:eastAsia="Times New Roman" w:hAnsi="Arial" w:cs="Arial"/>
                <w:i/>
                <w:color w:val="000000"/>
                <w:sz w:val="22"/>
                <w:szCs w:val="22"/>
              </w:rPr>
            </w:pPr>
            <w:r w:rsidRPr="00465601">
              <w:rPr>
                <w:rFonts w:ascii="Arial" w:eastAsia="Times New Roman" w:hAnsi="Arial" w:cs="Arial"/>
                <w:i/>
                <w:color w:val="000000"/>
                <w:sz w:val="22"/>
                <w:szCs w:val="22"/>
              </w:rPr>
              <w:t>ref</w:t>
            </w:r>
          </w:p>
        </w:tc>
        <w:tc>
          <w:tcPr>
            <w:tcW w:w="2440" w:type="dxa"/>
            <w:tcBorders>
              <w:top w:val="nil"/>
              <w:left w:val="nil"/>
              <w:bottom w:val="nil"/>
              <w:right w:val="nil"/>
            </w:tcBorders>
            <w:shd w:val="clear" w:color="auto" w:fill="FFFFFF" w:themeFill="background1"/>
            <w:noWrap/>
            <w:vAlign w:val="bottom"/>
            <w:hideMark/>
          </w:tcPr>
          <w:p w14:paraId="34ABD962"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1.06 (0.88, 1.28)</w:t>
            </w:r>
          </w:p>
        </w:tc>
      </w:tr>
      <w:tr w:rsidR="003D73C4" w:rsidRPr="00666E7B" w14:paraId="00D13363" w14:textId="77777777" w:rsidTr="62DB7D45">
        <w:trPr>
          <w:gridAfter w:val="1"/>
          <w:wAfter w:w="356" w:type="dxa"/>
          <w:trHeight w:val="20"/>
          <w:jc w:val="center"/>
        </w:trPr>
        <w:tc>
          <w:tcPr>
            <w:tcW w:w="642" w:type="dxa"/>
            <w:tcBorders>
              <w:top w:val="nil"/>
              <w:left w:val="nil"/>
              <w:bottom w:val="nil"/>
              <w:right w:val="nil"/>
            </w:tcBorders>
            <w:shd w:val="clear" w:color="auto" w:fill="FFFFFF" w:themeFill="background1"/>
            <w:noWrap/>
            <w:vAlign w:val="center"/>
            <w:hideMark/>
          </w:tcPr>
          <w:p w14:paraId="72DD587C" w14:textId="77777777" w:rsidR="003D73C4" w:rsidRPr="00465601" w:rsidRDefault="003D73C4" w:rsidP="000F175F">
            <w:pPr>
              <w:rPr>
                <w:rFonts w:ascii="Arial" w:eastAsia="Times New Roman" w:hAnsi="Arial" w:cs="Arial"/>
                <w:color w:val="000000"/>
                <w:sz w:val="22"/>
                <w:szCs w:val="22"/>
              </w:rPr>
            </w:pPr>
            <w:r w:rsidRPr="00465601">
              <w:rPr>
                <w:rFonts w:ascii="Arial" w:eastAsia="Times New Roman" w:hAnsi="Arial" w:cs="Arial"/>
                <w:color w:val="000000"/>
                <w:sz w:val="22"/>
                <w:szCs w:val="22"/>
              </w:rPr>
              <w:t> </w:t>
            </w:r>
          </w:p>
        </w:tc>
        <w:tc>
          <w:tcPr>
            <w:tcW w:w="3612" w:type="dxa"/>
            <w:tcBorders>
              <w:top w:val="nil"/>
              <w:left w:val="nil"/>
              <w:bottom w:val="nil"/>
              <w:right w:val="nil"/>
            </w:tcBorders>
            <w:shd w:val="clear" w:color="auto" w:fill="FFFFFF" w:themeFill="background1"/>
            <w:vAlign w:val="center"/>
            <w:hideMark/>
          </w:tcPr>
          <w:p w14:paraId="30989172"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Low Hesitancy, n (%)</w:t>
            </w:r>
          </w:p>
        </w:tc>
        <w:tc>
          <w:tcPr>
            <w:tcW w:w="1140" w:type="dxa"/>
            <w:tcBorders>
              <w:top w:val="nil"/>
              <w:left w:val="nil"/>
              <w:bottom w:val="nil"/>
              <w:right w:val="nil"/>
            </w:tcBorders>
            <w:shd w:val="clear" w:color="auto" w:fill="FFFFFF" w:themeFill="background1"/>
            <w:noWrap/>
            <w:vAlign w:val="bottom"/>
            <w:hideMark/>
          </w:tcPr>
          <w:p w14:paraId="68109AC1"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754 (51%)</w:t>
            </w:r>
          </w:p>
        </w:tc>
        <w:tc>
          <w:tcPr>
            <w:tcW w:w="2440" w:type="dxa"/>
            <w:tcBorders>
              <w:top w:val="nil"/>
              <w:left w:val="nil"/>
              <w:bottom w:val="nil"/>
              <w:right w:val="nil"/>
            </w:tcBorders>
            <w:shd w:val="clear" w:color="auto" w:fill="FFFFFF" w:themeFill="background1"/>
            <w:noWrap/>
            <w:vAlign w:val="bottom"/>
            <w:hideMark/>
          </w:tcPr>
          <w:p w14:paraId="600DBDDF"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328 (47%)</w:t>
            </w:r>
          </w:p>
        </w:tc>
      </w:tr>
      <w:tr w:rsidR="003D73C4" w:rsidRPr="00666E7B" w14:paraId="7D6F2060" w14:textId="77777777" w:rsidTr="62DB7D45">
        <w:trPr>
          <w:gridAfter w:val="1"/>
          <w:wAfter w:w="356" w:type="dxa"/>
          <w:trHeight w:val="20"/>
          <w:jc w:val="center"/>
        </w:trPr>
        <w:tc>
          <w:tcPr>
            <w:tcW w:w="642" w:type="dxa"/>
            <w:tcBorders>
              <w:top w:val="nil"/>
              <w:left w:val="nil"/>
              <w:bottom w:val="nil"/>
              <w:right w:val="nil"/>
            </w:tcBorders>
            <w:shd w:val="clear" w:color="auto" w:fill="FFFFFF" w:themeFill="background1"/>
            <w:noWrap/>
            <w:vAlign w:val="center"/>
            <w:hideMark/>
          </w:tcPr>
          <w:p w14:paraId="74AD1F20" w14:textId="77777777" w:rsidR="003D73C4" w:rsidRPr="00465601" w:rsidRDefault="003D73C4" w:rsidP="000F175F">
            <w:pPr>
              <w:rPr>
                <w:rFonts w:ascii="Arial" w:eastAsia="Times New Roman" w:hAnsi="Arial" w:cs="Arial"/>
                <w:color w:val="000000"/>
                <w:sz w:val="22"/>
                <w:szCs w:val="22"/>
              </w:rPr>
            </w:pPr>
            <w:r w:rsidRPr="00465601">
              <w:rPr>
                <w:rFonts w:ascii="Arial" w:eastAsia="Times New Roman" w:hAnsi="Arial" w:cs="Arial"/>
                <w:color w:val="000000"/>
                <w:sz w:val="22"/>
                <w:szCs w:val="22"/>
              </w:rPr>
              <w:t> </w:t>
            </w:r>
          </w:p>
        </w:tc>
        <w:tc>
          <w:tcPr>
            <w:tcW w:w="3612" w:type="dxa"/>
            <w:tcBorders>
              <w:top w:val="nil"/>
              <w:left w:val="nil"/>
              <w:bottom w:val="nil"/>
              <w:right w:val="nil"/>
            </w:tcBorders>
            <w:shd w:val="clear" w:color="auto" w:fill="FFFFFF" w:themeFill="background1"/>
            <w:vAlign w:val="center"/>
            <w:hideMark/>
          </w:tcPr>
          <w:p w14:paraId="308FF761"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High Hesitancy, n (%)</w:t>
            </w:r>
          </w:p>
        </w:tc>
        <w:tc>
          <w:tcPr>
            <w:tcW w:w="1140" w:type="dxa"/>
            <w:tcBorders>
              <w:top w:val="nil"/>
              <w:left w:val="nil"/>
              <w:bottom w:val="nil"/>
              <w:right w:val="nil"/>
            </w:tcBorders>
            <w:shd w:val="clear" w:color="auto" w:fill="FFFFFF" w:themeFill="background1"/>
            <w:noWrap/>
            <w:vAlign w:val="bottom"/>
            <w:hideMark/>
          </w:tcPr>
          <w:p w14:paraId="1E1200B5"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731 (49%)</w:t>
            </w:r>
          </w:p>
        </w:tc>
        <w:tc>
          <w:tcPr>
            <w:tcW w:w="2440" w:type="dxa"/>
            <w:tcBorders>
              <w:top w:val="nil"/>
              <w:left w:val="nil"/>
              <w:bottom w:val="nil"/>
              <w:right w:val="nil"/>
            </w:tcBorders>
            <w:shd w:val="clear" w:color="auto" w:fill="FFFFFF" w:themeFill="background1"/>
            <w:noWrap/>
            <w:vAlign w:val="bottom"/>
            <w:hideMark/>
          </w:tcPr>
          <w:p w14:paraId="33B1E9A2"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374 (53%)</w:t>
            </w:r>
          </w:p>
        </w:tc>
      </w:tr>
      <w:tr w:rsidR="003D73C4" w:rsidRPr="00666E7B" w14:paraId="6FACD526" w14:textId="77777777" w:rsidTr="62DB7D45">
        <w:trPr>
          <w:gridAfter w:val="1"/>
          <w:wAfter w:w="356" w:type="dxa"/>
          <w:trHeight w:val="20"/>
          <w:jc w:val="center"/>
        </w:trPr>
        <w:tc>
          <w:tcPr>
            <w:tcW w:w="4254" w:type="dxa"/>
            <w:gridSpan w:val="2"/>
            <w:tcBorders>
              <w:top w:val="nil"/>
              <w:left w:val="nil"/>
              <w:bottom w:val="nil"/>
              <w:right w:val="nil"/>
            </w:tcBorders>
            <w:shd w:val="clear" w:color="auto" w:fill="FFFFFF" w:themeFill="background1"/>
            <w:vAlign w:val="bottom"/>
            <w:hideMark/>
          </w:tcPr>
          <w:p w14:paraId="2B3A0A32" w14:textId="77777777" w:rsidR="003D73C4" w:rsidRPr="00465601" w:rsidRDefault="003D73C4" w:rsidP="62DB7D45">
            <w:pPr>
              <w:rPr>
                <w:rFonts w:ascii="Arial" w:eastAsia="Times New Roman" w:hAnsi="Arial" w:cs="Arial"/>
                <w:b/>
                <w:bCs/>
                <w:color w:val="333333"/>
                <w:sz w:val="22"/>
                <w:szCs w:val="22"/>
              </w:rPr>
            </w:pPr>
            <w:r w:rsidRPr="62DB7D45">
              <w:rPr>
                <w:rFonts w:ascii="Arial" w:eastAsia="Times New Roman" w:hAnsi="Arial" w:cs="Arial"/>
                <w:b/>
                <w:bCs/>
                <w:color w:val="333333"/>
                <w:sz w:val="22"/>
                <w:szCs w:val="22"/>
              </w:rPr>
              <w:t>HPV Vaccine Complacency Dimension, OR (95%</w:t>
            </w:r>
            <w:bookmarkStart w:id="69" w:name="_Int_wnsPMlva"/>
            <w:proofErr w:type="gramStart"/>
            <w:r w:rsidRPr="62DB7D45">
              <w:rPr>
                <w:rFonts w:ascii="Arial" w:eastAsia="Times New Roman" w:hAnsi="Arial" w:cs="Arial"/>
                <w:b/>
                <w:bCs/>
                <w:color w:val="333333"/>
                <w:sz w:val="22"/>
                <w:szCs w:val="22"/>
              </w:rPr>
              <w:t>CI)</w:t>
            </w:r>
            <w:r w:rsidRPr="62DB7D45">
              <w:rPr>
                <w:rFonts w:ascii="Arial" w:eastAsia="Times New Roman" w:hAnsi="Arial" w:cs="Arial"/>
                <w:i/>
                <w:iCs/>
                <w:color w:val="333333"/>
                <w:sz w:val="22"/>
                <w:szCs w:val="22"/>
                <w:vertAlign w:val="superscript"/>
              </w:rPr>
              <w:t>b</w:t>
            </w:r>
            <w:bookmarkEnd w:id="69"/>
            <w:proofErr w:type="gramEnd"/>
          </w:p>
        </w:tc>
        <w:tc>
          <w:tcPr>
            <w:tcW w:w="1140" w:type="dxa"/>
            <w:tcBorders>
              <w:top w:val="nil"/>
              <w:left w:val="nil"/>
              <w:bottom w:val="nil"/>
              <w:right w:val="nil"/>
            </w:tcBorders>
            <w:shd w:val="clear" w:color="auto" w:fill="FFFFFF" w:themeFill="background1"/>
            <w:noWrap/>
            <w:vAlign w:val="bottom"/>
            <w:hideMark/>
          </w:tcPr>
          <w:p w14:paraId="6CA5FBCD" w14:textId="77777777" w:rsidR="003D73C4" w:rsidRPr="00465601" w:rsidRDefault="003D73C4" w:rsidP="000F175F">
            <w:pPr>
              <w:jc w:val="center"/>
              <w:rPr>
                <w:rFonts w:ascii="Arial" w:eastAsia="Times New Roman" w:hAnsi="Arial" w:cs="Arial"/>
                <w:i/>
                <w:color w:val="000000"/>
                <w:sz w:val="22"/>
                <w:szCs w:val="22"/>
              </w:rPr>
            </w:pPr>
            <w:r w:rsidRPr="00465601">
              <w:rPr>
                <w:rFonts w:ascii="Arial" w:eastAsia="Times New Roman" w:hAnsi="Arial" w:cs="Arial"/>
                <w:i/>
                <w:color w:val="000000"/>
                <w:sz w:val="22"/>
                <w:szCs w:val="22"/>
              </w:rPr>
              <w:t>ref</w:t>
            </w:r>
          </w:p>
        </w:tc>
        <w:tc>
          <w:tcPr>
            <w:tcW w:w="2440" w:type="dxa"/>
            <w:tcBorders>
              <w:top w:val="nil"/>
              <w:left w:val="nil"/>
              <w:bottom w:val="nil"/>
              <w:right w:val="nil"/>
            </w:tcBorders>
            <w:shd w:val="clear" w:color="auto" w:fill="FFFFFF" w:themeFill="background1"/>
            <w:noWrap/>
            <w:vAlign w:val="bottom"/>
            <w:hideMark/>
          </w:tcPr>
          <w:p w14:paraId="36B9C6EF" w14:textId="77777777" w:rsidR="003D73C4" w:rsidRPr="00465601" w:rsidRDefault="003D73C4" w:rsidP="000F175F">
            <w:pPr>
              <w:jc w:val="center"/>
              <w:rPr>
                <w:rFonts w:ascii="Arial" w:eastAsia="Times New Roman" w:hAnsi="Arial" w:cs="Arial"/>
                <w:b/>
                <w:color w:val="000000"/>
                <w:sz w:val="22"/>
                <w:szCs w:val="22"/>
              </w:rPr>
            </w:pPr>
            <w:r w:rsidRPr="00465601">
              <w:rPr>
                <w:rFonts w:ascii="Arial" w:eastAsia="Times New Roman" w:hAnsi="Arial" w:cs="Arial"/>
                <w:b/>
                <w:color w:val="000000"/>
                <w:sz w:val="22"/>
                <w:szCs w:val="22"/>
              </w:rPr>
              <w:t>1.79 (1.48, 2.17)</w:t>
            </w:r>
          </w:p>
        </w:tc>
      </w:tr>
      <w:tr w:rsidR="003D73C4" w:rsidRPr="00666E7B" w14:paraId="5C95310F" w14:textId="77777777" w:rsidTr="62DB7D45">
        <w:trPr>
          <w:gridAfter w:val="1"/>
          <w:wAfter w:w="356" w:type="dxa"/>
          <w:trHeight w:val="20"/>
          <w:jc w:val="center"/>
        </w:trPr>
        <w:tc>
          <w:tcPr>
            <w:tcW w:w="642" w:type="dxa"/>
            <w:tcBorders>
              <w:top w:val="nil"/>
              <w:left w:val="nil"/>
              <w:bottom w:val="nil"/>
              <w:right w:val="nil"/>
            </w:tcBorders>
            <w:shd w:val="clear" w:color="auto" w:fill="FFFFFF" w:themeFill="background1"/>
            <w:vAlign w:val="center"/>
            <w:hideMark/>
          </w:tcPr>
          <w:p w14:paraId="547A0A17"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 </w:t>
            </w:r>
          </w:p>
        </w:tc>
        <w:tc>
          <w:tcPr>
            <w:tcW w:w="3612" w:type="dxa"/>
            <w:tcBorders>
              <w:top w:val="nil"/>
              <w:left w:val="nil"/>
              <w:bottom w:val="nil"/>
              <w:right w:val="nil"/>
            </w:tcBorders>
            <w:shd w:val="clear" w:color="auto" w:fill="FFFFFF" w:themeFill="background1"/>
            <w:vAlign w:val="center"/>
            <w:hideMark/>
          </w:tcPr>
          <w:p w14:paraId="68E1F4C9"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Low Hesitancy, n (%)</w:t>
            </w:r>
          </w:p>
        </w:tc>
        <w:tc>
          <w:tcPr>
            <w:tcW w:w="1140" w:type="dxa"/>
            <w:tcBorders>
              <w:top w:val="nil"/>
              <w:left w:val="nil"/>
              <w:bottom w:val="nil"/>
              <w:right w:val="nil"/>
            </w:tcBorders>
            <w:shd w:val="clear" w:color="auto" w:fill="FFFFFF" w:themeFill="background1"/>
            <w:noWrap/>
            <w:vAlign w:val="bottom"/>
            <w:hideMark/>
          </w:tcPr>
          <w:p w14:paraId="3F78BA75"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755 (51%)</w:t>
            </w:r>
          </w:p>
        </w:tc>
        <w:tc>
          <w:tcPr>
            <w:tcW w:w="2440" w:type="dxa"/>
            <w:tcBorders>
              <w:top w:val="nil"/>
              <w:left w:val="nil"/>
              <w:bottom w:val="nil"/>
              <w:right w:val="nil"/>
            </w:tcBorders>
            <w:shd w:val="clear" w:color="auto" w:fill="FFFFFF" w:themeFill="background1"/>
            <w:noWrap/>
            <w:vAlign w:val="bottom"/>
            <w:hideMark/>
          </w:tcPr>
          <w:p w14:paraId="1595E283"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246 (35%)</w:t>
            </w:r>
          </w:p>
        </w:tc>
      </w:tr>
      <w:tr w:rsidR="003D73C4" w:rsidRPr="00666E7B" w14:paraId="0EC0CBC8" w14:textId="77777777" w:rsidTr="62DB7D45">
        <w:trPr>
          <w:gridAfter w:val="1"/>
          <w:wAfter w:w="356" w:type="dxa"/>
          <w:trHeight w:val="20"/>
          <w:jc w:val="center"/>
        </w:trPr>
        <w:tc>
          <w:tcPr>
            <w:tcW w:w="642" w:type="dxa"/>
            <w:tcBorders>
              <w:top w:val="nil"/>
              <w:left w:val="nil"/>
              <w:bottom w:val="nil"/>
              <w:right w:val="nil"/>
            </w:tcBorders>
            <w:shd w:val="clear" w:color="auto" w:fill="FFFFFF" w:themeFill="background1"/>
            <w:vAlign w:val="center"/>
            <w:hideMark/>
          </w:tcPr>
          <w:p w14:paraId="6287F8DE"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 </w:t>
            </w:r>
          </w:p>
        </w:tc>
        <w:tc>
          <w:tcPr>
            <w:tcW w:w="3612" w:type="dxa"/>
            <w:tcBorders>
              <w:top w:val="nil"/>
              <w:left w:val="nil"/>
              <w:bottom w:val="nil"/>
              <w:right w:val="nil"/>
            </w:tcBorders>
            <w:shd w:val="clear" w:color="auto" w:fill="FFFFFF" w:themeFill="background1"/>
            <w:vAlign w:val="center"/>
            <w:hideMark/>
          </w:tcPr>
          <w:p w14:paraId="1563567C"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High Hesitancy, n (%)</w:t>
            </w:r>
          </w:p>
        </w:tc>
        <w:tc>
          <w:tcPr>
            <w:tcW w:w="1140" w:type="dxa"/>
            <w:tcBorders>
              <w:top w:val="nil"/>
              <w:left w:val="nil"/>
              <w:bottom w:val="nil"/>
              <w:right w:val="nil"/>
            </w:tcBorders>
            <w:shd w:val="clear" w:color="auto" w:fill="FFFFFF" w:themeFill="background1"/>
            <w:noWrap/>
            <w:vAlign w:val="bottom"/>
            <w:hideMark/>
          </w:tcPr>
          <w:p w14:paraId="1EF993DD"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730 (49%)</w:t>
            </w:r>
          </w:p>
        </w:tc>
        <w:tc>
          <w:tcPr>
            <w:tcW w:w="2440" w:type="dxa"/>
            <w:tcBorders>
              <w:top w:val="nil"/>
              <w:left w:val="nil"/>
              <w:bottom w:val="nil"/>
              <w:right w:val="nil"/>
            </w:tcBorders>
            <w:shd w:val="clear" w:color="auto" w:fill="FFFFFF" w:themeFill="background1"/>
            <w:noWrap/>
            <w:vAlign w:val="bottom"/>
            <w:hideMark/>
          </w:tcPr>
          <w:p w14:paraId="67AA3D54"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456 (65%)</w:t>
            </w:r>
          </w:p>
        </w:tc>
      </w:tr>
      <w:tr w:rsidR="003D73C4" w:rsidRPr="00666E7B" w14:paraId="56F08CE4" w14:textId="77777777" w:rsidTr="62DB7D45">
        <w:trPr>
          <w:gridAfter w:val="1"/>
          <w:wAfter w:w="356" w:type="dxa"/>
          <w:trHeight w:val="20"/>
          <w:jc w:val="center"/>
        </w:trPr>
        <w:tc>
          <w:tcPr>
            <w:tcW w:w="4254" w:type="dxa"/>
            <w:gridSpan w:val="2"/>
            <w:tcBorders>
              <w:top w:val="nil"/>
              <w:left w:val="nil"/>
              <w:bottom w:val="nil"/>
              <w:right w:val="nil"/>
            </w:tcBorders>
            <w:shd w:val="clear" w:color="auto" w:fill="FFFFFF" w:themeFill="background1"/>
            <w:vAlign w:val="bottom"/>
            <w:hideMark/>
          </w:tcPr>
          <w:p w14:paraId="15566C69" w14:textId="77777777" w:rsidR="003D73C4" w:rsidRPr="00465601" w:rsidRDefault="003D73C4" w:rsidP="62DB7D45">
            <w:pPr>
              <w:rPr>
                <w:rFonts w:ascii="Arial" w:eastAsia="Times New Roman" w:hAnsi="Arial" w:cs="Arial"/>
                <w:b/>
                <w:bCs/>
                <w:color w:val="333333"/>
                <w:sz w:val="22"/>
                <w:szCs w:val="22"/>
              </w:rPr>
            </w:pPr>
            <w:r w:rsidRPr="62DB7D45">
              <w:rPr>
                <w:rFonts w:ascii="Arial" w:eastAsia="Times New Roman" w:hAnsi="Arial" w:cs="Arial"/>
                <w:b/>
                <w:bCs/>
                <w:color w:val="333333"/>
                <w:sz w:val="22"/>
                <w:szCs w:val="22"/>
              </w:rPr>
              <w:t>COVID-19 Vaccination Intent, OR (95%</w:t>
            </w:r>
            <w:bookmarkStart w:id="70" w:name="_Int_wk8UTPZc"/>
            <w:proofErr w:type="gramStart"/>
            <w:r w:rsidRPr="62DB7D45">
              <w:rPr>
                <w:rFonts w:ascii="Arial" w:eastAsia="Times New Roman" w:hAnsi="Arial" w:cs="Arial"/>
                <w:b/>
                <w:bCs/>
                <w:color w:val="333333"/>
                <w:sz w:val="22"/>
                <w:szCs w:val="22"/>
              </w:rPr>
              <w:t>CI)</w:t>
            </w:r>
            <w:r w:rsidRPr="62DB7D45">
              <w:rPr>
                <w:rFonts w:ascii="Arial" w:eastAsia="Times New Roman" w:hAnsi="Arial" w:cs="Arial"/>
                <w:i/>
                <w:iCs/>
                <w:color w:val="333333"/>
                <w:sz w:val="22"/>
                <w:szCs w:val="22"/>
                <w:vertAlign w:val="superscript"/>
              </w:rPr>
              <w:t>b</w:t>
            </w:r>
            <w:bookmarkEnd w:id="70"/>
            <w:proofErr w:type="gramEnd"/>
          </w:p>
        </w:tc>
        <w:tc>
          <w:tcPr>
            <w:tcW w:w="1140" w:type="dxa"/>
            <w:tcBorders>
              <w:top w:val="nil"/>
              <w:left w:val="nil"/>
              <w:bottom w:val="nil"/>
              <w:right w:val="nil"/>
            </w:tcBorders>
            <w:shd w:val="clear" w:color="auto" w:fill="FFFFFF" w:themeFill="background1"/>
            <w:noWrap/>
            <w:vAlign w:val="bottom"/>
            <w:hideMark/>
          </w:tcPr>
          <w:p w14:paraId="2F89A6D4" w14:textId="77777777" w:rsidR="003D73C4" w:rsidRPr="00465601" w:rsidRDefault="003D73C4" w:rsidP="000F175F">
            <w:pPr>
              <w:jc w:val="center"/>
              <w:rPr>
                <w:rFonts w:ascii="Arial" w:eastAsia="Times New Roman" w:hAnsi="Arial" w:cs="Arial"/>
                <w:i/>
                <w:color w:val="000000"/>
                <w:sz w:val="22"/>
                <w:szCs w:val="22"/>
              </w:rPr>
            </w:pPr>
            <w:r w:rsidRPr="00465601">
              <w:rPr>
                <w:rFonts w:ascii="Arial" w:eastAsia="Times New Roman" w:hAnsi="Arial" w:cs="Arial"/>
                <w:i/>
                <w:color w:val="000000"/>
                <w:sz w:val="22"/>
                <w:szCs w:val="22"/>
              </w:rPr>
              <w:t>ref</w:t>
            </w:r>
          </w:p>
        </w:tc>
        <w:tc>
          <w:tcPr>
            <w:tcW w:w="2440" w:type="dxa"/>
            <w:tcBorders>
              <w:top w:val="nil"/>
              <w:left w:val="nil"/>
              <w:bottom w:val="nil"/>
              <w:right w:val="nil"/>
            </w:tcBorders>
            <w:shd w:val="clear" w:color="auto" w:fill="FFFFFF" w:themeFill="background1"/>
            <w:noWrap/>
            <w:vAlign w:val="bottom"/>
            <w:hideMark/>
          </w:tcPr>
          <w:p w14:paraId="4ED1CCB6" w14:textId="77777777" w:rsidR="003D73C4" w:rsidRPr="00465601" w:rsidRDefault="003D73C4" w:rsidP="000F175F">
            <w:pPr>
              <w:jc w:val="center"/>
              <w:rPr>
                <w:rFonts w:ascii="Arial" w:eastAsia="Times New Roman" w:hAnsi="Arial" w:cs="Arial"/>
                <w:b/>
                <w:color w:val="000000"/>
                <w:sz w:val="22"/>
                <w:szCs w:val="22"/>
              </w:rPr>
            </w:pPr>
            <w:r w:rsidRPr="00465601">
              <w:rPr>
                <w:rFonts w:ascii="Arial" w:eastAsia="Times New Roman" w:hAnsi="Arial" w:cs="Arial"/>
                <w:b/>
                <w:color w:val="000000"/>
                <w:sz w:val="22"/>
                <w:szCs w:val="22"/>
              </w:rPr>
              <w:t>0.45 (0.38, 0.54)</w:t>
            </w:r>
          </w:p>
        </w:tc>
      </w:tr>
      <w:tr w:rsidR="003D73C4" w:rsidRPr="00666E7B" w14:paraId="728D2A06" w14:textId="77777777" w:rsidTr="62DB7D45">
        <w:trPr>
          <w:gridAfter w:val="1"/>
          <w:wAfter w:w="356" w:type="dxa"/>
          <w:trHeight w:val="20"/>
          <w:jc w:val="center"/>
        </w:trPr>
        <w:tc>
          <w:tcPr>
            <w:tcW w:w="642" w:type="dxa"/>
            <w:tcBorders>
              <w:top w:val="nil"/>
              <w:left w:val="nil"/>
              <w:bottom w:val="nil"/>
              <w:right w:val="nil"/>
            </w:tcBorders>
            <w:shd w:val="clear" w:color="auto" w:fill="FFFFFF" w:themeFill="background1"/>
            <w:vAlign w:val="center"/>
            <w:hideMark/>
          </w:tcPr>
          <w:p w14:paraId="6559E131"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 </w:t>
            </w:r>
          </w:p>
        </w:tc>
        <w:tc>
          <w:tcPr>
            <w:tcW w:w="3612" w:type="dxa"/>
            <w:tcBorders>
              <w:top w:val="nil"/>
              <w:left w:val="nil"/>
              <w:bottom w:val="nil"/>
              <w:right w:val="nil"/>
            </w:tcBorders>
            <w:shd w:val="clear" w:color="auto" w:fill="FFFFFF" w:themeFill="background1"/>
            <w:vAlign w:val="center"/>
            <w:hideMark/>
          </w:tcPr>
          <w:p w14:paraId="4420F0E3"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No/Unsure</w:t>
            </w:r>
          </w:p>
        </w:tc>
        <w:tc>
          <w:tcPr>
            <w:tcW w:w="1140" w:type="dxa"/>
            <w:tcBorders>
              <w:top w:val="nil"/>
              <w:left w:val="nil"/>
              <w:bottom w:val="nil"/>
              <w:right w:val="nil"/>
            </w:tcBorders>
            <w:shd w:val="clear" w:color="auto" w:fill="FFFFFF" w:themeFill="background1"/>
            <w:noWrap/>
            <w:vAlign w:val="bottom"/>
            <w:hideMark/>
          </w:tcPr>
          <w:p w14:paraId="3EC6175F"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439 (29%)</w:t>
            </w:r>
          </w:p>
        </w:tc>
        <w:tc>
          <w:tcPr>
            <w:tcW w:w="2440" w:type="dxa"/>
            <w:tcBorders>
              <w:top w:val="nil"/>
              <w:left w:val="nil"/>
              <w:bottom w:val="nil"/>
              <w:right w:val="nil"/>
            </w:tcBorders>
            <w:shd w:val="clear" w:color="auto" w:fill="FFFFFF" w:themeFill="background1"/>
            <w:noWrap/>
            <w:vAlign w:val="bottom"/>
            <w:hideMark/>
          </w:tcPr>
          <w:p w14:paraId="507B685C"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439 (49%)</w:t>
            </w:r>
          </w:p>
        </w:tc>
      </w:tr>
      <w:tr w:rsidR="003D73C4" w:rsidRPr="00666E7B" w14:paraId="1E3A6154" w14:textId="77777777" w:rsidTr="62DB7D45">
        <w:trPr>
          <w:gridAfter w:val="1"/>
          <w:wAfter w:w="356" w:type="dxa"/>
          <w:trHeight w:val="20"/>
          <w:jc w:val="center"/>
        </w:trPr>
        <w:tc>
          <w:tcPr>
            <w:tcW w:w="642" w:type="dxa"/>
            <w:tcBorders>
              <w:top w:val="nil"/>
              <w:left w:val="nil"/>
              <w:bottom w:val="nil"/>
              <w:right w:val="nil"/>
            </w:tcBorders>
            <w:shd w:val="clear" w:color="auto" w:fill="FFFFFF" w:themeFill="background1"/>
            <w:vAlign w:val="center"/>
            <w:hideMark/>
          </w:tcPr>
          <w:p w14:paraId="2C921AE5"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 </w:t>
            </w:r>
          </w:p>
        </w:tc>
        <w:tc>
          <w:tcPr>
            <w:tcW w:w="3612" w:type="dxa"/>
            <w:tcBorders>
              <w:top w:val="nil"/>
              <w:left w:val="nil"/>
              <w:bottom w:val="nil"/>
              <w:right w:val="nil"/>
            </w:tcBorders>
            <w:shd w:val="clear" w:color="auto" w:fill="FFFFFF" w:themeFill="background1"/>
            <w:vAlign w:val="center"/>
            <w:hideMark/>
          </w:tcPr>
          <w:p w14:paraId="7C1EA0A0"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Yes</w:t>
            </w:r>
          </w:p>
        </w:tc>
        <w:tc>
          <w:tcPr>
            <w:tcW w:w="1140" w:type="dxa"/>
            <w:tcBorders>
              <w:top w:val="nil"/>
              <w:left w:val="nil"/>
              <w:bottom w:val="nil"/>
              <w:right w:val="nil"/>
            </w:tcBorders>
            <w:shd w:val="clear" w:color="auto" w:fill="FFFFFF" w:themeFill="background1"/>
            <w:noWrap/>
            <w:vAlign w:val="bottom"/>
            <w:hideMark/>
          </w:tcPr>
          <w:p w14:paraId="3E05075F"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1,078 (71%)</w:t>
            </w:r>
          </w:p>
        </w:tc>
        <w:tc>
          <w:tcPr>
            <w:tcW w:w="2440" w:type="dxa"/>
            <w:tcBorders>
              <w:top w:val="nil"/>
              <w:left w:val="nil"/>
              <w:bottom w:val="nil"/>
              <w:right w:val="nil"/>
            </w:tcBorders>
            <w:shd w:val="clear" w:color="auto" w:fill="FFFFFF" w:themeFill="background1"/>
            <w:noWrap/>
            <w:vAlign w:val="bottom"/>
            <w:hideMark/>
          </w:tcPr>
          <w:p w14:paraId="61F89B0E"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448 (51%)</w:t>
            </w:r>
          </w:p>
        </w:tc>
      </w:tr>
      <w:tr w:rsidR="003D73C4" w:rsidRPr="00666E7B" w14:paraId="5C9175AF" w14:textId="77777777" w:rsidTr="62DB7D45">
        <w:trPr>
          <w:gridAfter w:val="1"/>
          <w:wAfter w:w="356" w:type="dxa"/>
          <w:trHeight w:val="20"/>
          <w:jc w:val="center"/>
        </w:trPr>
        <w:tc>
          <w:tcPr>
            <w:tcW w:w="4254" w:type="dxa"/>
            <w:gridSpan w:val="2"/>
            <w:tcBorders>
              <w:top w:val="nil"/>
              <w:left w:val="nil"/>
              <w:bottom w:val="nil"/>
              <w:right w:val="nil"/>
            </w:tcBorders>
            <w:shd w:val="clear" w:color="auto" w:fill="FFFFFF" w:themeFill="background1"/>
            <w:vAlign w:val="bottom"/>
            <w:hideMark/>
          </w:tcPr>
          <w:p w14:paraId="40B4942E" w14:textId="77777777" w:rsidR="003D73C4" w:rsidRPr="00465601" w:rsidRDefault="003D73C4" w:rsidP="62DB7D45">
            <w:pPr>
              <w:rPr>
                <w:rFonts w:ascii="Arial" w:eastAsia="Times New Roman" w:hAnsi="Arial" w:cs="Arial"/>
                <w:b/>
                <w:bCs/>
                <w:color w:val="333333"/>
                <w:sz w:val="22"/>
                <w:szCs w:val="22"/>
              </w:rPr>
            </w:pPr>
            <w:r w:rsidRPr="62DB7D45">
              <w:rPr>
                <w:rFonts w:ascii="Arial" w:eastAsia="Times New Roman" w:hAnsi="Arial" w:cs="Arial"/>
                <w:b/>
                <w:bCs/>
                <w:color w:val="333333"/>
                <w:sz w:val="22"/>
                <w:szCs w:val="22"/>
              </w:rPr>
              <w:t>HPV Vaccination Receipt (Any Doses), OR (95%</w:t>
            </w:r>
            <w:bookmarkStart w:id="71" w:name="_Int_LYvigAuz"/>
            <w:proofErr w:type="gramStart"/>
            <w:r w:rsidRPr="62DB7D45">
              <w:rPr>
                <w:rFonts w:ascii="Arial" w:eastAsia="Times New Roman" w:hAnsi="Arial" w:cs="Arial"/>
                <w:b/>
                <w:bCs/>
                <w:color w:val="333333"/>
                <w:sz w:val="22"/>
                <w:szCs w:val="22"/>
              </w:rPr>
              <w:t>CI)</w:t>
            </w:r>
            <w:r w:rsidRPr="62DB7D45">
              <w:rPr>
                <w:rFonts w:ascii="Arial" w:eastAsia="Times New Roman" w:hAnsi="Arial" w:cs="Arial"/>
                <w:i/>
                <w:iCs/>
                <w:color w:val="333333"/>
                <w:sz w:val="22"/>
                <w:szCs w:val="22"/>
                <w:vertAlign w:val="superscript"/>
              </w:rPr>
              <w:t>b</w:t>
            </w:r>
            <w:bookmarkEnd w:id="71"/>
            <w:proofErr w:type="gramEnd"/>
          </w:p>
        </w:tc>
        <w:tc>
          <w:tcPr>
            <w:tcW w:w="1140" w:type="dxa"/>
            <w:tcBorders>
              <w:top w:val="nil"/>
              <w:left w:val="nil"/>
              <w:bottom w:val="nil"/>
              <w:right w:val="nil"/>
            </w:tcBorders>
            <w:shd w:val="clear" w:color="auto" w:fill="FFFFFF" w:themeFill="background1"/>
            <w:noWrap/>
            <w:vAlign w:val="bottom"/>
            <w:hideMark/>
          </w:tcPr>
          <w:p w14:paraId="6AA5792F" w14:textId="77777777" w:rsidR="003D73C4" w:rsidRPr="00465601" w:rsidRDefault="003D73C4" w:rsidP="000F175F">
            <w:pPr>
              <w:jc w:val="center"/>
              <w:rPr>
                <w:rFonts w:ascii="Arial" w:eastAsia="Times New Roman" w:hAnsi="Arial" w:cs="Arial"/>
                <w:i/>
                <w:color w:val="000000"/>
                <w:sz w:val="22"/>
                <w:szCs w:val="22"/>
              </w:rPr>
            </w:pPr>
            <w:r w:rsidRPr="00465601">
              <w:rPr>
                <w:rFonts w:ascii="Arial" w:eastAsia="Times New Roman" w:hAnsi="Arial" w:cs="Arial"/>
                <w:i/>
                <w:color w:val="000000"/>
                <w:sz w:val="22"/>
                <w:szCs w:val="22"/>
              </w:rPr>
              <w:t>ref</w:t>
            </w:r>
          </w:p>
        </w:tc>
        <w:tc>
          <w:tcPr>
            <w:tcW w:w="2440" w:type="dxa"/>
            <w:tcBorders>
              <w:top w:val="nil"/>
              <w:left w:val="nil"/>
              <w:bottom w:val="nil"/>
              <w:right w:val="nil"/>
            </w:tcBorders>
            <w:shd w:val="clear" w:color="auto" w:fill="FFFFFF" w:themeFill="background1"/>
            <w:noWrap/>
            <w:vAlign w:val="bottom"/>
            <w:hideMark/>
          </w:tcPr>
          <w:p w14:paraId="6926DD0F"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0.98 (0.81, 1.18)</w:t>
            </w:r>
          </w:p>
        </w:tc>
      </w:tr>
      <w:tr w:rsidR="003D73C4" w:rsidRPr="00666E7B" w14:paraId="75C86411" w14:textId="77777777" w:rsidTr="62DB7D45">
        <w:trPr>
          <w:gridAfter w:val="1"/>
          <w:wAfter w:w="356" w:type="dxa"/>
          <w:trHeight w:val="20"/>
          <w:jc w:val="center"/>
        </w:trPr>
        <w:tc>
          <w:tcPr>
            <w:tcW w:w="642" w:type="dxa"/>
            <w:tcBorders>
              <w:top w:val="nil"/>
              <w:left w:val="nil"/>
              <w:bottom w:val="nil"/>
              <w:right w:val="nil"/>
            </w:tcBorders>
            <w:shd w:val="clear" w:color="auto" w:fill="FFFFFF" w:themeFill="background1"/>
            <w:vAlign w:val="center"/>
            <w:hideMark/>
          </w:tcPr>
          <w:p w14:paraId="535CB23C"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 </w:t>
            </w:r>
          </w:p>
        </w:tc>
        <w:tc>
          <w:tcPr>
            <w:tcW w:w="3612" w:type="dxa"/>
            <w:tcBorders>
              <w:top w:val="nil"/>
              <w:left w:val="nil"/>
              <w:bottom w:val="nil"/>
              <w:right w:val="nil"/>
            </w:tcBorders>
            <w:shd w:val="clear" w:color="auto" w:fill="FFFFFF" w:themeFill="background1"/>
            <w:vAlign w:val="center"/>
            <w:hideMark/>
          </w:tcPr>
          <w:p w14:paraId="262E84B6"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No/Unsure</w:t>
            </w:r>
          </w:p>
        </w:tc>
        <w:tc>
          <w:tcPr>
            <w:tcW w:w="1140" w:type="dxa"/>
            <w:tcBorders>
              <w:top w:val="nil"/>
              <w:left w:val="nil"/>
              <w:bottom w:val="nil"/>
              <w:right w:val="nil"/>
            </w:tcBorders>
            <w:shd w:val="clear" w:color="auto" w:fill="FFFFFF" w:themeFill="background1"/>
            <w:noWrap/>
            <w:vAlign w:val="bottom"/>
            <w:hideMark/>
          </w:tcPr>
          <w:p w14:paraId="61A5F695"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675 (45%)</w:t>
            </w:r>
          </w:p>
        </w:tc>
        <w:tc>
          <w:tcPr>
            <w:tcW w:w="2440" w:type="dxa"/>
            <w:tcBorders>
              <w:top w:val="nil"/>
              <w:left w:val="nil"/>
              <w:bottom w:val="nil"/>
              <w:right w:val="nil"/>
            </w:tcBorders>
            <w:shd w:val="clear" w:color="auto" w:fill="FFFFFF" w:themeFill="background1"/>
            <w:noWrap/>
            <w:vAlign w:val="bottom"/>
            <w:hideMark/>
          </w:tcPr>
          <w:p w14:paraId="36F1A25F"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345 (49%)</w:t>
            </w:r>
          </w:p>
        </w:tc>
      </w:tr>
      <w:tr w:rsidR="003D73C4" w:rsidRPr="00666E7B" w14:paraId="6A979647" w14:textId="77777777" w:rsidTr="62DB7D45">
        <w:trPr>
          <w:gridAfter w:val="1"/>
          <w:wAfter w:w="356" w:type="dxa"/>
          <w:trHeight w:val="20"/>
          <w:jc w:val="center"/>
        </w:trPr>
        <w:tc>
          <w:tcPr>
            <w:tcW w:w="642" w:type="dxa"/>
            <w:tcBorders>
              <w:top w:val="nil"/>
              <w:left w:val="nil"/>
              <w:bottom w:val="nil"/>
              <w:right w:val="nil"/>
            </w:tcBorders>
            <w:shd w:val="clear" w:color="auto" w:fill="FFFFFF" w:themeFill="background1"/>
            <w:vAlign w:val="center"/>
            <w:hideMark/>
          </w:tcPr>
          <w:p w14:paraId="23B3E780"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 </w:t>
            </w:r>
          </w:p>
        </w:tc>
        <w:tc>
          <w:tcPr>
            <w:tcW w:w="3612" w:type="dxa"/>
            <w:tcBorders>
              <w:top w:val="nil"/>
              <w:left w:val="nil"/>
              <w:bottom w:val="nil"/>
              <w:right w:val="nil"/>
            </w:tcBorders>
            <w:shd w:val="clear" w:color="auto" w:fill="FFFFFF" w:themeFill="background1"/>
            <w:vAlign w:val="center"/>
            <w:hideMark/>
          </w:tcPr>
          <w:p w14:paraId="47C4CEC6" w14:textId="77777777" w:rsidR="003D73C4" w:rsidRPr="00465601" w:rsidRDefault="003D73C4" w:rsidP="000F175F">
            <w:pPr>
              <w:rPr>
                <w:rFonts w:ascii="Arial" w:eastAsia="Times New Roman" w:hAnsi="Arial" w:cs="Arial"/>
                <w:color w:val="333333"/>
                <w:sz w:val="22"/>
                <w:szCs w:val="22"/>
              </w:rPr>
            </w:pPr>
            <w:r w:rsidRPr="00465601">
              <w:rPr>
                <w:rFonts w:ascii="Arial" w:eastAsia="Times New Roman" w:hAnsi="Arial" w:cs="Arial"/>
                <w:color w:val="333333"/>
                <w:sz w:val="22"/>
                <w:szCs w:val="22"/>
              </w:rPr>
              <w:t>Yes</w:t>
            </w:r>
          </w:p>
        </w:tc>
        <w:tc>
          <w:tcPr>
            <w:tcW w:w="1140" w:type="dxa"/>
            <w:tcBorders>
              <w:top w:val="nil"/>
              <w:left w:val="nil"/>
              <w:bottom w:val="nil"/>
              <w:right w:val="nil"/>
            </w:tcBorders>
            <w:shd w:val="clear" w:color="auto" w:fill="FFFFFF" w:themeFill="background1"/>
            <w:noWrap/>
            <w:vAlign w:val="bottom"/>
            <w:hideMark/>
          </w:tcPr>
          <w:p w14:paraId="643D6163"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810 (55%)</w:t>
            </w:r>
          </w:p>
        </w:tc>
        <w:tc>
          <w:tcPr>
            <w:tcW w:w="2440" w:type="dxa"/>
            <w:tcBorders>
              <w:top w:val="nil"/>
              <w:left w:val="nil"/>
              <w:bottom w:val="nil"/>
              <w:right w:val="nil"/>
            </w:tcBorders>
            <w:shd w:val="clear" w:color="auto" w:fill="FFFFFF" w:themeFill="background1"/>
            <w:noWrap/>
            <w:vAlign w:val="bottom"/>
            <w:hideMark/>
          </w:tcPr>
          <w:p w14:paraId="21CDFC8A" w14:textId="77777777" w:rsidR="003D73C4" w:rsidRPr="00465601" w:rsidRDefault="003D73C4" w:rsidP="000F175F">
            <w:pPr>
              <w:jc w:val="center"/>
              <w:rPr>
                <w:rFonts w:ascii="Arial" w:eastAsia="Times New Roman" w:hAnsi="Arial" w:cs="Arial"/>
                <w:color w:val="000000"/>
                <w:sz w:val="22"/>
                <w:szCs w:val="22"/>
              </w:rPr>
            </w:pPr>
            <w:r w:rsidRPr="00465601">
              <w:rPr>
                <w:rFonts w:ascii="Arial" w:eastAsia="Times New Roman" w:hAnsi="Arial" w:cs="Arial"/>
                <w:color w:val="000000"/>
                <w:sz w:val="22"/>
                <w:szCs w:val="22"/>
              </w:rPr>
              <w:t>357 (51%)</w:t>
            </w:r>
          </w:p>
        </w:tc>
      </w:tr>
      <w:tr w:rsidR="00E256DE" w:rsidRPr="00666E7B" w14:paraId="7714C3F5" w14:textId="77777777" w:rsidTr="62DB7D45">
        <w:trPr>
          <w:trHeight w:val="610"/>
          <w:jc w:val="center"/>
        </w:trPr>
        <w:tc>
          <w:tcPr>
            <w:tcW w:w="8190" w:type="dxa"/>
            <w:gridSpan w:val="5"/>
            <w:tcBorders>
              <w:top w:val="single" w:sz="8" w:space="0" w:color="auto"/>
              <w:left w:val="nil"/>
              <w:bottom w:val="nil"/>
              <w:right w:val="nil"/>
            </w:tcBorders>
            <w:shd w:val="clear" w:color="auto" w:fill="FFFFFF" w:themeFill="background1"/>
            <w:vAlign w:val="center"/>
            <w:hideMark/>
          </w:tcPr>
          <w:p w14:paraId="546D103D" w14:textId="77777777" w:rsidR="00E256DE" w:rsidRPr="00E2059D" w:rsidRDefault="00E256DE" w:rsidP="000F175F">
            <w:pPr>
              <w:rPr>
                <w:rFonts w:ascii="Arial" w:eastAsia="Times New Roman" w:hAnsi="Arial" w:cs="Arial"/>
                <w:i/>
                <w:color w:val="000000"/>
                <w:sz w:val="18"/>
                <w:szCs w:val="18"/>
              </w:rPr>
            </w:pPr>
            <w:r w:rsidRPr="00E2059D">
              <w:rPr>
                <w:rFonts w:ascii="Arial" w:eastAsia="Times New Roman" w:hAnsi="Arial" w:cs="Arial"/>
                <w:i/>
                <w:color w:val="000000"/>
                <w:sz w:val="18"/>
                <w:szCs w:val="18"/>
                <w:vertAlign w:val="superscript"/>
              </w:rPr>
              <w:t>a</w:t>
            </w:r>
            <w:r w:rsidRPr="00E2059D">
              <w:rPr>
                <w:rFonts w:ascii="Arial" w:eastAsia="Times New Roman" w:hAnsi="Arial" w:cs="Arial"/>
                <w:color w:val="000000"/>
                <w:sz w:val="18"/>
                <w:szCs w:val="18"/>
              </w:rPr>
              <w:t xml:space="preserve"> Rurality classified by zip code using Rural-Urban Continuum Codes (RUCC); 'urban' defined as RUCC&lt;4; 'rural' defined as RUCC=&gt;4; 'Mixed' rurality (defined as zip codes containing both urban and rural counties) were omitted due to number of observations.</w:t>
            </w:r>
          </w:p>
        </w:tc>
      </w:tr>
      <w:tr w:rsidR="00E256DE" w:rsidRPr="00666E7B" w14:paraId="2A64DD87" w14:textId="77777777" w:rsidTr="62DB7D45">
        <w:trPr>
          <w:trHeight w:val="20"/>
          <w:jc w:val="center"/>
        </w:trPr>
        <w:tc>
          <w:tcPr>
            <w:tcW w:w="8190" w:type="dxa"/>
            <w:gridSpan w:val="5"/>
            <w:tcBorders>
              <w:top w:val="nil"/>
              <w:left w:val="nil"/>
              <w:bottom w:val="nil"/>
              <w:right w:val="nil"/>
            </w:tcBorders>
            <w:shd w:val="clear" w:color="auto" w:fill="FFFFFF" w:themeFill="background1"/>
            <w:vAlign w:val="center"/>
            <w:hideMark/>
          </w:tcPr>
          <w:p w14:paraId="72AE7900" w14:textId="77777777" w:rsidR="00E256DE" w:rsidRPr="00E2059D" w:rsidRDefault="00E256DE" w:rsidP="000F175F">
            <w:pPr>
              <w:rPr>
                <w:rFonts w:ascii="Arial" w:eastAsia="Times New Roman" w:hAnsi="Arial" w:cs="Arial"/>
                <w:i/>
                <w:color w:val="000000"/>
                <w:sz w:val="18"/>
                <w:szCs w:val="18"/>
              </w:rPr>
            </w:pPr>
            <w:r w:rsidRPr="00E2059D">
              <w:rPr>
                <w:rFonts w:ascii="Arial" w:eastAsia="Times New Roman" w:hAnsi="Arial" w:cs="Arial"/>
                <w:i/>
                <w:color w:val="000000"/>
                <w:sz w:val="18"/>
                <w:szCs w:val="18"/>
                <w:vertAlign w:val="superscript"/>
              </w:rPr>
              <w:t>b</w:t>
            </w:r>
            <w:r w:rsidRPr="00E2059D">
              <w:rPr>
                <w:rFonts w:ascii="Arial" w:eastAsia="Times New Roman" w:hAnsi="Arial" w:cs="Arial"/>
                <w:color w:val="000000"/>
                <w:sz w:val="18"/>
                <w:szCs w:val="18"/>
              </w:rPr>
              <w:t xml:space="preserve"> Adjusted odds of high trust, high vaccine hesitancy, and/or “Yes” answers for rural young adults compared to their urban counterparts. ORs adjusted for age and </w:t>
            </w:r>
            <w:proofErr w:type="gramStart"/>
            <w:r w:rsidRPr="00E2059D">
              <w:rPr>
                <w:rFonts w:ascii="Arial" w:eastAsia="Times New Roman" w:hAnsi="Arial" w:cs="Arial"/>
                <w:color w:val="000000"/>
                <w:sz w:val="18"/>
                <w:szCs w:val="18"/>
              </w:rPr>
              <w:t>current status</w:t>
            </w:r>
            <w:proofErr w:type="gramEnd"/>
            <w:r w:rsidRPr="00E2059D">
              <w:rPr>
                <w:rFonts w:ascii="Arial" w:eastAsia="Times New Roman" w:hAnsi="Arial" w:cs="Arial"/>
                <w:color w:val="000000"/>
                <w:sz w:val="18"/>
                <w:szCs w:val="18"/>
              </w:rPr>
              <w:t xml:space="preserve"> as a student, as indicated by directed acyclic graph (DAG). Dimension modeled as the independent variable. High versus low trust and/or high versus low vaccine hesitancy defined by median of individual composite and/or individuals coarse factor scores.</w:t>
            </w:r>
          </w:p>
        </w:tc>
      </w:tr>
    </w:tbl>
    <w:p w14:paraId="0360CF46" w14:textId="77777777" w:rsidR="002266A8" w:rsidRDefault="002266A8" w:rsidP="00E256DE"/>
    <w:p w14:paraId="71C8AD06" w14:textId="77777777" w:rsidR="00E256DE" w:rsidRDefault="00E256DE" w:rsidP="00E256DE"/>
    <w:p w14:paraId="2F27B2E9" w14:textId="77777777" w:rsidR="00AA4310" w:rsidRDefault="00AA4310" w:rsidP="00E256DE">
      <w:pPr>
        <w:sectPr w:rsidR="00AA4310" w:rsidSect="008B40BD">
          <w:headerReference w:type="default" r:id="rId26"/>
          <w:footerReference w:type="default" r:id="rId27"/>
          <w:pgSz w:w="12240" w:h="15840"/>
          <w:pgMar w:top="720" w:right="720" w:bottom="720" w:left="720" w:header="720" w:footer="720" w:gutter="0"/>
          <w:cols w:space="720"/>
          <w:docGrid w:linePitch="360"/>
        </w:sectPr>
      </w:pPr>
    </w:p>
    <w:tbl>
      <w:tblPr>
        <w:tblW w:w="14360" w:type="dxa"/>
        <w:jc w:val="center"/>
        <w:tblCellMar>
          <w:left w:w="0" w:type="dxa"/>
          <w:right w:w="0" w:type="dxa"/>
        </w:tblCellMar>
        <w:tblLook w:val="04A0" w:firstRow="1" w:lastRow="0" w:firstColumn="1" w:lastColumn="0" w:noHBand="0" w:noVBand="1"/>
      </w:tblPr>
      <w:tblGrid>
        <w:gridCol w:w="960"/>
        <w:gridCol w:w="2358"/>
        <w:gridCol w:w="1822"/>
        <w:gridCol w:w="1901"/>
        <w:gridCol w:w="1982"/>
        <w:gridCol w:w="1475"/>
        <w:gridCol w:w="1918"/>
        <w:gridCol w:w="1944"/>
      </w:tblGrid>
      <w:tr w:rsidR="00AA4310" w:rsidRPr="00781F0F" w14:paraId="011078CA" w14:textId="77777777" w:rsidTr="712E1629">
        <w:trPr>
          <w:trHeight w:val="20"/>
          <w:jc w:val="center"/>
        </w:trPr>
        <w:tc>
          <w:tcPr>
            <w:tcW w:w="14328" w:type="dxa"/>
            <w:gridSpan w:val="8"/>
            <w:tcBorders>
              <w:top w:val="nil"/>
              <w:left w:val="nil"/>
              <w:bottom w:val="single" w:sz="12" w:space="0" w:color="A8A8A8"/>
              <w:right w:val="nil"/>
            </w:tcBorders>
            <w:shd w:val="clear" w:color="auto" w:fill="auto"/>
            <w:vAlign w:val="center"/>
            <w:hideMark/>
          </w:tcPr>
          <w:p w14:paraId="0636D831" w14:textId="6527A76E" w:rsidR="00AA4310" w:rsidRPr="00060D97" w:rsidRDefault="00AA4310" w:rsidP="000F175F">
            <w:pPr>
              <w:rPr>
                <w:rFonts w:ascii="Arial" w:eastAsia="Times New Roman" w:hAnsi="Arial" w:cs="Arial"/>
                <w:b/>
                <w:color w:val="000000"/>
                <w:sz w:val="22"/>
                <w:szCs w:val="22"/>
              </w:rPr>
            </w:pPr>
            <w:r w:rsidRPr="00060D97">
              <w:rPr>
                <w:rFonts w:ascii="Arial" w:eastAsia="Times New Roman" w:hAnsi="Arial" w:cs="Arial"/>
                <w:b/>
                <w:color w:val="000000"/>
                <w:sz w:val="22"/>
                <w:szCs w:val="22"/>
              </w:rPr>
              <w:lastRenderedPageBreak/>
              <w:t xml:space="preserve">Table </w:t>
            </w:r>
            <w:r w:rsidR="00164C02" w:rsidRPr="00060D97">
              <w:rPr>
                <w:rFonts w:ascii="Arial" w:eastAsia="Times New Roman" w:hAnsi="Arial" w:cs="Arial"/>
                <w:b/>
                <w:color w:val="000000"/>
                <w:sz w:val="22"/>
                <w:szCs w:val="22"/>
              </w:rPr>
              <w:t>3</w:t>
            </w:r>
            <w:r w:rsidRPr="00060D97">
              <w:rPr>
                <w:rFonts w:ascii="Arial" w:eastAsia="Times New Roman" w:hAnsi="Arial" w:cs="Arial"/>
                <w:b/>
                <w:color w:val="000000"/>
                <w:sz w:val="22"/>
                <w:szCs w:val="22"/>
              </w:rPr>
              <w:t>. Dimensions of HPV vaccine trust among young adults in the western U.S., 2020-2021</w:t>
            </w:r>
          </w:p>
        </w:tc>
      </w:tr>
      <w:tr w:rsidR="00AA4310" w:rsidRPr="00781F0F" w14:paraId="68052809" w14:textId="77777777" w:rsidTr="712E1629">
        <w:trPr>
          <w:trHeight w:val="20"/>
          <w:jc w:val="center"/>
        </w:trPr>
        <w:tc>
          <w:tcPr>
            <w:tcW w:w="944" w:type="dxa"/>
            <w:tcBorders>
              <w:top w:val="nil"/>
              <w:left w:val="nil"/>
              <w:bottom w:val="nil"/>
              <w:right w:val="nil"/>
            </w:tcBorders>
            <w:shd w:val="clear" w:color="auto" w:fill="FFFFFF" w:themeFill="background1"/>
            <w:vAlign w:val="center"/>
            <w:hideMark/>
          </w:tcPr>
          <w:p w14:paraId="6FF69E91" w14:textId="77777777" w:rsidR="00AA4310" w:rsidRPr="00060D97" w:rsidRDefault="00AA4310"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 </w:t>
            </w:r>
          </w:p>
        </w:tc>
        <w:tc>
          <w:tcPr>
            <w:tcW w:w="2920" w:type="dxa"/>
            <w:tcBorders>
              <w:top w:val="nil"/>
              <w:left w:val="nil"/>
              <w:bottom w:val="nil"/>
              <w:right w:val="nil"/>
            </w:tcBorders>
            <w:shd w:val="clear" w:color="auto" w:fill="FFFFFF" w:themeFill="background1"/>
            <w:vAlign w:val="center"/>
            <w:hideMark/>
          </w:tcPr>
          <w:p w14:paraId="632E21ED" w14:textId="77777777" w:rsidR="00AA4310" w:rsidRPr="00060D97" w:rsidRDefault="00AA4310"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 </w:t>
            </w:r>
          </w:p>
        </w:tc>
        <w:tc>
          <w:tcPr>
            <w:tcW w:w="5201" w:type="dxa"/>
            <w:gridSpan w:val="3"/>
            <w:tcBorders>
              <w:top w:val="single" w:sz="12" w:space="0" w:color="A8A8A8"/>
              <w:left w:val="nil"/>
              <w:bottom w:val="single" w:sz="12" w:space="0" w:color="D3D3D3"/>
              <w:right w:val="nil"/>
            </w:tcBorders>
            <w:shd w:val="clear" w:color="auto" w:fill="FFFFFF" w:themeFill="background1"/>
            <w:vAlign w:val="center"/>
            <w:hideMark/>
          </w:tcPr>
          <w:p w14:paraId="7BD87336" w14:textId="77777777" w:rsidR="00AA4310" w:rsidRPr="00060D97" w:rsidRDefault="00AA4310"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Race and Ethnicity</w:t>
            </w:r>
          </w:p>
        </w:tc>
        <w:tc>
          <w:tcPr>
            <w:tcW w:w="5289" w:type="dxa"/>
            <w:gridSpan w:val="3"/>
            <w:tcBorders>
              <w:top w:val="single" w:sz="12" w:space="0" w:color="A8A8A8"/>
              <w:left w:val="nil"/>
              <w:bottom w:val="single" w:sz="12" w:space="0" w:color="D3D3D3"/>
              <w:right w:val="nil"/>
            </w:tcBorders>
            <w:shd w:val="clear" w:color="auto" w:fill="FFFFFF" w:themeFill="background1"/>
            <w:vAlign w:val="center"/>
            <w:hideMark/>
          </w:tcPr>
          <w:p w14:paraId="39C8D0F5" w14:textId="77777777" w:rsidR="00AA4310" w:rsidRPr="00060D97" w:rsidRDefault="00AA4310"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Gender</w:t>
            </w:r>
          </w:p>
        </w:tc>
      </w:tr>
      <w:tr w:rsidR="0003361A" w:rsidRPr="00781F0F" w14:paraId="62E8D8DC" w14:textId="77777777" w:rsidTr="712E1629">
        <w:trPr>
          <w:trHeight w:val="20"/>
          <w:jc w:val="center"/>
        </w:trPr>
        <w:tc>
          <w:tcPr>
            <w:tcW w:w="3864" w:type="dxa"/>
            <w:gridSpan w:val="2"/>
            <w:tcBorders>
              <w:top w:val="nil"/>
              <w:left w:val="nil"/>
              <w:bottom w:val="single" w:sz="8" w:space="0" w:color="757171"/>
            </w:tcBorders>
            <w:shd w:val="clear" w:color="auto" w:fill="FFFFFF" w:themeFill="background1"/>
            <w:vAlign w:val="bottom"/>
            <w:hideMark/>
          </w:tcPr>
          <w:p w14:paraId="28DDC3BA" w14:textId="77777777" w:rsidR="00AA4310" w:rsidRPr="00060D97" w:rsidRDefault="00AA4310" w:rsidP="000F175F">
            <w:pPr>
              <w:rPr>
                <w:rFonts w:ascii="Arial" w:eastAsia="Times New Roman" w:hAnsi="Arial" w:cs="Arial"/>
                <w:b/>
                <w:color w:val="333333"/>
                <w:sz w:val="22"/>
                <w:szCs w:val="22"/>
              </w:rPr>
            </w:pPr>
            <w:r w:rsidRPr="00060D97">
              <w:rPr>
                <w:rFonts w:ascii="Arial" w:eastAsia="Times New Roman" w:hAnsi="Arial" w:cs="Arial"/>
                <w:b/>
                <w:color w:val="333333"/>
                <w:sz w:val="22"/>
                <w:szCs w:val="22"/>
              </w:rPr>
              <w:t>Characteristic</w:t>
            </w:r>
          </w:p>
        </w:tc>
        <w:tc>
          <w:tcPr>
            <w:tcW w:w="1356" w:type="dxa"/>
            <w:tcBorders>
              <w:top w:val="nil"/>
              <w:bottom w:val="single" w:sz="8" w:space="0" w:color="757171"/>
              <w:right w:val="nil"/>
            </w:tcBorders>
            <w:shd w:val="clear" w:color="auto" w:fill="FFFFFF" w:themeFill="background1"/>
            <w:vAlign w:val="bottom"/>
            <w:hideMark/>
          </w:tcPr>
          <w:p w14:paraId="5EAA83F8" w14:textId="20DE4557" w:rsidR="00AA4310" w:rsidRPr="00060D97" w:rsidRDefault="00AA4310"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 xml:space="preserve">Not-Hispanic </w:t>
            </w:r>
            <w:r w:rsidR="001A669D" w:rsidRPr="00060D97">
              <w:rPr>
                <w:rFonts w:ascii="Arial" w:eastAsia="Times New Roman" w:hAnsi="Arial" w:cs="Arial"/>
                <w:b/>
                <w:color w:val="333333"/>
                <w:sz w:val="22"/>
                <w:szCs w:val="22"/>
              </w:rPr>
              <w:t>White/Caucasian</w:t>
            </w:r>
            <w:r w:rsidRPr="00060D97">
              <w:rPr>
                <w:rFonts w:ascii="Arial" w:eastAsia="Times New Roman" w:hAnsi="Arial" w:cs="Arial"/>
                <w:b/>
                <w:color w:val="333333"/>
                <w:sz w:val="22"/>
                <w:szCs w:val="22"/>
              </w:rPr>
              <w:t xml:space="preserve">, </w:t>
            </w:r>
            <w:r w:rsidRPr="00060D97">
              <w:rPr>
                <w:rFonts w:ascii="Arial" w:eastAsia="Times New Roman" w:hAnsi="Arial" w:cs="Arial"/>
                <w:b/>
                <w:color w:val="333333"/>
                <w:sz w:val="22"/>
                <w:szCs w:val="22"/>
              </w:rPr>
              <w:br/>
            </w:r>
            <w:r w:rsidRPr="00060D97">
              <w:rPr>
                <w:rFonts w:ascii="Arial" w:eastAsia="Times New Roman" w:hAnsi="Arial" w:cs="Arial"/>
                <w:color w:val="333333"/>
                <w:sz w:val="22"/>
                <w:szCs w:val="22"/>
              </w:rPr>
              <w:t>N = 1,497</w:t>
            </w:r>
          </w:p>
        </w:tc>
        <w:tc>
          <w:tcPr>
            <w:tcW w:w="1885" w:type="dxa"/>
            <w:tcBorders>
              <w:top w:val="nil"/>
              <w:left w:val="nil"/>
              <w:bottom w:val="single" w:sz="8" w:space="0" w:color="757171"/>
              <w:right w:val="nil"/>
            </w:tcBorders>
            <w:shd w:val="clear" w:color="auto" w:fill="FFFFFF" w:themeFill="background1"/>
            <w:vAlign w:val="bottom"/>
            <w:hideMark/>
          </w:tcPr>
          <w:p w14:paraId="4E95B349" w14:textId="77777777" w:rsidR="00AA4310" w:rsidRPr="00060D97" w:rsidRDefault="00AA4310"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 xml:space="preserve">Not-Hispanic Minority, </w:t>
            </w:r>
            <w:r w:rsidRPr="00060D97">
              <w:rPr>
                <w:rFonts w:ascii="Arial" w:eastAsia="Times New Roman" w:hAnsi="Arial" w:cs="Arial"/>
                <w:b/>
                <w:color w:val="333333"/>
                <w:sz w:val="22"/>
                <w:szCs w:val="22"/>
              </w:rPr>
              <w:br/>
            </w:r>
            <w:r w:rsidRPr="00060D97">
              <w:rPr>
                <w:rFonts w:ascii="Arial" w:eastAsia="Times New Roman" w:hAnsi="Arial" w:cs="Arial"/>
                <w:color w:val="333333"/>
                <w:sz w:val="22"/>
                <w:szCs w:val="22"/>
              </w:rPr>
              <w:t>N = 442</w:t>
            </w:r>
          </w:p>
        </w:tc>
        <w:tc>
          <w:tcPr>
            <w:tcW w:w="1966" w:type="dxa"/>
            <w:tcBorders>
              <w:top w:val="nil"/>
              <w:left w:val="nil"/>
              <w:bottom w:val="single" w:sz="8" w:space="0" w:color="757171"/>
            </w:tcBorders>
            <w:shd w:val="clear" w:color="auto" w:fill="FFFFFF" w:themeFill="background1"/>
            <w:vAlign w:val="bottom"/>
            <w:hideMark/>
          </w:tcPr>
          <w:p w14:paraId="600BCA77" w14:textId="77777777" w:rsidR="00AA4310" w:rsidRPr="00060D97" w:rsidRDefault="00AA4310"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 xml:space="preserve">Hispanic/Latino, </w:t>
            </w:r>
            <w:r w:rsidRPr="00060D97">
              <w:rPr>
                <w:rFonts w:ascii="Arial" w:eastAsia="Times New Roman" w:hAnsi="Arial" w:cs="Arial"/>
                <w:b/>
                <w:color w:val="333333"/>
                <w:sz w:val="22"/>
                <w:szCs w:val="22"/>
              </w:rPr>
              <w:br/>
            </w:r>
            <w:r w:rsidRPr="00060D97">
              <w:rPr>
                <w:rFonts w:ascii="Arial" w:eastAsia="Times New Roman" w:hAnsi="Arial" w:cs="Arial"/>
                <w:color w:val="333333"/>
                <w:sz w:val="22"/>
                <w:szCs w:val="22"/>
              </w:rPr>
              <w:t>N = 424</w:t>
            </w:r>
          </w:p>
        </w:tc>
        <w:tc>
          <w:tcPr>
            <w:tcW w:w="1459" w:type="dxa"/>
            <w:tcBorders>
              <w:top w:val="nil"/>
              <w:bottom w:val="single" w:sz="8" w:space="0" w:color="757171"/>
              <w:right w:val="nil"/>
            </w:tcBorders>
            <w:shd w:val="clear" w:color="auto" w:fill="FFFFFF" w:themeFill="background1"/>
            <w:vAlign w:val="bottom"/>
            <w:hideMark/>
          </w:tcPr>
          <w:p w14:paraId="3F6313FE" w14:textId="77777777" w:rsidR="00AA4310" w:rsidRPr="00060D97" w:rsidRDefault="00AA4310"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 xml:space="preserve">Female, </w:t>
            </w:r>
            <w:r w:rsidRPr="00060D97">
              <w:rPr>
                <w:rFonts w:ascii="Arial" w:eastAsia="Times New Roman" w:hAnsi="Arial" w:cs="Arial"/>
                <w:b/>
                <w:color w:val="333333"/>
                <w:sz w:val="22"/>
                <w:szCs w:val="22"/>
              </w:rPr>
              <w:br/>
            </w:r>
            <w:r w:rsidRPr="00060D97">
              <w:rPr>
                <w:rFonts w:ascii="Arial" w:eastAsia="Times New Roman" w:hAnsi="Arial" w:cs="Arial"/>
                <w:color w:val="333333"/>
                <w:sz w:val="22"/>
                <w:szCs w:val="22"/>
              </w:rPr>
              <w:t>N =1,658</w:t>
            </w:r>
            <w:r w:rsidRPr="00060D97">
              <w:rPr>
                <w:rFonts w:ascii="Arial" w:eastAsia="Times New Roman" w:hAnsi="Arial" w:cs="Arial"/>
                <w:b/>
                <w:color w:val="333333"/>
                <w:sz w:val="22"/>
                <w:szCs w:val="22"/>
              </w:rPr>
              <w:t xml:space="preserve"> </w:t>
            </w:r>
          </w:p>
        </w:tc>
        <w:tc>
          <w:tcPr>
            <w:tcW w:w="1902" w:type="dxa"/>
            <w:tcBorders>
              <w:top w:val="nil"/>
              <w:left w:val="nil"/>
              <w:bottom w:val="single" w:sz="8" w:space="0" w:color="757171"/>
              <w:right w:val="nil"/>
            </w:tcBorders>
            <w:shd w:val="clear" w:color="auto" w:fill="FFFFFF" w:themeFill="background1"/>
            <w:vAlign w:val="bottom"/>
            <w:hideMark/>
          </w:tcPr>
          <w:p w14:paraId="5702CC2B" w14:textId="77777777" w:rsidR="00AA4310" w:rsidRPr="00060D97" w:rsidRDefault="00AA4310"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 xml:space="preserve">Male, </w:t>
            </w:r>
            <w:r w:rsidRPr="00060D97">
              <w:rPr>
                <w:rFonts w:ascii="Arial" w:eastAsia="Times New Roman" w:hAnsi="Arial" w:cs="Arial"/>
                <w:b/>
                <w:color w:val="333333"/>
                <w:sz w:val="22"/>
                <w:szCs w:val="22"/>
              </w:rPr>
              <w:br/>
            </w:r>
            <w:r w:rsidRPr="00060D97">
              <w:rPr>
                <w:rFonts w:ascii="Arial" w:eastAsia="Times New Roman" w:hAnsi="Arial" w:cs="Arial"/>
                <w:color w:val="333333"/>
                <w:sz w:val="22"/>
                <w:szCs w:val="22"/>
              </w:rPr>
              <w:t>N =708</w:t>
            </w:r>
            <w:r w:rsidRPr="00060D97">
              <w:rPr>
                <w:rFonts w:ascii="Arial" w:eastAsia="Times New Roman" w:hAnsi="Arial" w:cs="Arial"/>
                <w:b/>
                <w:color w:val="333333"/>
                <w:sz w:val="22"/>
                <w:szCs w:val="22"/>
              </w:rPr>
              <w:t xml:space="preserve"> </w:t>
            </w:r>
          </w:p>
        </w:tc>
        <w:tc>
          <w:tcPr>
            <w:tcW w:w="1928" w:type="dxa"/>
            <w:tcBorders>
              <w:top w:val="nil"/>
              <w:left w:val="nil"/>
              <w:bottom w:val="single" w:sz="8" w:space="0" w:color="757171"/>
              <w:right w:val="nil"/>
            </w:tcBorders>
            <w:shd w:val="clear" w:color="auto" w:fill="FFFFFF" w:themeFill="background1"/>
            <w:vAlign w:val="bottom"/>
            <w:hideMark/>
          </w:tcPr>
          <w:p w14:paraId="215F5FBF" w14:textId="77777777" w:rsidR="00AA4310" w:rsidRPr="00060D97" w:rsidRDefault="00AA4310"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 xml:space="preserve">Other, </w:t>
            </w:r>
            <w:r w:rsidRPr="00060D97">
              <w:rPr>
                <w:rFonts w:ascii="Arial" w:eastAsia="Times New Roman" w:hAnsi="Arial" w:cs="Arial"/>
                <w:b/>
                <w:color w:val="333333"/>
                <w:sz w:val="22"/>
                <w:szCs w:val="22"/>
              </w:rPr>
              <w:br/>
            </w:r>
            <w:r w:rsidRPr="00060D97">
              <w:rPr>
                <w:rFonts w:ascii="Arial" w:eastAsia="Times New Roman" w:hAnsi="Arial" w:cs="Arial"/>
                <w:color w:val="333333"/>
                <w:sz w:val="22"/>
                <w:szCs w:val="22"/>
              </w:rPr>
              <w:t>N =38</w:t>
            </w:r>
            <w:r w:rsidRPr="00060D97">
              <w:rPr>
                <w:rFonts w:ascii="Arial" w:eastAsia="Times New Roman" w:hAnsi="Arial" w:cs="Arial"/>
                <w:b/>
                <w:color w:val="333333"/>
                <w:sz w:val="22"/>
                <w:szCs w:val="22"/>
              </w:rPr>
              <w:t xml:space="preserve"> </w:t>
            </w:r>
          </w:p>
        </w:tc>
      </w:tr>
      <w:tr w:rsidR="00AA4310" w:rsidRPr="00781F0F" w14:paraId="6926FD63" w14:textId="77777777" w:rsidTr="712E1629">
        <w:trPr>
          <w:trHeight w:val="20"/>
          <w:jc w:val="center"/>
        </w:trPr>
        <w:tc>
          <w:tcPr>
            <w:tcW w:w="3864" w:type="dxa"/>
            <w:gridSpan w:val="2"/>
            <w:tcBorders>
              <w:top w:val="single" w:sz="8" w:space="0" w:color="757171"/>
              <w:left w:val="nil"/>
            </w:tcBorders>
            <w:shd w:val="clear" w:color="auto" w:fill="FFFFFF" w:themeFill="background1"/>
            <w:vAlign w:val="center"/>
            <w:hideMark/>
          </w:tcPr>
          <w:p w14:paraId="19D44BC9" w14:textId="77777777" w:rsidR="00AA4310" w:rsidRPr="00060D97" w:rsidRDefault="00AA4310" w:rsidP="712E1629">
            <w:pPr>
              <w:rPr>
                <w:rFonts w:ascii="Arial" w:eastAsia="Times New Roman" w:hAnsi="Arial" w:cs="Arial"/>
                <w:b/>
                <w:bCs/>
                <w:color w:val="333333"/>
                <w:sz w:val="22"/>
                <w:szCs w:val="22"/>
              </w:rPr>
            </w:pPr>
            <w:r w:rsidRPr="712E1629">
              <w:rPr>
                <w:rFonts w:ascii="Arial" w:eastAsia="Times New Roman" w:hAnsi="Arial" w:cs="Arial"/>
                <w:b/>
                <w:bCs/>
                <w:color w:val="333333"/>
                <w:sz w:val="22"/>
                <w:szCs w:val="22"/>
              </w:rPr>
              <w:t>Trust of Health Authorities, OR (95%</w:t>
            </w:r>
            <w:bookmarkStart w:id="72" w:name="_Int_au7bkwY2"/>
            <w:proofErr w:type="gramStart"/>
            <w:r w:rsidRPr="712E1629">
              <w:rPr>
                <w:rFonts w:ascii="Arial" w:eastAsia="Times New Roman" w:hAnsi="Arial" w:cs="Arial"/>
                <w:b/>
                <w:bCs/>
                <w:color w:val="333333"/>
                <w:sz w:val="22"/>
                <w:szCs w:val="22"/>
              </w:rPr>
              <w:t>CI)</w:t>
            </w:r>
            <w:r w:rsidRPr="712E1629">
              <w:rPr>
                <w:rFonts w:ascii="Arial" w:eastAsia="Times New Roman" w:hAnsi="Arial" w:cs="Arial"/>
                <w:i/>
                <w:iCs/>
                <w:color w:val="333333"/>
                <w:sz w:val="22"/>
                <w:szCs w:val="22"/>
                <w:vertAlign w:val="superscript"/>
              </w:rPr>
              <w:t>a</w:t>
            </w:r>
            <w:bookmarkEnd w:id="72"/>
            <w:proofErr w:type="gramEnd"/>
          </w:p>
        </w:tc>
        <w:tc>
          <w:tcPr>
            <w:tcW w:w="1356" w:type="dxa"/>
            <w:tcBorders>
              <w:top w:val="single" w:sz="8" w:space="0" w:color="757171"/>
            </w:tcBorders>
            <w:shd w:val="clear" w:color="auto" w:fill="FFFFFF" w:themeFill="background1"/>
            <w:noWrap/>
            <w:vAlign w:val="bottom"/>
            <w:hideMark/>
          </w:tcPr>
          <w:p w14:paraId="006C2C06" w14:textId="77777777" w:rsidR="00AA4310" w:rsidRPr="00060D97" w:rsidRDefault="00AA4310"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1885" w:type="dxa"/>
            <w:tcBorders>
              <w:top w:val="single" w:sz="8" w:space="0" w:color="757171"/>
            </w:tcBorders>
            <w:shd w:val="clear" w:color="auto" w:fill="FFFFFF" w:themeFill="background1"/>
            <w:noWrap/>
            <w:vAlign w:val="bottom"/>
            <w:hideMark/>
          </w:tcPr>
          <w:p w14:paraId="50E19907"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0.95 (0.77, 1.18)</w:t>
            </w:r>
          </w:p>
        </w:tc>
        <w:tc>
          <w:tcPr>
            <w:tcW w:w="1966" w:type="dxa"/>
            <w:tcBorders>
              <w:top w:val="single" w:sz="8" w:space="0" w:color="757171"/>
            </w:tcBorders>
            <w:shd w:val="clear" w:color="auto" w:fill="FFFFFF" w:themeFill="background1"/>
            <w:noWrap/>
            <w:vAlign w:val="bottom"/>
            <w:hideMark/>
          </w:tcPr>
          <w:p w14:paraId="79B879E2" w14:textId="77777777" w:rsidR="00AA4310" w:rsidRPr="00060D97" w:rsidRDefault="00AA4310"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0.80 (0.64, 0.99)</w:t>
            </w:r>
          </w:p>
        </w:tc>
        <w:tc>
          <w:tcPr>
            <w:tcW w:w="1459" w:type="dxa"/>
            <w:tcBorders>
              <w:top w:val="single" w:sz="8" w:space="0" w:color="757171"/>
              <w:right w:val="nil"/>
            </w:tcBorders>
            <w:shd w:val="clear" w:color="auto" w:fill="FFFFFF" w:themeFill="background1"/>
            <w:noWrap/>
            <w:vAlign w:val="bottom"/>
            <w:hideMark/>
          </w:tcPr>
          <w:p w14:paraId="3528BE53" w14:textId="77777777" w:rsidR="00AA4310" w:rsidRPr="00060D97" w:rsidRDefault="00AA4310"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1902" w:type="dxa"/>
            <w:tcBorders>
              <w:top w:val="nil"/>
              <w:left w:val="nil"/>
              <w:bottom w:val="nil"/>
              <w:right w:val="nil"/>
            </w:tcBorders>
            <w:shd w:val="clear" w:color="auto" w:fill="FFFFFF" w:themeFill="background1"/>
            <w:noWrap/>
            <w:vAlign w:val="bottom"/>
            <w:hideMark/>
          </w:tcPr>
          <w:p w14:paraId="771A4D4A"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0.94 (0.78, 1.12)</w:t>
            </w:r>
          </w:p>
        </w:tc>
        <w:tc>
          <w:tcPr>
            <w:tcW w:w="1928" w:type="dxa"/>
            <w:tcBorders>
              <w:top w:val="nil"/>
              <w:left w:val="nil"/>
              <w:bottom w:val="nil"/>
              <w:right w:val="nil"/>
            </w:tcBorders>
            <w:shd w:val="clear" w:color="auto" w:fill="FFFFFF" w:themeFill="background1"/>
            <w:noWrap/>
            <w:vAlign w:val="bottom"/>
            <w:hideMark/>
          </w:tcPr>
          <w:p w14:paraId="4714199A"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0.60 (0.31, 1.14)</w:t>
            </w:r>
          </w:p>
        </w:tc>
      </w:tr>
      <w:tr w:rsidR="00AA4310" w:rsidRPr="00781F0F" w14:paraId="7EA9F07A" w14:textId="77777777" w:rsidTr="712E1629">
        <w:trPr>
          <w:trHeight w:val="20"/>
          <w:jc w:val="center"/>
        </w:trPr>
        <w:tc>
          <w:tcPr>
            <w:tcW w:w="944" w:type="dxa"/>
            <w:tcBorders>
              <w:left w:val="nil"/>
            </w:tcBorders>
            <w:shd w:val="clear" w:color="auto" w:fill="FFFFFF" w:themeFill="background1"/>
            <w:noWrap/>
            <w:vAlign w:val="bottom"/>
            <w:hideMark/>
          </w:tcPr>
          <w:p w14:paraId="17D3B401" w14:textId="77777777" w:rsidR="00AA4310" w:rsidRPr="00060D97" w:rsidRDefault="00AA4310" w:rsidP="000F175F">
            <w:pPr>
              <w:rPr>
                <w:rFonts w:ascii="Arial" w:eastAsia="Times New Roman" w:hAnsi="Arial" w:cs="Arial"/>
                <w:color w:val="000000"/>
                <w:sz w:val="22"/>
                <w:szCs w:val="22"/>
              </w:rPr>
            </w:pPr>
            <w:r w:rsidRPr="00060D97">
              <w:rPr>
                <w:rFonts w:ascii="Arial" w:eastAsia="Times New Roman" w:hAnsi="Arial" w:cs="Arial"/>
                <w:color w:val="000000"/>
                <w:sz w:val="22"/>
                <w:szCs w:val="22"/>
              </w:rPr>
              <w:t> </w:t>
            </w:r>
          </w:p>
        </w:tc>
        <w:tc>
          <w:tcPr>
            <w:tcW w:w="2920" w:type="dxa"/>
            <w:shd w:val="clear" w:color="auto" w:fill="FFFFFF" w:themeFill="background1"/>
            <w:vAlign w:val="center"/>
            <w:hideMark/>
          </w:tcPr>
          <w:p w14:paraId="2FAD5990"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High Trust, n (%)</w:t>
            </w:r>
          </w:p>
        </w:tc>
        <w:tc>
          <w:tcPr>
            <w:tcW w:w="1356" w:type="dxa"/>
            <w:shd w:val="clear" w:color="auto" w:fill="FFFFFF" w:themeFill="background1"/>
            <w:noWrap/>
            <w:vAlign w:val="bottom"/>
            <w:hideMark/>
          </w:tcPr>
          <w:p w14:paraId="2851C2EE"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877 (59%)</w:t>
            </w:r>
          </w:p>
        </w:tc>
        <w:tc>
          <w:tcPr>
            <w:tcW w:w="1885" w:type="dxa"/>
            <w:shd w:val="clear" w:color="auto" w:fill="FFFFFF" w:themeFill="background1"/>
            <w:noWrap/>
            <w:vAlign w:val="bottom"/>
            <w:hideMark/>
          </w:tcPr>
          <w:p w14:paraId="63AFE13A"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253 (57%)</w:t>
            </w:r>
          </w:p>
        </w:tc>
        <w:tc>
          <w:tcPr>
            <w:tcW w:w="1966" w:type="dxa"/>
            <w:shd w:val="clear" w:color="auto" w:fill="FFFFFF" w:themeFill="background1"/>
            <w:noWrap/>
            <w:vAlign w:val="bottom"/>
            <w:hideMark/>
          </w:tcPr>
          <w:p w14:paraId="6D6053D2"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225 (53%)</w:t>
            </w:r>
          </w:p>
        </w:tc>
        <w:tc>
          <w:tcPr>
            <w:tcW w:w="1459" w:type="dxa"/>
            <w:tcBorders>
              <w:right w:val="nil"/>
            </w:tcBorders>
            <w:shd w:val="clear" w:color="auto" w:fill="FFFFFF" w:themeFill="background1"/>
            <w:noWrap/>
            <w:vAlign w:val="bottom"/>
            <w:hideMark/>
          </w:tcPr>
          <w:p w14:paraId="237C92C1"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954 (58%)</w:t>
            </w:r>
          </w:p>
        </w:tc>
        <w:tc>
          <w:tcPr>
            <w:tcW w:w="1902" w:type="dxa"/>
            <w:tcBorders>
              <w:top w:val="nil"/>
              <w:left w:val="nil"/>
              <w:bottom w:val="nil"/>
              <w:right w:val="nil"/>
            </w:tcBorders>
            <w:shd w:val="clear" w:color="auto" w:fill="FFFFFF" w:themeFill="background1"/>
            <w:noWrap/>
            <w:vAlign w:val="bottom"/>
            <w:hideMark/>
          </w:tcPr>
          <w:p w14:paraId="7D16CC81"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396 (56%)</w:t>
            </w:r>
          </w:p>
        </w:tc>
        <w:tc>
          <w:tcPr>
            <w:tcW w:w="1928" w:type="dxa"/>
            <w:tcBorders>
              <w:top w:val="nil"/>
              <w:left w:val="nil"/>
              <w:bottom w:val="nil"/>
              <w:right w:val="nil"/>
            </w:tcBorders>
            <w:shd w:val="clear" w:color="auto" w:fill="FFFFFF" w:themeFill="background1"/>
            <w:noWrap/>
            <w:vAlign w:val="bottom"/>
            <w:hideMark/>
          </w:tcPr>
          <w:p w14:paraId="6EB05B42"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17 (45%)</w:t>
            </w:r>
          </w:p>
        </w:tc>
      </w:tr>
      <w:tr w:rsidR="00AA4310" w:rsidRPr="00781F0F" w14:paraId="5B7B33BE" w14:textId="77777777" w:rsidTr="712E1629">
        <w:trPr>
          <w:trHeight w:val="20"/>
          <w:jc w:val="center"/>
        </w:trPr>
        <w:tc>
          <w:tcPr>
            <w:tcW w:w="944" w:type="dxa"/>
            <w:tcBorders>
              <w:left w:val="nil"/>
            </w:tcBorders>
            <w:shd w:val="clear" w:color="auto" w:fill="FFFFFF" w:themeFill="background1"/>
            <w:noWrap/>
            <w:vAlign w:val="bottom"/>
            <w:hideMark/>
          </w:tcPr>
          <w:p w14:paraId="587B821D" w14:textId="77777777" w:rsidR="00AA4310" w:rsidRPr="00060D97" w:rsidRDefault="00AA4310" w:rsidP="000F175F">
            <w:pPr>
              <w:rPr>
                <w:rFonts w:ascii="Arial" w:eastAsia="Times New Roman" w:hAnsi="Arial" w:cs="Arial"/>
                <w:color w:val="000000"/>
                <w:sz w:val="22"/>
                <w:szCs w:val="22"/>
              </w:rPr>
            </w:pPr>
            <w:r w:rsidRPr="00060D97">
              <w:rPr>
                <w:rFonts w:ascii="Arial" w:eastAsia="Times New Roman" w:hAnsi="Arial" w:cs="Arial"/>
                <w:color w:val="000000"/>
                <w:sz w:val="22"/>
                <w:szCs w:val="22"/>
              </w:rPr>
              <w:t> </w:t>
            </w:r>
          </w:p>
        </w:tc>
        <w:tc>
          <w:tcPr>
            <w:tcW w:w="2920" w:type="dxa"/>
            <w:shd w:val="clear" w:color="auto" w:fill="FFFFFF" w:themeFill="background1"/>
            <w:vAlign w:val="center"/>
            <w:hideMark/>
          </w:tcPr>
          <w:p w14:paraId="153B6DE0"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Low Trust, n (%)</w:t>
            </w:r>
          </w:p>
        </w:tc>
        <w:tc>
          <w:tcPr>
            <w:tcW w:w="1356" w:type="dxa"/>
            <w:shd w:val="clear" w:color="auto" w:fill="FFFFFF" w:themeFill="background1"/>
            <w:noWrap/>
            <w:vAlign w:val="bottom"/>
            <w:hideMark/>
          </w:tcPr>
          <w:p w14:paraId="23F2EDF6"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620 (41%)</w:t>
            </w:r>
          </w:p>
        </w:tc>
        <w:tc>
          <w:tcPr>
            <w:tcW w:w="1885" w:type="dxa"/>
            <w:shd w:val="clear" w:color="auto" w:fill="FFFFFF" w:themeFill="background1"/>
            <w:noWrap/>
            <w:vAlign w:val="bottom"/>
            <w:hideMark/>
          </w:tcPr>
          <w:p w14:paraId="399FCA10"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188 (43%)</w:t>
            </w:r>
          </w:p>
        </w:tc>
        <w:tc>
          <w:tcPr>
            <w:tcW w:w="1966" w:type="dxa"/>
            <w:shd w:val="clear" w:color="auto" w:fill="FFFFFF" w:themeFill="background1"/>
            <w:noWrap/>
            <w:vAlign w:val="bottom"/>
            <w:hideMark/>
          </w:tcPr>
          <w:p w14:paraId="42179D88"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199 (47%)</w:t>
            </w:r>
          </w:p>
        </w:tc>
        <w:tc>
          <w:tcPr>
            <w:tcW w:w="1459" w:type="dxa"/>
            <w:tcBorders>
              <w:right w:val="nil"/>
            </w:tcBorders>
            <w:shd w:val="clear" w:color="auto" w:fill="FFFFFF" w:themeFill="background1"/>
            <w:noWrap/>
            <w:vAlign w:val="bottom"/>
            <w:hideMark/>
          </w:tcPr>
          <w:p w14:paraId="1F033C74"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703 (42%)</w:t>
            </w:r>
          </w:p>
        </w:tc>
        <w:tc>
          <w:tcPr>
            <w:tcW w:w="1902" w:type="dxa"/>
            <w:tcBorders>
              <w:top w:val="nil"/>
              <w:left w:val="nil"/>
              <w:bottom w:val="nil"/>
              <w:right w:val="nil"/>
            </w:tcBorders>
            <w:shd w:val="clear" w:color="auto" w:fill="FFFFFF" w:themeFill="background1"/>
            <w:noWrap/>
            <w:vAlign w:val="bottom"/>
            <w:hideMark/>
          </w:tcPr>
          <w:p w14:paraId="5A330402"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312 (44%)</w:t>
            </w:r>
          </w:p>
        </w:tc>
        <w:tc>
          <w:tcPr>
            <w:tcW w:w="1928" w:type="dxa"/>
            <w:tcBorders>
              <w:top w:val="nil"/>
              <w:left w:val="nil"/>
              <w:bottom w:val="nil"/>
              <w:right w:val="nil"/>
            </w:tcBorders>
            <w:shd w:val="clear" w:color="auto" w:fill="FFFFFF" w:themeFill="background1"/>
            <w:noWrap/>
            <w:vAlign w:val="bottom"/>
            <w:hideMark/>
          </w:tcPr>
          <w:p w14:paraId="722DA0B5"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21 (55%)</w:t>
            </w:r>
          </w:p>
        </w:tc>
      </w:tr>
      <w:tr w:rsidR="00AA4310" w:rsidRPr="00781F0F" w14:paraId="1D9D3844" w14:textId="77777777" w:rsidTr="712E1629">
        <w:trPr>
          <w:trHeight w:val="20"/>
          <w:jc w:val="center"/>
        </w:trPr>
        <w:tc>
          <w:tcPr>
            <w:tcW w:w="3864" w:type="dxa"/>
            <w:gridSpan w:val="2"/>
            <w:tcBorders>
              <w:left w:val="nil"/>
            </w:tcBorders>
            <w:shd w:val="clear" w:color="auto" w:fill="FFFFFF" w:themeFill="background1"/>
            <w:vAlign w:val="center"/>
            <w:hideMark/>
          </w:tcPr>
          <w:p w14:paraId="207CE0C2" w14:textId="77777777" w:rsidR="00AA4310" w:rsidRPr="00060D97" w:rsidRDefault="00AA4310" w:rsidP="712E1629">
            <w:pPr>
              <w:rPr>
                <w:rFonts w:ascii="Arial" w:eastAsia="Times New Roman" w:hAnsi="Arial" w:cs="Arial"/>
                <w:b/>
                <w:bCs/>
                <w:color w:val="333333"/>
                <w:sz w:val="22"/>
                <w:szCs w:val="22"/>
              </w:rPr>
            </w:pPr>
            <w:r w:rsidRPr="712E1629">
              <w:rPr>
                <w:rFonts w:ascii="Arial" w:eastAsia="Times New Roman" w:hAnsi="Arial" w:cs="Arial"/>
                <w:b/>
                <w:bCs/>
                <w:color w:val="333333"/>
                <w:sz w:val="22"/>
                <w:szCs w:val="22"/>
              </w:rPr>
              <w:t>HPV Vaccine Hesitancy - Confidence Dimension, OR (95%</w:t>
            </w:r>
            <w:bookmarkStart w:id="73" w:name="_Int_hzR99PGI"/>
            <w:proofErr w:type="gramStart"/>
            <w:r w:rsidRPr="712E1629">
              <w:rPr>
                <w:rFonts w:ascii="Arial" w:eastAsia="Times New Roman" w:hAnsi="Arial" w:cs="Arial"/>
                <w:b/>
                <w:bCs/>
                <w:color w:val="333333"/>
                <w:sz w:val="22"/>
                <w:szCs w:val="22"/>
              </w:rPr>
              <w:t>CI)</w:t>
            </w:r>
            <w:r w:rsidRPr="712E1629">
              <w:rPr>
                <w:rFonts w:ascii="Arial" w:eastAsia="Times New Roman" w:hAnsi="Arial" w:cs="Arial"/>
                <w:i/>
                <w:iCs/>
                <w:color w:val="333333"/>
                <w:sz w:val="22"/>
                <w:szCs w:val="22"/>
                <w:vertAlign w:val="superscript"/>
              </w:rPr>
              <w:t>a</w:t>
            </w:r>
            <w:bookmarkEnd w:id="73"/>
            <w:proofErr w:type="gramEnd"/>
          </w:p>
        </w:tc>
        <w:tc>
          <w:tcPr>
            <w:tcW w:w="1356" w:type="dxa"/>
            <w:shd w:val="clear" w:color="auto" w:fill="FFFFFF" w:themeFill="background1"/>
            <w:noWrap/>
            <w:vAlign w:val="bottom"/>
            <w:hideMark/>
          </w:tcPr>
          <w:p w14:paraId="71C7390E" w14:textId="77777777" w:rsidR="00AA4310" w:rsidRPr="00060D97" w:rsidRDefault="00AA4310"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1885" w:type="dxa"/>
            <w:shd w:val="clear" w:color="auto" w:fill="FFFFFF" w:themeFill="background1"/>
            <w:noWrap/>
            <w:vAlign w:val="bottom"/>
            <w:hideMark/>
          </w:tcPr>
          <w:p w14:paraId="02E4D257" w14:textId="77777777" w:rsidR="00AA4310" w:rsidRPr="00060D97" w:rsidRDefault="00AA4310"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1.43 (1.14, 1.80)</w:t>
            </w:r>
          </w:p>
        </w:tc>
        <w:tc>
          <w:tcPr>
            <w:tcW w:w="1966" w:type="dxa"/>
            <w:shd w:val="clear" w:color="auto" w:fill="FFFFFF" w:themeFill="background1"/>
            <w:noWrap/>
            <w:vAlign w:val="bottom"/>
            <w:hideMark/>
          </w:tcPr>
          <w:p w14:paraId="1F65F7A6" w14:textId="77777777" w:rsidR="00AA4310" w:rsidRPr="00060D97" w:rsidRDefault="00AA4310"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1.55 (1.23, 1.96)</w:t>
            </w:r>
          </w:p>
        </w:tc>
        <w:tc>
          <w:tcPr>
            <w:tcW w:w="1459" w:type="dxa"/>
            <w:tcBorders>
              <w:right w:val="nil"/>
            </w:tcBorders>
            <w:shd w:val="clear" w:color="auto" w:fill="FFFFFF" w:themeFill="background1"/>
            <w:noWrap/>
            <w:vAlign w:val="bottom"/>
            <w:hideMark/>
          </w:tcPr>
          <w:p w14:paraId="25DA5CF2" w14:textId="77777777" w:rsidR="00AA4310" w:rsidRPr="00060D97" w:rsidRDefault="00AA4310"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1902" w:type="dxa"/>
            <w:tcBorders>
              <w:top w:val="nil"/>
              <w:left w:val="nil"/>
              <w:bottom w:val="nil"/>
              <w:right w:val="nil"/>
            </w:tcBorders>
            <w:shd w:val="clear" w:color="auto" w:fill="FFFFFF" w:themeFill="background1"/>
            <w:noWrap/>
            <w:vAlign w:val="bottom"/>
            <w:hideMark/>
          </w:tcPr>
          <w:p w14:paraId="452C7EE3" w14:textId="77777777" w:rsidR="00AA4310" w:rsidRPr="00060D97" w:rsidRDefault="00AA4310"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2.01 (1.66, 2.44)</w:t>
            </w:r>
          </w:p>
        </w:tc>
        <w:tc>
          <w:tcPr>
            <w:tcW w:w="1928" w:type="dxa"/>
            <w:tcBorders>
              <w:top w:val="nil"/>
              <w:left w:val="nil"/>
              <w:bottom w:val="nil"/>
              <w:right w:val="nil"/>
            </w:tcBorders>
            <w:shd w:val="clear" w:color="auto" w:fill="FFFFFF" w:themeFill="background1"/>
            <w:noWrap/>
            <w:vAlign w:val="bottom"/>
            <w:hideMark/>
          </w:tcPr>
          <w:p w14:paraId="570CB589"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1.21 (0.59, 2.52)</w:t>
            </w:r>
          </w:p>
        </w:tc>
      </w:tr>
      <w:tr w:rsidR="00AA4310" w:rsidRPr="00781F0F" w14:paraId="61A0F325" w14:textId="77777777" w:rsidTr="712E1629">
        <w:trPr>
          <w:trHeight w:val="20"/>
          <w:jc w:val="center"/>
        </w:trPr>
        <w:tc>
          <w:tcPr>
            <w:tcW w:w="944" w:type="dxa"/>
            <w:tcBorders>
              <w:left w:val="nil"/>
            </w:tcBorders>
            <w:shd w:val="clear" w:color="auto" w:fill="FFFFFF" w:themeFill="background1"/>
            <w:noWrap/>
            <w:vAlign w:val="bottom"/>
            <w:hideMark/>
          </w:tcPr>
          <w:p w14:paraId="338446F8" w14:textId="77777777" w:rsidR="00AA4310" w:rsidRPr="00060D97" w:rsidRDefault="00AA4310" w:rsidP="000F175F">
            <w:pPr>
              <w:rPr>
                <w:rFonts w:ascii="Arial" w:eastAsia="Times New Roman" w:hAnsi="Arial" w:cs="Arial"/>
                <w:color w:val="000000"/>
                <w:sz w:val="22"/>
                <w:szCs w:val="22"/>
              </w:rPr>
            </w:pPr>
            <w:r w:rsidRPr="00060D97">
              <w:rPr>
                <w:rFonts w:ascii="Arial" w:eastAsia="Times New Roman" w:hAnsi="Arial" w:cs="Arial"/>
                <w:color w:val="000000"/>
                <w:sz w:val="22"/>
                <w:szCs w:val="22"/>
              </w:rPr>
              <w:t> </w:t>
            </w:r>
          </w:p>
        </w:tc>
        <w:tc>
          <w:tcPr>
            <w:tcW w:w="2920" w:type="dxa"/>
            <w:shd w:val="clear" w:color="auto" w:fill="FFFFFF" w:themeFill="background1"/>
            <w:vAlign w:val="center"/>
            <w:hideMark/>
          </w:tcPr>
          <w:p w14:paraId="74A36FC2"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Low Hesitancy, n (%)</w:t>
            </w:r>
          </w:p>
        </w:tc>
        <w:tc>
          <w:tcPr>
            <w:tcW w:w="1356" w:type="dxa"/>
            <w:shd w:val="clear" w:color="auto" w:fill="FFFFFF" w:themeFill="background1"/>
            <w:noWrap/>
            <w:vAlign w:val="bottom"/>
            <w:hideMark/>
          </w:tcPr>
          <w:p w14:paraId="3D03533F"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681 (49%)</w:t>
            </w:r>
          </w:p>
        </w:tc>
        <w:tc>
          <w:tcPr>
            <w:tcW w:w="1885" w:type="dxa"/>
            <w:shd w:val="clear" w:color="auto" w:fill="FFFFFF" w:themeFill="background1"/>
            <w:noWrap/>
            <w:vAlign w:val="bottom"/>
            <w:hideMark/>
          </w:tcPr>
          <w:p w14:paraId="439D75C6"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156 (40%)</w:t>
            </w:r>
          </w:p>
        </w:tc>
        <w:tc>
          <w:tcPr>
            <w:tcW w:w="1966" w:type="dxa"/>
            <w:shd w:val="clear" w:color="auto" w:fill="FFFFFF" w:themeFill="background1"/>
            <w:noWrap/>
            <w:vAlign w:val="bottom"/>
            <w:hideMark/>
          </w:tcPr>
          <w:p w14:paraId="0ABBF743"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143 (38%)</w:t>
            </w:r>
          </w:p>
        </w:tc>
        <w:tc>
          <w:tcPr>
            <w:tcW w:w="1459" w:type="dxa"/>
            <w:tcBorders>
              <w:right w:val="nil"/>
            </w:tcBorders>
            <w:shd w:val="clear" w:color="auto" w:fill="FFFFFF" w:themeFill="background1"/>
            <w:noWrap/>
            <w:vAlign w:val="bottom"/>
            <w:hideMark/>
          </w:tcPr>
          <w:p w14:paraId="68098002"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768 (50%)</w:t>
            </w:r>
          </w:p>
        </w:tc>
        <w:tc>
          <w:tcPr>
            <w:tcW w:w="1902" w:type="dxa"/>
            <w:tcBorders>
              <w:top w:val="nil"/>
              <w:left w:val="nil"/>
              <w:bottom w:val="nil"/>
              <w:right w:val="nil"/>
            </w:tcBorders>
            <w:shd w:val="clear" w:color="auto" w:fill="FFFFFF" w:themeFill="background1"/>
            <w:noWrap/>
            <w:vAlign w:val="bottom"/>
            <w:hideMark/>
          </w:tcPr>
          <w:p w14:paraId="4F80AF2F"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206 (33%)</w:t>
            </w:r>
          </w:p>
        </w:tc>
        <w:tc>
          <w:tcPr>
            <w:tcW w:w="1928" w:type="dxa"/>
            <w:tcBorders>
              <w:top w:val="nil"/>
              <w:left w:val="nil"/>
              <w:bottom w:val="nil"/>
              <w:right w:val="nil"/>
            </w:tcBorders>
            <w:shd w:val="clear" w:color="auto" w:fill="FFFFFF" w:themeFill="background1"/>
            <w:noWrap/>
            <w:vAlign w:val="bottom"/>
            <w:hideMark/>
          </w:tcPr>
          <w:p w14:paraId="16CD6B7A"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14 (45%)</w:t>
            </w:r>
          </w:p>
        </w:tc>
      </w:tr>
      <w:tr w:rsidR="00AA4310" w:rsidRPr="00781F0F" w14:paraId="12917B62" w14:textId="77777777" w:rsidTr="712E1629">
        <w:trPr>
          <w:trHeight w:val="20"/>
          <w:jc w:val="center"/>
        </w:trPr>
        <w:tc>
          <w:tcPr>
            <w:tcW w:w="944" w:type="dxa"/>
            <w:tcBorders>
              <w:left w:val="nil"/>
            </w:tcBorders>
            <w:shd w:val="clear" w:color="auto" w:fill="FFFFFF" w:themeFill="background1"/>
            <w:noWrap/>
            <w:vAlign w:val="bottom"/>
            <w:hideMark/>
          </w:tcPr>
          <w:p w14:paraId="769CCBBF" w14:textId="77777777" w:rsidR="00AA4310" w:rsidRPr="00060D97" w:rsidRDefault="00AA4310" w:rsidP="000F175F">
            <w:pPr>
              <w:rPr>
                <w:rFonts w:ascii="Arial" w:eastAsia="Times New Roman" w:hAnsi="Arial" w:cs="Arial"/>
                <w:color w:val="000000"/>
                <w:sz w:val="22"/>
                <w:szCs w:val="22"/>
              </w:rPr>
            </w:pPr>
            <w:r w:rsidRPr="00060D97">
              <w:rPr>
                <w:rFonts w:ascii="Arial" w:eastAsia="Times New Roman" w:hAnsi="Arial" w:cs="Arial"/>
                <w:color w:val="000000"/>
                <w:sz w:val="22"/>
                <w:szCs w:val="22"/>
              </w:rPr>
              <w:t> </w:t>
            </w:r>
          </w:p>
        </w:tc>
        <w:tc>
          <w:tcPr>
            <w:tcW w:w="2920" w:type="dxa"/>
            <w:shd w:val="clear" w:color="auto" w:fill="FFFFFF" w:themeFill="background1"/>
            <w:vAlign w:val="center"/>
            <w:hideMark/>
          </w:tcPr>
          <w:p w14:paraId="78416182"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High Hesitancy, n (%)</w:t>
            </w:r>
          </w:p>
        </w:tc>
        <w:tc>
          <w:tcPr>
            <w:tcW w:w="1356" w:type="dxa"/>
            <w:shd w:val="clear" w:color="auto" w:fill="FFFFFF" w:themeFill="background1"/>
            <w:noWrap/>
            <w:vAlign w:val="bottom"/>
            <w:hideMark/>
          </w:tcPr>
          <w:p w14:paraId="7F46B3A1"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713 (51%)</w:t>
            </w:r>
          </w:p>
        </w:tc>
        <w:tc>
          <w:tcPr>
            <w:tcW w:w="1885" w:type="dxa"/>
            <w:shd w:val="clear" w:color="auto" w:fill="FFFFFF" w:themeFill="background1"/>
            <w:noWrap/>
            <w:vAlign w:val="bottom"/>
            <w:hideMark/>
          </w:tcPr>
          <w:p w14:paraId="56662DFC"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234 (60%)</w:t>
            </w:r>
          </w:p>
        </w:tc>
        <w:tc>
          <w:tcPr>
            <w:tcW w:w="1966" w:type="dxa"/>
            <w:shd w:val="clear" w:color="auto" w:fill="FFFFFF" w:themeFill="background1"/>
            <w:noWrap/>
            <w:vAlign w:val="bottom"/>
            <w:hideMark/>
          </w:tcPr>
          <w:p w14:paraId="28FEF830"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232 (62%)</w:t>
            </w:r>
          </w:p>
        </w:tc>
        <w:tc>
          <w:tcPr>
            <w:tcW w:w="1459" w:type="dxa"/>
            <w:tcBorders>
              <w:right w:val="nil"/>
            </w:tcBorders>
            <w:shd w:val="clear" w:color="auto" w:fill="FFFFFF" w:themeFill="background1"/>
            <w:noWrap/>
            <w:vAlign w:val="bottom"/>
            <w:hideMark/>
          </w:tcPr>
          <w:p w14:paraId="58840288"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768 (50%)</w:t>
            </w:r>
          </w:p>
        </w:tc>
        <w:tc>
          <w:tcPr>
            <w:tcW w:w="1902" w:type="dxa"/>
            <w:tcBorders>
              <w:top w:val="nil"/>
              <w:left w:val="nil"/>
              <w:bottom w:val="nil"/>
              <w:right w:val="nil"/>
            </w:tcBorders>
            <w:shd w:val="clear" w:color="auto" w:fill="FFFFFF" w:themeFill="background1"/>
            <w:noWrap/>
            <w:vAlign w:val="bottom"/>
            <w:hideMark/>
          </w:tcPr>
          <w:p w14:paraId="5B6204FB"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414 (67%)</w:t>
            </w:r>
          </w:p>
        </w:tc>
        <w:tc>
          <w:tcPr>
            <w:tcW w:w="1928" w:type="dxa"/>
            <w:tcBorders>
              <w:top w:val="nil"/>
              <w:left w:val="nil"/>
              <w:bottom w:val="nil"/>
              <w:right w:val="nil"/>
            </w:tcBorders>
            <w:shd w:val="clear" w:color="auto" w:fill="FFFFFF" w:themeFill="background1"/>
            <w:noWrap/>
            <w:vAlign w:val="bottom"/>
            <w:hideMark/>
          </w:tcPr>
          <w:p w14:paraId="5A65E866"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17 (55%)</w:t>
            </w:r>
          </w:p>
        </w:tc>
      </w:tr>
      <w:tr w:rsidR="00AA4310" w:rsidRPr="00781F0F" w14:paraId="6A88F4F2" w14:textId="77777777" w:rsidTr="712E1629">
        <w:trPr>
          <w:trHeight w:val="20"/>
          <w:jc w:val="center"/>
        </w:trPr>
        <w:tc>
          <w:tcPr>
            <w:tcW w:w="3864" w:type="dxa"/>
            <w:gridSpan w:val="2"/>
            <w:tcBorders>
              <w:left w:val="nil"/>
            </w:tcBorders>
            <w:shd w:val="clear" w:color="auto" w:fill="FFFFFF" w:themeFill="background1"/>
            <w:vAlign w:val="center"/>
            <w:hideMark/>
          </w:tcPr>
          <w:p w14:paraId="72370869" w14:textId="6F71C3BB" w:rsidR="00AA4310" w:rsidRPr="00060D97" w:rsidRDefault="00AA4310" w:rsidP="712E1629">
            <w:pPr>
              <w:rPr>
                <w:rFonts w:ascii="Arial" w:eastAsia="Times New Roman" w:hAnsi="Arial" w:cs="Arial"/>
                <w:b/>
                <w:bCs/>
                <w:color w:val="333333"/>
                <w:sz w:val="22"/>
                <w:szCs w:val="22"/>
              </w:rPr>
            </w:pPr>
            <w:r w:rsidRPr="712E1629">
              <w:rPr>
                <w:rFonts w:ascii="Arial" w:eastAsia="Times New Roman" w:hAnsi="Arial" w:cs="Arial"/>
                <w:b/>
                <w:bCs/>
                <w:color w:val="333333"/>
                <w:sz w:val="22"/>
                <w:szCs w:val="22"/>
              </w:rPr>
              <w:t xml:space="preserve">HPV Vaccine Hesitancy - </w:t>
            </w:r>
            <w:r w:rsidR="00DE308C" w:rsidRPr="712E1629">
              <w:rPr>
                <w:rFonts w:ascii="Arial" w:eastAsia="Times New Roman" w:hAnsi="Arial" w:cs="Arial"/>
                <w:b/>
                <w:bCs/>
                <w:color w:val="333333"/>
                <w:sz w:val="22"/>
                <w:szCs w:val="22"/>
              </w:rPr>
              <w:t>HPV infection complacency</w:t>
            </w:r>
            <w:r w:rsidRPr="712E1629">
              <w:rPr>
                <w:rFonts w:ascii="Arial" w:eastAsia="Times New Roman" w:hAnsi="Arial" w:cs="Arial"/>
                <w:b/>
                <w:bCs/>
                <w:color w:val="333333"/>
                <w:sz w:val="22"/>
                <w:szCs w:val="22"/>
              </w:rPr>
              <w:t xml:space="preserve"> Dimension, OR (95%</w:t>
            </w:r>
            <w:bookmarkStart w:id="74" w:name="_Int_nHejKlgb"/>
            <w:proofErr w:type="gramStart"/>
            <w:r w:rsidRPr="712E1629">
              <w:rPr>
                <w:rFonts w:ascii="Arial" w:eastAsia="Times New Roman" w:hAnsi="Arial" w:cs="Arial"/>
                <w:b/>
                <w:bCs/>
                <w:color w:val="333333"/>
                <w:sz w:val="22"/>
                <w:szCs w:val="22"/>
              </w:rPr>
              <w:t>CI)</w:t>
            </w:r>
            <w:r w:rsidRPr="712E1629">
              <w:rPr>
                <w:rFonts w:ascii="Arial" w:eastAsia="Times New Roman" w:hAnsi="Arial" w:cs="Arial"/>
                <w:i/>
                <w:iCs/>
                <w:color w:val="333333"/>
                <w:sz w:val="22"/>
                <w:szCs w:val="22"/>
                <w:vertAlign w:val="superscript"/>
              </w:rPr>
              <w:t>a</w:t>
            </w:r>
            <w:bookmarkEnd w:id="74"/>
            <w:proofErr w:type="gramEnd"/>
          </w:p>
        </w:tc>
        <w:tc>
          <w:tcPr>
            <w:tcW w:w="1356" w:type="dxa"/>
            <w:shd w:val="clear" w:color="auto" w:fill="FFFFFF" w:themeFill="background1"/>
            <w:noWrap/>
            <w:vAlign w:val="bottom"/>
            <w:hideMark/>
          </w:tcPr>
          <w:p w14:paraId="444A8B9F" w14:textId="77777777" w:rsidR="00AA4310" w:rsidRPr="00060D97" w:rsidRDefault="00AA4310"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1885" w:type="dxa"/>
            <w:shd w:val="clear" w:color="auto" w:fill="FFFFFF" w:themeFill="background1"/>
            <w:noWrap/>
            <w:vAlign w:val="bottom"/>
            <w:hideMark/>
          </w:tcPr>
          <w:p w14:paraId="7ADB26C1"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1.10 (0.88, 1.38)</w:t>
            </w:r>
          </w:p>
        </w:tc>
        <w:tc>
          <w:tcPr>
            <w:tcW w:w="1966" w:type="dxa"/>
            <w:shd w:val="clear" w:color="auto" w:fill="FFFFFF" w:themeFill="background1"/>
            <w:noWrap/>
            <w:vAlign w:val="bottom"/>
            <w:hideMark/>
          </w:tcPr>
          <w:p w14:paraId="446AABB4" w14:textId="77777777" w:rsidR="00AA4310" w:rsidRPr="00060D97" w:rsidRDefault="00AA4310"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1.53 (1.22, 1.93)</w:t>
            </w:r>
          </w:p>
        </w:tc>
        <w:tc>
          <w:tcPr>
            <w:tcW w:w="1459" w:type="dxa"/>
            <w:tcBorders>
              <w:right w:val="nil"/>
            </w:tcBorders>
            <w:shd w:val="clear" w:color="auto" w:fill="FFFFFF" w:themeFill="background1"/>
            <w:noWrap/>
            <w:vAlign w:val="bottom"/>
            <w:hideMark/>
          </w:tcPr>
          <w:p w14:paraId="4B4A0051" w14:textId="77777777" w:rsidR="00AA4310" w:rsidRPr="00060D97" w:rsidRDefault="00AA4310"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1902" w:type="dxa"/>
            <w:tcBorders>
              <w:top w:val="nil"/>
              <w:left w:val="nil"/>
              <w:bottom w:val="nil"/>
              <w:right w:val="nil"/>
            </w:tcBorders>
            <w:shd w:val="clear" w:color="auto" w:fill="FFFFFF" w:themeFill="background1"/>
            <w:noWrap/>
            <w:vAlign w:val="bottom"/>
            <w:hideMark/>
          </w:tcPr>
          <w:p w14:paraId="70FAFACA" w14:textId="77777777" w:rsidR="00AA4310" w:rsidRPr="00060D97" w:rsidRDefault="00AA4310"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2.14 (1.77, 2.60)</w:t>
            </w:r>
          </w:p>
        </w:tc>
        <w:tc>
          <w:tcPr>
            <w:tcW w:w="1928" w:type="dxa"/>
            <w:tcBorders>
              <w:top w:val="nil"/>
              <w:left w:val="nil"/>
              <w:bottom w:val="nil"/>
              <w:right w:val="nil"/>
            </w:tcBorders>
            <w:shd w:val="clear" w:color="auto" w:fill="FFFFFF" w:themeFill="background1"/>
            <w:noWrap/>
            <w:vAlign w:val="bottom"/>
            <w:hideMark/>
          </w:tcPr>
          <w:p w14:paraId="67740FA4"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1.69 (0.83, 3.54)</w:t>
            </w:r>
          </w:p>
        </w:tc>
      </w:tr>
      <w:tr w:rsidR="00AA4310" w:rsidRPr="00781F0F" w14:paraId="214D4B30" w14:textId="77777777" w:rsidTr="712E1629">
        <w:trPr>
          <w:trHeight w:val="20"/>
          <w:jc w:val="center"/>
        </w:trPr>
        <w:tc>
          <w:tcPr>
            <w:tcW w:w="944" w:type="dxa"/>
            <w:tcBorders>
              <w:left w:val="nil"/>
            </w:tcBorders>
            <w:shd w:val="clear" w:color="auto" w:fill="FFFFFF" w:themeFill="background1"/>
            <w:noWrap/>
            <w:vAlign w:val="bottom"/>
            <w:hideMark/>
          </w:tcPr>
          <w:p w14:paraId="2329D71C" w14:textId="77777777" w:rsidR="00AA4310" w:rsidRPr="00060D97" w:rsidRDefault="00AA4310" w:rsidP="000F175F">
            <w:pPr>
              <w:rPr>
                <w:rFonts w:ascii="Arial" w:eastAsia="Times New Roman" w:hAnsi="Arial" w:cs="Arial"/>
                <w:color w:val="000000"/>
                <w:sz w:val="22"/>
                <w:szCs w:val="22"/>
              </w:rPr>
            </w:pPr>
            <w:r w:rsidRPr="00060D97">
              <w:rPr>
                <w:rFonts w:ascii="Arial" w:eastAsia="Times New Roman" w:hAnsi="Arial" w:cs="Arial"/>
                <w:color w:val="000000"/>
                <w:sz w:val="22"/>
                <w:szCs w:val="22"/>
              </w:rPr>
              <w:t> </w:t>
            </w:r>
          </w:p>
        </w:tc>
        <w:tc>
          <w:tcPr>
            <w:tcW w:w="2920" w:type="dxa"/>
            <w:shd w:val="clear" w:color="auto" w:fill="FFFFFF" w:themeFill="background1"/>
            <w:vAlign w:val="center"/>
            <w:hideMark/>
          </w:tcPr>
          <w:p w14:paraId="172E15EE"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Low Hesitancy, n (%)</w:t>
            </w:r>
          </w:p>
        </w:tc>
        <w:tc>
          <w:tcPr>
            <w:tcW w:w="1356" w:type="dxa"/>
            <w:shd w:val="clear" w:color="auto" w:fill="FFFFFF" w:themeFill="background1"/>
            <w:noWrap/>
            <w:vAlign w:val="bottom"/>
            <w:hideMark/>
          </w:tcPr>
          <w:p w14:paraId="5E0C0D3F"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720 (52%)</w:t>
            </w:r>
          </w:p>
        </w:tc>
        <w:tc>
          <w:tcPr>
            <w:tcW w:w="1885" w:type="dxa"/>
            <w:shd w:val="clear" w:color="auto" w:fill="FFFFFF" w:themeFill="background1"/>
            <w:noWrap/>
            <w:vAlign w:val="bottom"/>
            <w:hideMark/>
          </w:tcPr>
          <w:p w14:paraId="0F651629"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192 (49%)</w:t>
            </w:r>
          </w:p>
        </w:tc>
        <w:tc>
          <w:tcPr>
            <w:tcW w:w="1966" w:type="dxa"/>
            <w:shd w:val="clear" w:color="auto" w:fill="FFFFFF" w:themeFill="background1"/>
            <w:noWrap/>
            <w:vAlign w:val="bottom"/>
            <w:hideMark/>
          </w:tcPr>
          <w:p w14:paraId="340FE86E"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154 (41%)</w:t>
            </w:r>
          </w:p>
        </w:tc>
        <w:tc>
          <w:tcPr>
            <w:tcW w:w="1459" w:type="dxa"/>
            <w:tcBorders>
              <w:right w:val="nil"/>
            </w:tcBorders>
            <w:shd w:val="clear" w:color="auto" w:fill="FFFFFF" w:themeFill="background1"/>
            <w:noWrap/>
            <w:vAlign w:val="bottom"/>
            <w:hideMark/>
          </w:tcPr>
          <w:p w14:paraId="61548D04"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844 (55%)</w:t>
            </w:r>
          </w:p>
        </w:tc>
        <w:tc>
          <w:tcPr>
            <w:tcW w:w="1902" w:type="dxa"/>
            <w:tcBorders>
              <w:top w:val="nil"/>
              <w:left w:val="nil"/>
              <w:bottom w:val="nil"/>
              <w:right w:val="nil"/>
            </w:tcBorders>
            <w:shd w:val="clear" w:color="auto" w:fill="FFFFFF" w:themeFill="background1"/>
            <w:noWrap/>
            <w:vAlign w:val="bottom"/>
            <w:hideMark/>
          </w:tcPr>
          <w:p w14:paraId="03B2B01E"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225 (36%)</w:t>
            </w:r>
          </w:p>
        </w:tc>
        <w:tc>
          <w:tcPr>
            <w:tcW w:w="1928" w:type="dxa"/>
            <w:tcBorders>
              <w:top w:val="nil"/>
              <w:left w:val="nil"/>
              <w:bottom w:val="nil"/>
              <w:right w:val="nil"/>
            </w:tcBorders>
            <w:shd w:val="clear" w:color="auto" w:fill="FFFFFF" w:themeFill="background1"/>
            <w:noWrap/>
            <w:vAlign w:val="bottom"/>
            <w:hideMark/>
          </w:tcPr>
          <w:p w14:paraId="791B2452"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13 (42%)</w:t>
            </w:r>
          </w:p>
        </w:tc>
      </w:tr>
      <w:tr w:rsidR="00AA4310" w:rsidRPr="00781F0F" w14:paraId="036BF962" w14:textId="77777777" w:rsidTr="712E1629">
        <w:trPr>
          <w:trHeight w:val="20"/>
          <w:jc w:val="center"/>
        </w:trPr>
        <w:tc>
          <w:tcPr>
            <w:tcW w:w="944" w:type="dxa"/>
            <w:tcBorders>
              <w:left w:val="nil"/>
            </w:tcBorders>
            <w:shd w:val="clear" w:color="auto" w:fill="FFFFFF" w:themeFill="background1"/>
            <w:noWrap/>
            <w:vAlign w:val="bottom"/>
            <w:hideMark/>
          </w:tcPr>
          <w:p w14:paraId="2D4A2B68" w14:textId="77777777" w:rsidR="00AA4310" w:rsidRPr="00060D97" w:rsidRDefault="00AA4310" w:rsidP="000F175F">
            <w:pPr>
              <w:rPr>
                <w:rFonts w:ascii="Arial" w:eastAsia="Times New Roman" w:hAnsi="Arial" w:cs="Arial"/>
                <w:color w:val="000000"/>
                <w:sz w:val="22"/>
                <w:szCs w:val="22"/>
              </w:rPr>
            </w:pPr>
            <w:r w:rsidRPr="00060D97">
              <w:rPr>
                <w:rFonts w:ascii="Arial" w:eastAsia="Times New Roman" w:hAnsi="Arial" w:cs="Arial"/>
                <w:color w:val="000000"/>
                <w:sz w:val="22"/>
                <w:szCs w:val="22"/>
              </w:rPr>
              <w:t> </w:t>
            </w:r>
          </w:p>
        </w:tc>
        <w:tc>
          <w:tcPr>
            <w:tcW w:w="2920" w:type="dxa"/>
            <w:shd w:val="clear" w:color="auto" w:fill="FFFFFF" w:themeFill="background1"/>
            <w:vAlign w:val="center"/>
            <w:hideMark/>
          </w:tcPr>
          <w:p w14:paraId="11700CC0"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High Hesitancy, n (%)</w:t>
            </w:r>
          </w:p>
        </w:tc>
        <w:tc>
          <w:tcPr>
            <w:tcW w:w="1356" w:type="dxa"/>
            <w:shd w:val="clear" w:color="auto" w:fill="FFFFFF" w:themeFill="background1"/>
            <w:noWrap/>
            <w:vAlign w:val="bottom"/>
            <w:hideMark/>
          </w:tcPr>
          <w:p w14:paraId="12A5DEAB"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674 (48%)</w:t>
            </w:r>
          </w:p>
        </w:tc>
        <w:tc>
          <w:tcPr>
            <w:tcW w:w="1885" w:type="dxa"/>
            <w:shd w:val="clear" w:color="auto" w:fill="FFFFFF" w:themeFill="background1"/>
            <w:noWrap/>
            <w:vAlign w:val="bottom"/>
            <w:hideMark/>
          </w:tcPr>
          <w:p w14:paraId="005C1374"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198 (51%)</w:t>
            </w:r>
          </w:p>
        </w:tc>
        <w:tc>
          <w:tcPr>
            <w:tcW w:w="1966" w:type="dxa"/>
            <w:shd w:val="clear" w:color="auto" w:fill="FFFFFF" w:themeFill="background1"/>
            <w:noWrap/>
            <w:vAlign w:val="bottom"/>
            <w:hideMark/>
          </w:tcPr>
          <w:p w14:paraId="6762E7A2"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221 (59%)</w:t>
            </w:r>
          </w:p>
        </w:tc>
        <w:tc>
          <w:tcPr>
            <w:tcW w:w="1459" w:type="dxa"/>
            <w:tcBorders>
              <w:right w:val="nil"/>
            </w:tcBorders>
            <w:shd w:val="clear" w:color="auto" w:fill="FFFFFF" w:themeFill="background1"/>
            <w:noWrap/>
            <w:vAlign w:val="bottom"/>
            <w:hideMark/>
          </w:tcPr>
          <w:p w14:paraId="585D2F48"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692 (45%)</w:t>
            </w:r>
          </w:p>
        </w:tc>
        <w:tc>
          <w:tcPr>
            <w:tcW w:w="1902" w:type="dxa"/>
            <w:tcBorders>
              <w:top w:val="nil"/>
              <w:left w:val="nil"/>
              <w:bottom w:val="nil"/>
              <w:right w:val="nil"/>
            </w:tcBorders>
            <w:shd w:val="clear" w:color="auto" w:fill="FFFFFF" w:themeFill="background1"/>
            <w:noWrap/>
            <w:vAlign w:val="bottom"/>
            <w:hideMark/>
          </w:tcPr>
          <w:p w14:paraId="09EBC7EF"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395 (64%)</w:t>
            </w:r>
          </w:p>
        </w:tc>
        <w:tc>
          <w:tcPr>
            <w:tcW w:w="1928" w:type="dxa"/>
            <w:tcBorders>
              <w:top w:val="nil"/>
              <w:left w:val="nil"/>
              <w:bottom w:val="nil"/>
              <w:right w:val="nil"/>
            </w:tcBorders>
            <w:shd w:val="clear" w:color="auto" w:fill="FFFFFF" w:themeFill="background1"/>
            <w:noWrap/>
            <w:vAlign w:val="bottom"/>
            <w:hideMark/>
          </w:tcPr>
          <w:p w14:paraId="3561C915"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18 (58%)</w:t>
            </w:r>
          </w:p>
        </w:tc>
      </w:tr>
      <w:tr w:rsidR="00AA4310" w:rsidRPr="00781F0F" w14:paraId="38C210D1" w14:textId="77777777" w:rsidTr="712E1629">
        <w:trPr>
          <w:trHeight w:val="20"/>
          <w:jc w:val="center"/>
        </w:trPr>
        <w:tc>
          <w:tcPr>
            <w:tcW w:w="3864" w:type="dxa"/>
            <w:gridSpan w:val="2"/>
            <w:tcBorders>
              <w:left w:val="nil"/>
            </w:tcBorders>
            <w:shd w:val="clear" w:color="auto" w:fill="FFFFFF" w:themeFill="background1"/>
            <w:vAlign w:val="center"/>
            <w:hideMark/>
          </w:tcPr>
          <w:p w14:paraId="604AD467" w14:textId="77777777" w:rsidR="00AA4310" w:rsidRPr="00060D97" w:rsidRDefault="00AA4310" w:rsidP="712E1629">
            <w:pPr>
              <w:rPr>
                <w:rFonts w:ascii="Arial" w:eastAsia="Times New Roman" w:hAnsi="Arial" w:cs="Arial"/>
                <w:b/>
                <w:bCs/>
                <w:color w:val="333333"/>
                <w:sz w:val="22"/>
                <w:szCs w:val="22"/>
              </w:rPr>
            </w:pPr>
            <w:r w:rsidRPr="712E1629">
              <w:rPr>
                <w:rFonts w:ascii="Arial" w:eastAsia="Times New Roman" w:hAnsi="Arial" w:cs="Arial"/>
                <w:b/>
                <w:bCs/>
                <w:color w:val="333333"/>
                <w:sz w:val="22"/>
                <w:szCs w:val="22"/>
              </w:rPr>
              <w:t>HPV Vaccine Hesitancy - HPV Vaccine Complacency Dimension, OR (95%</w:t>
            </w:r>
            <w:bookmarkStart w:id="75" w:name="_Int_tcrh7YvE"/>
            <w:proofErr w:type="gramStart"/>
            <w:r w:rsidRPr="712E1629">
              <w:rPr>
                <w:rFonts w:ascii="Arial" w:eastAsia="Times New Roman" w:hAnsi="Arial" w:cs="Arial"/>
                <w:b/>
                <w:bCs/>
                <w:color w:val="333333"/>
                <w:sz w:val="22"/>
                <w:szCs w:val="22"/>
              </w:rPr>
              <w:t>CI)</w:t>
            </w:r>
            <w:r w:rsidRPr="712E1629">
              <w:rPr>
                <w:rFonts w:ascii="Arial" w:eastAsia="Times New Roman" w:hAnsi="Arial" w:cs="Arial"/>
                <w:i/>
                <w:iCs/>
                <w:color w:val="333333"/>
                <w:sz w:val="22"/>
                <w:szCs w:val="22"/>
                <w:vertAlign w:val="superscript"/>
              </w:rPr>
              <w:t>a</w:t>
            </w:r>
            <w:bookmarkEnd w:id="75"/>
            <w:proofErr w:type="gramEnd"/>
          </w:p>
        </w:tc>
        <w:tc>
          <w:tcPr>
            <w:tcW w:w="1356" w:type="dxa"/>
            <w:shd w:val="clear" w:color="auto" w:fill="FFFFFF" w:themeFill="background1"/>
            <w:noWrap/>
            <w:vAlign w:val="bottom"/>
            <w:hideMark/>
          </w:tcPr>
          <w:p w14:paraId="31C36F47" w14:textId="77777777" w:rsidR="00AA4310" w:rsidRPr="00060D97" w:rsidRDefault="00AA4310"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1885" w:type="dxa"/>
            <w:shd w:val="clear" w:color="auto" w:fill="FFFFFF" w:themeFill="background1"/>
            <w:noWrap/>
            <w:vAlign w:val="bottom"/>
            <w:hideMark/>
          </w:tcPr>
          <w:p w14:paraId="3190B3F0"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1.09 (0.87, 1.37)</w:t>
            </w:r>
          </w:p>
        </w:tc>
        <w:tc>
          <w:tcPr>
            <w:tcW w:w="1966" w:type="dxa"/>
            <w:shd w:val="clear" w:color="auto" w:fill="FFFFFF" w:themeFill="background1"/>
            <w:noWrap/>
            <w:vAlign w:val="bottom"/>
            <w:hideMark/>
          </w:tcPr>
          <w:p w14:paraId="1753BA0F" w14:textId="77777777" w:rsidR="00AA4310" w:rsidRPr="00060D97" w:rsidRDefault="00AA4310"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1.28 (1.01, 1.61)</w:t>
            </w:r>
          </w:p>
        </w:tc>
        <w:tc>
          <w:tcPr>
            <w:tcW w:w="1459" w:type="dxa"/>
            <w:tcBorders>
              <w:right w:val="nil"/>
            </w:tcBorders>
            <w:shd w:val="clear" w:color="auto" w:fill="FFFFFF" w:themeFill="background1"/>
            <w:noWrap/>
            <w:vAlign w:val="bottom"/>
            <w:hideMark/>
          </w:tcPr>
          <w:p w14:paraId="021589F3" w14:textId="77777777" w:rsidR="00AA4310" w:rsidRPr="00060D97" w:rsidRDefault="00AA4310"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1902" w:type="dxa"/>
            <w:tcBorders>
              <w:top w:val="nil"/>
              <w:left w:val="nil"/>
              <w:bottom w:val="nil"/>
              <w:right w:val="nil"/>
            </w:tcBorders>
            <w:shd w:val="clear" w:color="auto" w:fill="FFFFFF" w:themeFill="background1"/>
            <w:noWrap/>
            <w:vAlign w:val="bottom"/>
            <w:hideMark/>
          </w:tcPr>
          <w:p w14:paraId="0F59E11C" w14:textId="77777777" w:rsidR="00AA4310" w:rsidRPr="00060D97" w:rsidRDefault="00AA4310"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1.30 (1.07, 1.57)</w:t>
            </w:r>
          </w:p>
        </w:tc>
        <w:tc>
          <w:tcPr>
            <w:tcW w:w="1928" w:type="dxa"/>
            <w:tcBorders>
              <w:top w:val="nil"/>
              <w:left w:val="nil"/>
              <w:bottom w:val="nil"/>
              <w:right w:val="nil"/>
            </w:tcBorders>
            <w:shd w:val="clear" w:color="auto" w:fill="FFFFFF" w:themeFill="background1"/>
            <w:noWrap/>
            <w:vAlign w:val="bottom"/>
            <w:hideMark/>
          </w:tcPr>
          <w:p w14:paraId="061D9AA3" w14:textId="77777777" w:rsidR="00AA4310" w:rsidRPr="00060D97" w:rsidRDefault="00AA4310"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2.24 (1.06, 5.17)</w:t>
            </w:r>
          </w:p>
        </w:tc>
      </w:tr>
      <w:tr w:rsidR="00AA4310" w:rsidRPr="00781F0F" w14:paraId="6B92BC40" w14:textId="77777777" w:rsidTr="712E1629">
        <w:trPr>
          <w:trHeight w:val="20"/>
          <w:jc w:val="center"/>
        </w:trPr>
        <w:tc>
          <w:tcPr>
            <w:tcW w:w="944" w:type="dxa"/>
            <w:tcBorders>
              <w:left w:val="nil"/>
            </w:tcBorders>
            <w:shd w:val="clear" w:color="auto" w:fill="FFFFFF" w:themeFill="background1"/>
            <w:vAlign w:val="center"/>
            <w:hideMark/>
          </w:tcPr>
          <w:p w14:paraId="080C0536"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 </w:t>
            </w:r>
          </w:p>
        </w:tc>
        <w:tc>
          <w:tcPr>
            <w:tcW w:w="2920" w:type="dxa"/>
            <w:shd w:val="clear" w:color="auto" w:fill="FFFFFF" w:themeFill="background1"/>
            <w:vAlign w:val="center"/>
            <w:hideMark/>
          </w:tcPr>
          <w:p w14:paraId="50308F94"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Low Hesitancy, n (%)</w:t>
            </w:r>
          </w:p>
        </w:tc>
        <w:tc>
          <w:tcPr>
            <w:tcW w:w="1356" w:type="dxa"/>
            <w:shd w:val="clear" w:color="auto" w:fill="FFFFFF" w:themeFill="background1"/>
            <w:noWrap/>
            <w:vAlign w:val="bottom"/>
            <w:hideMark/>
          </w:tcPr>
          <w:p w14:paraId="72010BFC"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660 (47%)</w:t>
            </w:r>
          </w:p>
        </w:tc>
        <w:tc>
          <w:tcPr>
            <w:tcW w:w="1885" w:type="dxa"/>
            <w:shd w:val="clear" w:color="auto" w:fill="FFFFFF" w:themeFill="background1"/>
            <w:noWrap/>
            <w:vAlign w:val="bottom"/>
            <w:hideMark/>
          </w:tcPr>
          <w:p w14:paraId="2D35BFFA"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176 (45%)</w:t>
            </w:r>
          </w:p>
        </w:tc>
        <w:tc>
          <w:tcPr>
            <w:tcW w:w="1966" w:type="dxa"/>
            <w:shd w:val="clear" w:color="auto" w:fill="FFFFFF" w:themeFill="background1"/>
            <w:noWrap/>
            <w:vAlign w:val="bottom"/>
            <w:hideMark/>
          </w:tcPr>
          <w:p w14:paraId="0212B65C"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155 (41%)</w:t>
            </w:r>
          </w:p>
        </w:tc>
        <w:tc>
          <w:tcPr>
            <w:tcW w:w="1459" w:type="dxa"/>
            <w:tcBorders>
              <w:right w:val="nil"/>
            </w:tcBorders>
            <w:shd w:val="clear" w:color="auto" w:fill="FFFFFF" w:themeFill="background1"/>
            <w:noWrap/>
            <w:vAlign w:val="bottom"/>
            <w:hideMark/>
          </w:tcPr>
          <w:p w14:paraId="22EAA76A"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735 (48%)</w:t>
            </w:r>
          </w:p>
        </w:tc>
        <w:tc>
          <w:tcPr>
            <w:tcW w:w="1902" w:type="dxa"/>
            <w:tcBorders>
              <w:top w:val="nil"/>
              <w:left w:val="nil"/>
              <w:bottom w:val="nil"/>
              <w:right w:val="nil"/>
            </w:tcBorders>
            <w:shd w:val="clear" w:color="auto" w:fill="FFFFFF" w:themeFill="background1"/>
            <w:noWrap/>
            <w:vAlign w:val="bottom"/>
            <w:hideMark/>
          </w:tcPr>
          <w:p w14:paraId="1F2545A2"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257 (41%)</w:t>
            </w:r>
          </w:p>
        </w:tc>
        <w:tc>
          <w:tcPr>
            <w:tcW w:w="1928" w:type="dxa"/>
            <w:tcBorders>
              <w:top w:val="nil"/>
              <w:left w:val="nil"/>
              <w:bottom w:val="nil"/>
              <w:right w:val="nil"/>
            </w:tcBorders>
            <w:shd w:val="clear" w:color="auto" w:fill="FFFFFF" w:themeFill="background1"/>
            <w:noWrap/>
            <w:vAlign w:val="bottom"/>
            <w:hideMark/>
          </w:tcPr>
          <w:p w14:paraId="73ED2433"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9 (29%)</w:t>
            </w:r>
          </w:p>
        </w:tc>
      </w:tr>
      <w:tr w:rsidR="00AA4310" w:rsidRPr="00781F0F" w14:paraId="7DF35300" w14:textId="77777777" w:rsidTr="712E1629">
        <w:trPr>
          <w:trHeight w:val="20"/>
          <w:jc w:val="center"/>
        </w:trPr>
        <w:tc>
          <w:tcPr>
            <w:tcW w:w="944" w:type="dxa"/>
            <w:tcBorders>
              <w:left w:val="nil"/>
            </w:tcBorders>
            <w:shd w:val="clear" w:color="auto" w:fill="FFFFFF" w:themeFill="background1"/>
            <w:vAlign w:val="center"/>
            <w:hideMark/>
          </w:tcPr>
          <w:p w14:paraId="774CC9AD"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 </w:t>
            </w:r>
          </w:p>
        </w:tc>
        <w:tc>
          <w:tcPr>
            <w:tcW w:w="2920" w:type="dxa"/>
            <w:shd w:val="clear" w:color="auto" w:fill="FFFFFF" w:themeFill="background1"/>
            <w:vAlign w:val="center"/>
            <w:hideMark/>
          </w:tcPr>
          <w:p w14:paraId="57E1D760"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High Hesitancy, n (%)</w:t>
            </w:r>
          </w:p>
        </w:tc>
        <w:tc>
          <w:tcPr>
            <w:tcW w:w="1356" w:type="dxa"/>
            <w:shd w:val="clear" w:color="auto" w:fill="FFFFFF" w:themeFill="background1"/>
            <w:noWrap/>
            <w:vAlign w:val="bottom"/>
            <w:hideMark/>
          </w:tcPr>
          <w:p w14:paraId="0E105C83"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734 (53%)</w:t>
            </w:r>
          </w:p>
        </w:tc>
        <w:tc>
          <w:tcPr>
            <w:tcW w:w="1885" w:type="dxa"/>
            <w:shd w:val="clear" w:color="auto" w:fill="FFFFFF" w:themeFill="background1"/>
            <w:noWrap/>
            <w:vAlign w:val="bottom"/>
            <w:hideMark/>
          </w:tcPr>
          <w:p w14:paraId="24B9D0E1"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214 (55%)</w:t>
            </w:r>
          </w:p>
        </w:tc>
        <w:tc>
          <w:tcPr>
            <w:tcW w:w="1966" w:type="dxa"/>
            <w:shd w:val="clear" w:color="auto" w:fill="FFFFFF" w:themeFill="background1"/>
            <w:noWrap/>
            <w:vAlign w:val="bottom"/>
            <w:hideMark/>
          </w:tcPr>
          <w:p w14:paraId="078EFF90"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220 (59%)</w:t>
            </w:r>
          </w:p>
        </w:tc>
        <w:tc>
          <w:tcPr>
            <w:tcW w:w="1459" w:type="dxa"/>
            <w:tcBorders>
              <w:right w:val="nil"/>
            </w:tcBorders>
            <w:shd w:val="clear" w:color="auto" w:fill="FFFFFF" w:themeFill="background1"/>
            <w:noWrap/>
            <w:vAlign w:val="bottom"/>
            <w:hideMark/>
          </w:tcPr>
          <w:p w14:paraId="13EEF728"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801 (52%)</w:t>
            </w:r>
          </w:p>
        </w:tc>
        <w:tc>
          <w:tcPr>
            <w:tcW w:w="1902" w:type="dxa"/>
            <w:tcBorders>
              <w:top w:val="nil"/>
              <w:left w:val="nil"/>
              <w:bottom w:val="nil"/>
              <w:right w:val="nil"/>
            </w:tcBorders>
            <w:shd w:val="clear" w:color="auto" w:fill="FFFFFF" w:themeFill="background1"/>
            <w:noWrap/>
            <w:vAlign w:val="bottom"/>
            <w:hideMark/>
          </w:tcPr>
          <w:p w14:paraId="518C63B7"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363 (59%)</w:t>
            </w:r>
          </w:p>
        </w:tc>
        <w:tc>
          <w:tcPr>
            <w:tcW w:w="1928" w:type="dxa"/>
            <w:tcBorders>
              <w:top w:val="nil"/>
              <w:left w:val="nil"/>
              <w:bottom w:val="nil"/>
              <w:right w:val="nil"/>
            </w:tcBorders>
            <w:shd w:val="clear" w:color="auto" w:fill="FFFFFF" w:themeFill="background1"/>
            <w:noWrap/>
            <w:vAlign w:val="bottom"/>
            <w:hideMark/>
          </w:tcPr>
          <w:p w14:paraId="11DA4770"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22 (71%)</w:t>
            </w:r>
          </w:p>
        </w:tc>
      </w:tr>
      <w:tr w:rsidR="00AA4310" w:rsidRPr="00781F0F" w14:paraId="0D6C0CCE" w14:textId="77777777" w:rsidTr="712E1629">
        <w:trPr>
          <w:trHeight w:val="20"/>
          <w:jc w:val="center"/>
        </w:trPr>
        <w:tc>
          <w:tcPr>
            <w:tcW w:w="3864" w:type="dxa"/>
            <w:gridSpan w:val="2"/>
            <w:tcBorders>
              <w:left w:val="nil"/>
            </w:tcBorders>
            <w:shd w:val="clear" w:color="auto" w:fill="FFFFFF" w:themeFill="background1"/>
            <w:vAlign w:val="center"/>
            <w:hideMark/>
          </w:tcPr>
          <w:p w14:paraId="7AC4137E" w14:textId="77777777" w:rsidR="00AA4310" w:rsidRPr="00060D97" w:rsidRDefault="00AA4310" w:rsidP="712E1629">
            <w:pPr>
              <w:rPr>
                <w:rFonts w:ascii="Arial" w:eastAsia="Times New Roman" w:hAnsi="Arial" w:cs="Arial"/>
                <w:b/>
                <w:bCs/>
                <w:color w:val="333333"/>
                <w:sz w:val="22"/>
                <w:szCs w:val="22"/>
              </w:rPr>
            </w:pPr>
            <w:r w:rsidRPr="712E1629">
              <w:rPr>
                <w:rFonts w:ascii="Arial" w:eastAsia="Times New Roman" w:hAnsi="Arial" w:cs="Arial"/>
                <w:b/>
                <w:bCs/>
                <w:color w:val="333333"/>
                <w:sz w:val="22"/>
                <w:szCs w:val="22"/>
              </w:rPr>
              <w:t>COVID-19 Vaccination Intent, OR (95%</w:t>
            </w:r>
            <w:bookmarkStart w:id="76" w:name="_Int_peeg8pwg"/>
            <w:proofErr w:type="gramStart"/>
            <w:r w:rsidRPr="712E1629">
              <w:rPr>
                <w:rFonts w:ascii="Arial" w:eastAsia="Times New Roman" w:hAnsi="Arial" w:cs="Arial"/>
                <w:b/>
                <w:bCs/>
                <w:color w:val="333333"/>
                <w:sz w:val="22"/>
                <w:szCs w:val="22"/>
              </w:rPr>
              <w:t>CI)</w:t>
            </w:r>
            <w:r w:rsidRPr="712E1629">
              <w:rPr>
                <w:rFonts w:ascii="Arial" w:eastAsia="Times New Roman" w:hAnsi="Arial" w:cs="Arial"/>
                <w:i/>
                <w:iCs/>
                <w:color w:val="333333"/>
                <w:sz w:val="22"/>
                <w:szCs w:val="22"/>
                <w:vertAlign w:val="superscript"/>
              </w:rPr>
              <w:t>c</w:t>
            </w:r>
            <w:bookmarkEnd w:id="76"/>
            <w:proofErr w:type="gramEnd"/>
          </w:p>
        </w:tc>
        <w:tc>
          <w:tcPr>
            <w:tcW w:w="1356" w:type="dxa"/>
            <w:shd w:val="clear" w:color="auto" w:fill="FFFFFF" w:themeFill="background1"/>
            <w:noWrap/>
            <w:vAlign w:val="bottom"/>
            <w:hideMark/>
          </w:tcPr>
          <w:p w14:paraId="4F2CC993" w14:textId="77777777" w:rsidR="00AA4310" w:rsidRPr="00060D97" w:rsidRDefault="00AA4310"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1885" w:type="dxa"/>
            <w:shd w:val="clear" w:color="auto" w:fill="FFFFFF" w:themeFill="background1"/>
            <w:noWrap/>
            <w:vAlign w:val="bottom"/>
            <w:hideMark/>
          </w:tcPr>
          <w:p w14:paraId="043DEF89" w14:textId="77777777" w:rsidR="00AA4310" w:rsidRPr="00060D97" w:rsidRDefault="00AA4310"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1.27 (1.02, 1.60)</w:t>
            </w:r>
          </w:p>
        </w:tc>
        <w:tc>
          <w:tcPr>
            <w:tcW w:w="1966" w:type="dxa"/>
            <w:shd w:val="clear" w:color="auto" w:fill="FFFFFF" w:themeFill="background1"/>
            <w:noWrap/>
            <w:vAlign w:val="bottom"/>
            <w:hideMark/>
          </w:tcPr>
          <w:p w14:paraId="571B1A28"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0.99 (0.79, 1.24)</w:t>
            </w:r>
          </w:p>
        </w:tc>
        <w:tc>
          <w:tcPr>
            <w:tcW w:w="1459" w:type="dxa"/>
            <w:tcBorders>
              <w:right w:val="nil"/>
            </w:tcBorders>
            <w:shd w:val="clear" w:color="auto" w:fill="FFFFFF" w:themeFill="background1"/>
            <w:noWrap/>
            <w:vAlign w:val="bottom"/>
            <w:hideMark/>
          </w:tcPr>
          <w:p w14:paraId="45C763FF" w14:textId="77777777" w:rsidR="00AA4310" w:rsidRPr="00060D97" w:rsidRDefault="00AA4310"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1902" w:type="dxa"/>
            <w:tcBorders>
              <w:top w:val="nil"/>
              <w:left w:val="nil"/>
              <w:bottom w:val="nil"/>
              <w:right w:val="nil"/>
            </w:tcBorders>
            <w:shd w:val="clear" w:color="auto" w:fill="FFFFFF" w:themeFill="background1"/>
            <w:noWrap/>
            <w:vAlign w:val="bottom"/>
            <w:hideMark/>
          </w:tcPr>
          <w:p w14:paraId="0D5403F5"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1.18 (0.98, 1.42)</w:t>
            </w:r>
          </w:p>
        </w:tc>
        <w:tc>
          <w:tcPr>
            <w:tcW w:w="1928" w:type="dxa"/>
            <w:tcBorders>
              <w:top w:val="nil"/>
              <w:left w:val="nil"/>
              <w:bottom w:val="nil"/>
              <w:right w:val="nil"/>
            </w:tcBorders>
            <w:shd w:val="clear" w:color="auto" w:fill="FFFFFF" w:themeFill="background1"/>
            <w:noWrap/>
            <w:vAlign w:val="bottom"/>
            <w:hideMark/>
          </w:tcPr>
          <w:p w14:paraId="6B288B11"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0.83 (0.43, 1.61)</w:t>
            </w:r>
          </w:p>
        </w:tc>
      </w:tr>
      <w:tr w:rsidR="00AA4310" w:rsidRPr="00781F0F" w14:paraId="38234773" w14:textId="77777777" w:rsidTr="712E1629">
        <w:trPr>
          <w:trHeight w:val="20"/>
          <w:jc w:val="center"/>
        </w:trPr>
        <w:tc>
          <w:tcPr>
            <w:tcW w:w="944" w:type="dxa"/>
            <w:tcBorders>
              <w:left w:val="nil"/>
            </w:tcBorders>
            <w:shd w:val="clear" w:color="auto" w:fill="FFFFFF" w:themeFill="background1"/>
            <w:vAlign w:val="center"/>
            <w:hideMark/>
          </w:tcPr>
          <w:p w14:paraId="0533F79B"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 </w:t>
            </w:r>
          </w:p>
        </w:tc>
        <w:tc>
          <w:tcPr>
            <w:tcW w:w="2920" w:type="dxa"/>
            <w:shd w:val="clear" w:color="auto" w:fill="FFFFFF" w:themeFill="background1"/>
            <w:vAlign w:val="center"/>
            <w:hideMark/>
          </w:tcPr>
          <w:p w14:paraId="35AEB4B3"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No/Unsure</w:t>
            </w:r>
          </w:p>
        </w:tc>
        <w:tc>
          <w:tcPr>
            <w:tcW w:w="1356" w:type="dxa"/>
            <w:shd w:val="clear" w:color="auto" w:fill="FFFFFF" w:themeFill="background1"/>
            <w:noWrap/>
            <w:vAlign w:val="bottom"/>
            <w:hideMark/>
          </w:tcPr>
          <w:p w14:paraId="0A570422"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555 (37%)</w:t>
            </w:r>
          </w:p>
        </w:tc>
        <w:tc>
          <w:tcPr>
            <w:tcW w:w="1885" w:type="dxa"/>
            <w:shd w:val="clear" w:color="auto" w:fill="FFFFFF" w:themeFill="background1"/>
            <w:noWrap/>
            <w:vAlign w:val="bottom"/>
            <w:hideMark/>
          </w:tcPr>
          <w:p w14:paraId="47463C4E"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140 (32%)</w:t>
            </w:r>
          </w:p>
        </w:tc>
        <w:tc>
          <w:tcPr>
            <w:tcW w:w="1966" w:type="dxa"/>
            <w:shd w:val="clear" w:color="auto" w:fill="FFFFFF" w:themeFill="background1"/>
            <w:noWrap/>
            <w:vAlign w:val="bottom"/>
            <w:hideMark/>
          </w:tcPr>
          <w:p w14:paraId="6C845FC3"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158 (37%)</w:t>
            </w:r>
          </w:p>
        </w:tc>
        <w:tc>
          <w:tcPr>
            <w:tcW w:w="1459" w:type="dxa"/>
            <w:tcBorders>
              <w:right w:val="nil"/>
            </w:tcBorders>
            <w:shd w:val="clear" w:color="auto" w:fill="FFFFFF" w:themeFill="background1"/>
            <w:noWrap/>
            <w:vAlign w:val="bottom"/>
            <w:hideMark/>
          </w:tcPr>
          <w:p w14:paraId="2D5ABD78"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623 (38%)</w:t>
            </w:r>
          </w:p>
        </w:tc>
        <w:tc>
          <w:tcPr>
            <w:tcW w:w="1902" w:type="dxa"/>
            <w:tcBorders>
              <w:top w:val="nil"/>
              <w:left w:val="nil"/>
              <w:bottom w:val="nil"/>
              <w:right w:val="nil"/>
            </w:tcBorders>
            <w:shd w:val="clear" w:color="auto" w:fill="FFFFFF" w:themeFill="background1"/>
            <w:noWrap/>
            <w:vAlign w:val="bottom"/>
            <w:hideMark/>
          </w:tcPr>
          <w:p w14:paraId="0D23615D"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239 (34%)</w:t>
            </w:r>
          </w:p>
        </w:tc>
        <w:tc>
          <w:tcPr>
            <w:tcW w:w="1928" w:type="dxa"/>
            <w:tcBorders>
              <w:top w:val="nil"/>
              <w:left w:val="nil"/>
              <w:bottom w:val="nil"/>
              <w:right w:val="nil"/>
            </w:tcBorders>
            <w:shd w:val="clear" w:color="auto" w:fill="FFFFFF" w:themeFill="background1"/>
            <w:noWrap/>
            <w:vAlign w:val="bottom"/>
            <w:hideMark/>
          </w:tcPr>
          <w:p w14:paraId="215AEC2D"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16 (42%)</w:t>
            </w:r>
          </w:p>
        </w:tc>
      </w:tr>
      <w:tr w:rsidR="00AA4310" w:rsidRPr="00781F0F" w14:paraId="3A15FEAA" w14:textId="77777777" w:rsidTr="712E1629">
        <w:trPr>
          <w:trHeight w:val="20"/>
          <w:jc w:val="center"/>
        </w:trPr>
        <w:tc>
          <w:tcPr>
            <w:tcW w:w="944" w:type="dxa"/>
            <w:tcBorders>
              <w:left w:val="nil"/>
            </w:tcBorders>
            <w:shd w:val="clear" w:color="auto" w:fill="FFFFFF" w:themeFill="background1"/>
            <w:vAlign w:val="center"/>
            <w:hideMark/>
          </w:tcPr>
          <w:p w14:paraId="3C78DD18"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 </w:t>
            </w:r>
          </w:p>
        </w:tc>
        <w:tc>
          <w:tcPr>
            <w:tcW w:w="2920" w:type="dxa"/>
            <w:shd w:val="clear" w:color="auto" w:fill="FFFFFF" w:themeFill="background1"/>
            <w:vAlign w:val="center"/>
            <w:hideMark/>
          </w:tcPr>
          <w:p w14:paraId="03C6C527"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Yes</w:t>
            </w:r>
          </w:p>
        </w:tc>
        <w:tc>
          <w:tcPr>
            <w:tcW w:w="1356" w:type="dxa"/>
            <w:shd w:val="clear" w:color="auto" w:fill="FFFFFF" w:themeFill="background1"/>
            <w:noWrap/>
            <w:vAlign w:val="bottom"/>
            <w:hideMark/>
          </w:tcPr>
          <w:p w14:paraId="7B861E10"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942 (63%)</w:t>
            </w:r>
          </w:p>
        </w:tc>
        <w:tc>
          <w:tcPr>
            <w:tcW w:w="1885" w:type="dxa"/>
            <w:shd w:val="clear" w:color="auto" w:fill="FFFFFF" w:themeFill="background1"/>
            <w:noWrap/>
            <w:vAlign w:val="bottom"/>
            <w:hideMark/>
          </w:tcPr>
          <w:p w14:paraId="633C5527"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302 (68%)</w:t>
            </w:r>
          </w:p>
        </w:tc>
        <w:tc>
          <w:tcPr>
            <w:tcW w:w="1966" w:type="dxa"/>
            <w:shd w:val="clear" w:color="auto" w:fill="FFFFFF" w:themeFill="background1"/>
            <w:noWrap/>
            <w:vAlign w:val="bottom"/>
            <w:hideMark/>
          </w:tcPr>
          <w:p w14:paraId="1C9BB76D"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266 (63%)</w:t>
            </w:r>
          </w:p>
        </w:tc>
        <w:tc>
          <w:tcPr>
            <w:tcW w:w="1459" w:type="dxa"/>
            <w:tcBorders>
              <w:right w:val="nil"/>
            </w:tcBorders>
            <w:shd w:val="clear" w:color="auto" w:fill="FFFFFF" w:themeFill="background1"/>
            <w:noWrap/>
            <w:vAlign w:val="bottom"/>
            <w:hideMark/>
          </w:tcPr>
          <w:p w14:paraId="1CD8868C"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1,035 (62%)</w:t>
            </w:r>
          </w:p>
        </w:tc>
        <w:tc>
          <w:tcPr>
            <w:tcW w:w="1902" w:type="dxa"/>
            <w:tcBorders>
              <w:top w:val="nil"/>
              <w:left w:val="nil"/>
              <w:bottom w:val="nil"/>
              <w:right w:val="nil"/>
            </w:tcBorders>
            <w:shd w:val="clear" w:color="auto" w:fill="FFFFFF" w:themeFill="background1"/>
            <w:noWrap/>
            <w:vAlign w:val="bottom"/>
            <w:hideMark/>
          </w:tcPr>
          <w:p w14:paraId="39AE7A4F"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469 (66%)</w:t>
            </w:r>
          </w:p>
        </w:tc>
        <w:tc>
          <w:tcPr>
            <w:tcW w:w="1928" w:type="dxa"/>
            <w:tcBorders>
              <w:top w:val="nil"/>
              <w:left w:val="nil"/>
              <w:bottom w:val="nil"/>
              <w:right w:val="nil"/>
            </w:tcBorders>
            <w:shd w:val="clear" w:color="auto" w:fill="FFFFFF" w:themeFill="background1"/>
            <w:noWrap/>
            <w:vAlign w:val="bottom"/>
            <w:hideMark/>
          </w:tcPr>
          <w:p w14:paraId="7596ED2E"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22 (58%)</w:t>
            </w:r>
          </w:p>
        </w:tc>
      </w:tr>
      <w:tr w:rsidR="00AA4310" w:rsidRPr="00781F0F" w14:paraId="6914B30F" w14:textId="77777777" w:rsidTr="712E1629">
        <w:trPr>
          <w:trHeight w:val="20"/>
          <w:jc w:val="center"/>
        </w:trPr>
        <w:tc>
          <w:tcPr>
            <w:tcW w:w="3864" w:type="dxa"/>
            <w:gridSpan w:val="2"/>
            <w:tcBorders>
              <w:left w:val="nil"/>
            </w:tcBorders>
            <w:shd w:val="clear" w:color="auto" w:fill="FFFFFF" w:themeFill="background1"/>
            <w:vAlign w:val="center"/>
            <w:hideMark/>
          </w:tcPr>
          <w:p w14:paraId="78D78A75" w14:textId="77777777" w:rsidR="00AA4310" w:rsidRPr="00060D97" w:rsidRDefault="00AA4310" w:rsidP="712E1629">
            <w:pPr>
              <w:rPr>
                <w:rFonts w:ascii="Arial" w:eastAsia="Times New Roman" w:hAnsi="Arial" w:cs="Arial"/>
                <w:b/>
                <w:bCs/>
                <w:color w:val="333333"/>
                <w:sz w:val="22"/>
                <w:szCs w:val="22"/>
              </w:rPr>
            </w:pPr>
            <w:r w:rsidRPr="712E1629">
              <w:rPr>
                <w:rFonts w:ascii="Arial" w:eastAsia="Times New Roman" w:hAnsi="Arial" w:cs="Arial"/>
                <w:b/>
                <w:bCs/>
                <w:color w:val="333333"/>
                <w:sz w:val="22"/>
                <w:szCs w:val="22"/>
              </w:rPr>
              <w:t>HPV Vaccination Receipt (Any Doses), OR (95%</w:t>
            </w:r>
            <w:bookmarkStart w:id="77" w:name="_Int_boDmWsfh"/>
            <w:proofErr w:type="gramStart"/>
            <w:r w:rsidRPr="712E1629">
              <w:rPr>
                <w:rFonts w:ascii="Arial" w:eastAsia="Times New Roman" w:hAnsi="Arial" w:cs="Arial"/>
                <w:b/>
                <w:bCs/>
                <w:color w:val="333333"/>
                <w:sz w:val="22"/>
                <w:szCs w:val="22"/>
              </w:rPr>
              <w:t>CI)</w:t>
            </w:r>
            <w:r w:rsidRPr="712E1629">
              <w:rPr>
                <w:rFonts w:ascii="Arial" w:eastAsia="Times New Roman" w:hAnsi="Arial" w:cs="Arial"/>
                <w:i/>
                <w:iCs/>
                <w:color w:val="333333"/>
                <w:sz w:val="22"/>
                <w:szCs w:val="22"/>
                <w:vertAlign w:val="superscript"/>
              </w:rPr>
              <w:t>c</w:t>
            </w:r>
            <w:bookmarkEnd w:id="77"/>
            <w:proofErr w:type="gramEnd"/>
          </w:p>
        </w:tc>
        <w:tc>
          <w:tcPr>
            <w:tcW w:w="1356" w:type="dxa"/>
            <w:shd w:val="clear" w:color="auto" w:fill="FFFFFF" w:themeFill="background1"/>
            <w:noWrap/>
            <w:vAlign w:val="bottom"/>
            <w:hideMark/>
          </w:tcPr>
          <w:p w14:paraId="7FE7AE60" w14:textId="77777777" w:rsidR="00AA4310" w:rsidRPr="00060D97" w:rsidRDefault="00AA4310"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1885" w:type="dxa"/>
            <w:shd w:val="clear" w:color="auto" w:fill="FFFFFF" w:themeFill="background1"/>
            <w:noWrap/>
            <w:vAlign w:val="bottom"/>
            <w:hideMark/>
          </w:tcPr>
          <w:p w14:paraId="76198D16"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0.94 (0.75, 1.17)</w:t>
            </w:r>
          </w:p>
        </w:tc>
        <w:tc>
          <w:tcPr>
            <w:tcW w:w="1966" w:type="dxa"/>
            <w:shd w:val="clear" w:color="auto" w:fill="FFFFFF" w:themeFill="background1"/>
            <w:noWrap/>
            <w:vAlign w:val="bottom"/>
            <w:hideMark/>
          </w:tcPr>
          <w:p w14:paraId="4D467AB4" w14:textId="77777777" w:rsidR="00AA4310" w:rsidRPr="00060D97" w:rsidRDefault="00AA4310"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1.32 (1.05, 1.67)</w:t>
            </w:r>
          </w:p>
        </w:tc>
        <w:tc>
          <w:tcPr>
            <w:tcW w:w="1459" w:type="dxa"/>
            <w:tcBorders>
              <w:right w:val="nil"/>
            </w:tcBorders>
            <w:shd w:val="clear" w:color="auto" w:fill="FFFFFF" w:themeFill="background1"/>
            <w:noWrap/>
            <w:vAlign w:val="bottom"/>
            <w:hideMark/>
          </w:tcPr>
          <w:p w14:paraId="23DE3305" w14:textId="77777777" w:rsidR="00AA4310" w:rsidRPr="00060D97" w:rsidRDefault="00AA4310"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1902" w:type="dxa"/>
            <w:tcBorders>
              <w:top w:val="nil"/>
              <w:left w:val="nil"/>
              <w:bottom w:val="nil"/>
              <w:right w:val="nil"/>
            </w:tcBorders>
            <w:shd w:val="clear" w:color="auto" w:fill="FFFFFF" w:themeFill="background1"/>
            <w:noWrap/>
            <w:vAlign w:val="bottom"/>
            <w:hideMark/>
          </w:tcPr>
          <w:p w14:paraId="1E580250" w14:textId="77777777" w:rsidR="00AA4310" w:rsidRPr="00060D97" w:rsidRDefault="00AA4310"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0.45 (0.37, 0.54)</w:t>
            </w:r>
          </w:p>
        </w:tc>
        <w:tc>
          <w:tcPr>
            <w:tcW w:w="1928" w:type="dxa"/>
            <w:tcBorders>
              <w:top w:val="nil"/>
              <w:left w:val="nil"/>
              <w:bottom w:val="nil"/>
              <w:right w:val="nil"/>
            </w:tcBorders>
            <w:shd w:val="clear" w:color="auto" w:fill="FFFFFF" w:themeFill="background1"/>
            <w:noWrap/>
            <w:vAlign w:val="bottom"/>
            <w:hideMark/>
          </w:tcPr>
          <w:p w14:paraId="315D7315"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1.10 (0.54, 2.35)</w:t>
            </w:r>
          </w:p>
        </w:tc>
      </w:tr>
      <w:tr w:rsidR="00AA4310" w:rsidRPr="00781F0F" w14:paraId="24E29E24" w14:textId="77777777" w:rsidTr="712E1629">
        <w:trPr>
          <w:trHeight w:val="20"/>
          <w:jc w:val="center"/>
        </w:trPr>
        <w:tc>
          <w:tcPr>
            <w:tcW w:w="944" w:type="dxa"/>
            <w:tcBorders>
              <w:left w:val="nil"/>
            </w:tcBorders>
            <w:shd w:val="clear" w:color="auto" w:fill="FFFFFF" w:themeFill="background1"/>
            <w:vAlign w:val="center"/>
            <w:hideMark/>
          </w:tcPr>
          <w:p w14:paraId="5A263CC2"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 </w:t>
            </w:r>
          </w:p>
        </w:tc>
        <w:tc>
          <w:tcPr>
            <w:tcW w:w="2920" w:type="dxa"/>
            <w:shd w:val="clear" w:color="auto" w:fill="FFFFFF" w:themeFill="background1"/>
            <w:vAlign w:val="center"/>
            <w:hideMark/>
          </w:tcPr>
          <w:p w14:paraId="07F5D76A"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No/Unsure</w:t>
            </w:r>
          </w:p>
        </w:tc>
        <w:tc>
          <w:tcPr>
            <w:tcW w:w="1356" w:type="dxa"/>
            <w:shd w:val="clear" w:color="auto" w:fill="FFFFFF" w:themeFill="background1"/>
            <w:noWrap/>
            <w:vAlign w:val="bottom"/>
            <w:hideMark/>
          </w:tcPr>
          <w:p w14:paraId="7D55B76D"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664 (48%)</w:t>
            </w:r>
          </w:p>
        </w:tc>
        <w:tc>
          <w:tcPr>
            <w:tcW w:w="1885" w:type="dxa"/>
            <w:shd w:val="clear" w:color="auto" w:fill="FFFFFF" w:themeFill="background1"/>
            <w:noWrap/>
            <w:vAlign w:val="bottom"/>
            <w:hideMark/>
          </w:tcPr>
          <w:p w14:paraId="5C6ABA18"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192 (49%)</w:t>
            </w:r>
          </w:p>
        </w:tc>
        <w:tc>
          <w:tcPr>
            <w:tcW w:w="1966" w:type="dxa"/>
            <w:shd w:val="clear" w:color="auto" w:fill="FFFFFF" w:themeFill="background1"/>
            <w:noWrap/>
            <w:vAlign w:val="bottom"/>
            <w:hideMark/>
          </w:tcPr>
          <w:p w14:paraId="05722156"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153 (41%)</w:t>
            </w:r>
          </w:p>
        </w:tc>
        <w:tc>
          <w:tcPr>
            <w:tcW w:w="1459" w:type="dxa"/>
            <w:tcBorders>
              <w:right w:val="nil"/>
            </w:tcBorders>
            <w:shd w:val="clear" w:color="auto" w:fill="FFFFFF" w:themeFill="background1"/>
            <w:noWrap/>
            <w:vAlign w:val="bottom"/>
            <w:hideMark/>
          </w:tcPr>
          <w:p w14:paraId="067581F7"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631 (41%)</w:t>
            </w:r>
          </w:p>
        </w:tc>
        <w:tc>
          <w:tcPr>
            <w:tcW w:w="1902" w:type="dxa"/>
            <w:tcBorders>
              <w:top w:val="nil"/>
              <w:left w:val="nil"/>
              <w:bottom w:val="nil"/>
              <w:right w:val="nil"/>
            </w:tcBorders>
            <w:shd w:val="clear" w:color="auto" w:fill="FFFFFF" w:themeFill="background1"/>
            <w:noWrap/>
            <w:vAlign w:val="bottom"/>
            <w:hideMark/>
          </w:tcPr>
          <w:p w14:paraId="65078A2A"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377 (61%)</w:t>
            </w:r>
          </w:p>
        </w:tc>
        <w:tc>
          <w:tcPr>
            <w:tcW w:w="1928" w:type="dxa"/>
            <w:tcBorders>
              <w:top w:val="nil"/>
              <w:left w:val="nil"/>
              <w:bottom w:val="nil"/>
              <w:right w:val="nil"/>
            </w:tcBorders>
            <w:shd w:val="clear" w:color="auto" w:fill="FFFFFF" w:themeFill="background1"/>
            <w:noWrap/>
            <w:vAlign w:val="bottom"/>
            <w:hideMark/>
          </w:tcPr>
          <w:p w14:paraId="6D4C5841"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12 (39%)</w:t>
            </w:r>
          </w:p>
        </w:tc>
      </w:tr>
      <w:tr w:rsidR="00AA4310" w:rsidRPr="00781F0F" w14:paraId="578CB34B" w14:textId="77777777" w:rsidTr="712E1629">
        <w:trPr>
          <w:trHeight w:val="20"/>
          <w:jc w:val="center"/>
        </w:trPr>
        <w:tc>
          <w:tcPr>
            <w:tcW w:w="944" w:type="dxa"/>
            <w:tcBorders>
              <w:left w:val="nil"/>
              <w:bottom w:val="single" w:sz="8" w:space="0" w:color="757171"/>
            </w:tcBorders>
            <w:shd w:val="clear" w:color="auto" w:fill="FFFFFF" w:themeFill="background1"/>
            <w:vAlign w:val="center"/>
            <w:hideMark/>
          </w:tcPr>
          <w:p w14:paraId="24D98D8B"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 </w:t>
            </w:r>
          </w:p>
        </w:tc>
        <w:tc>
          <w:tcPr>
            <w:tcW w:w="2920" w:type="dxa"/>
            <w:tcBorders>
              <w:bottom w:val="single" w:sz="8" w:space="0" w:color="757171"/>
            </w:tcBorders>
            <w:shd w:val="clear" w:color="auto" w:fill="FFFFFF" w:themeFill="background1"/>
            <w:vAlign w:val="center"/>
            <w:hideMark/>
          </w:tcPr>
          <w:p w14:paraId="4917C564" w14:textId="77777777" w:rsidR="00AA4310" w:rsidRPr="00060D97" w:rsidRDefault="00AA4310"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Yes</w:t>
            </w:r>
          </w:p>
        </w:tc>
        <w:tc>
          <w:tcPr>
            <w:tcW w:w="1356" w:type="dxa"/>
            <w:tcBorders>
              <w:bottom w:val="single" w:sz="8" w:space="0" w:color="757171"/>
            </w:tcBorders>
            <w:shd w:val="clear" w:color="auto" w:fill="FFFFFF" w:themeFill="background1"/>
            <w:noWrap/>
            <w:vAlign w:val="bottom"/>
            <w:hideMark/>
          </w:tcPr>
          <w:p w14:paraId="2FFC7A80"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730 (52%)</w:t>
            </w:r>
          </w:p>
        </w:tc>
        <w:tc>
          <w:tcPr>
            <w:tcW w:w="1885" w:type="dxa"/>
            <w:tcBorders>
              <w:bottom w:val="single" w:sz="8" w:space="0" w:color="757171"/>
            </w:tcBorders>
            <w:shd w:val="clear" w:color="auto" w:fill="FFFFFF" w:themeFill="background1"/>
            <w:noWrap/>
            <w:vAlign w:val="bottom"/>
            <w:hideMark/>
          </w:tcPr>
          <w:p w14:paraId="03F44CEE"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198 (51%)</w:t>
            </w:r>
          </w:p>
        </w:tc>
        <w:tc>
          <w:tcPr>
            <w:tcW w:w="1966" w:type="dxa"/>
            <w:tcBorders>
              <w:bottom w:val="single" w:sz="8" w:space="0" w:color="757171"/>
            </w:tcBorders>
            <w:shd w:val="clear" w:color="auto" w:fill="FFFFFF" w:themeFill="background1"/>
            <w:noWrap/>
            <w:vAlign w:val="bottom"/>
            <w:hideMark/>
          </w:tcPr>
          <w:p w14:paraId="4E38046D"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222 (59%)</w:t>
            </w:r>
          </w:p>
        </w:tc>
        <w:tc>
          <w:tcPr>
            <w:tcW w:w="1459" w:type="dxa"/>
            <w:tcBorders>
              <w:bottom w:val="single" w:sz="8" w:space="0" w:color="757171"/>
              <w:right w:val="nil"/>
            </w:tcBorders>
            <w:shd w:val="clear" w:color="auto" w:fill="FFFFFF" w:themeFill="background1"/>
            <w:noWrap/>
            <w:vAlign w:val="bottom"/>
            <w:hideMark/>
          </w:tcPr>
          <w:p w14:paraId="560EABC1"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905 (59%)</w:t>
            </w:r>
          </w:p>
        </w:tc>
        <w:tc>
          <w:tcPr>
            <w:tcW w:w="1902" w:type="dxa"/>
            <w:tcBorders>
              <w:top w:val="nil"/>
              <w:left w:val="nil"/>
              <w:bottom w:val="single" w:sz="8" w:space="0" w:color="757171"/>
              <w:right w:val="nil"/>
            </w:tcBorders>
            <w:shd w:val="clear" w:color="auto" w:fill="FFFFFF" w:themeFill="background1"/>
            <w:noWrap/>
            <w:vAlign w:val="bottom"/>
            <w:hideMark/>
          </w:tcPr>
          <w:p w14:paraId="0BDFE302"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243 (39%)</w:t>
            </w:r>
          </w:p>
        </w:tc>
        <w:tc>
          <w:tcPr>
            <w:tcW w:w="1928" w:type="dxa"/>
            <w:tcBorders>
              <w:top w:val="nil"/>
              <w:left w:val="nil"/>
              <w:bottom w:val="single" w:sz="8" w:space="0" w:color="757171"/>
              <w:right w:val="nil"/>
            </w:tcBorders>
            <w:shd w:val="clear" w:color="auto" w:fill="FFFFFF" w:themeFill="background1"/>
            <w:noWrap/>
            <w:vAlign w:val="bottom"/>
            <w:hideMark/>
          </w:tcPr>
          <w:p w14:paraId="271479AD" w14:textId="77777777" w:rsidR="00AA4310" w:rsidRPr="00060D97" w:rsidRDefault="00AA4310"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19 (61%)</w:t>
            </w:r>
          </w:p>
        </w:tc>
      </w:tr>
      <w:tr w:rsidR="00AA4310" w:rsidRPr="00781F0F" w14:paraId="3366864F" w14:textId="77777777" w:rsidTr="712E1629">
        <w:trPr>
          <w:trHeight w:val="20"/>
          <w:jc w:val="center"/>
        </w:trPr>
        <w:tc>
          <w:tcPr>
            <w:tcW w:w="14328" w:type="dxa"/>
            <w:gridSpan w:val="8"/>
            <w:tcBorders>
              <w:top w:val="nil"/>
              <w:left w:val="nil"/>
              <w:bottom w:val="nil"/>
              <w:right w:val="nil"/>
            </w:tcBorders>
            <w:shd w:val="clear" w:color="auto" w:fill="FFFFFF" w:themeFill="background1"/>
            <w:vAlign w:val="center"/>
            <w:hideMark/>
          </w:tcPr>
          <w:p w14:paraId="4BC72F18" w14:textId="77777777" w:rsidR="00AA4310" w:rsidRPr="00E2059D" w:rsidRDefault="00AA4310" w:rsidP="000F175F">
            <w:pPr>
              <w:rPr>
                <w:rFonts w:ascii="Arial" w:eastAsia="Times New Roman" w:hAnsi="Arial" w:cs="Arial"/>
                <w:color w:val="333333"/>
                <w:sz w:val="18"/>
                <w:szCs w:val="18"/>
              </w:rPr>
            </w:pPr>
            <w:bookmarkStart w:id="78" w:name="_Int_cOBxfph4"/>
            <w:proofErr w:type="gramStart"/>
            <w:r w:rsidRPr="712E1629">
              <w:rPr>
                <w:rFonts w:ascii="Arial" w:eastAsia="Times New Roman" w:hAnsi="Arial" w:cs="Arial"/>
                <w:i/>
                <w:iCs/>
                <w:color w:val="333333"/>
                <w:sz w:val="18"/>
                <w:szCs w:val="18"/>
                <w:vertAlign w:val="superscript"/>
              </w:rPr>
              <w:t>a</w:t>
            </w:r>
            <w:bookmarkEnd w:id="78"/>
            <w:proofErr w:type="gramEnd"/>
            <w:r w:rsidRPr="712E1629">
              <w:rPr>
                <w:rFonts w:ascii="Arial" w:eastAsia="Times New Roman" w:hAnsi="Arial" w:cs="Arial"/>
                <w:color w:val="333333"/>
                <w:sz w:val="18"/>
                <w:szCs w:val="18"/>
              </w:rPr>
              <w:t xml:space="preserve"> Odds of high trust (regarding vaccination or medical information) in health authorities (providers, physicians, health authorities, and government agencies) compared with young adult counterpart, based on composite score median. Directed acyclic graph (DAG) indicated crude ORs as minimally sufficient for estimating the total effect of race and ethnicity on vaccine intent and dimensions of vaccine hesitancy.</w:t>
            </w:r>
          </w:p>
        </w:tc>
      </w:tr>
      <w:tr w:rsidR="00AA4310" w:rsidRPr="00781F0F" w14:paraId="215F200F" w14:textId="77777777" w:rsidTr="712E1629">
        <w:trPr>
          <w:trHeight w:val="20"/>
          <w:jc w:val="center"/>
        </w:trPr>
        <w:tc>
          <w:tcPr>
            <w:tcW w:w="14328" w:type="dxa"/>
            <w:gridSpan w:val="8"/>
            <w:tcBorders>
              <w:top w:val="nil"/>
              <w:left w:val="nil"/>
              <w:bottom w:val="nil"/>
              <w:right w:val="nil"/>
            </w:tcBorders>
            <w:shd w:val="clear" w:color="auto" w:fill="auto"/>
            <w:vAlign w:val="bottom"/>
            <w:hideMark/>
          </w:tcPr>
          <w:p w14:paraId="7F3B4F53" w14:textId="4E8CAFFF" w:rsidR="00AA4310" w:rsidRPr="00E2059D" w:rsidRDefault="00AA4310" w:rsidP="000F175F">
            <w:pPr>
              <w:rPr>
                <w:rFonts w:ascii="Arial" w:eastAsia="Times New Roman" w:hAnsi="Arial" w:cs="Arial"/>
                <w:color w:val="000000"/>
                <w:sz w:val="18"/>
                <w:szCs w:val="18"/>
              </w:rPr>
            </w:pPr>
            <w:r w:rsidRPr="00E2059D">
              <w:rPr>
                <w:rFonts w:ascii="Arial" w:eastAsia="Times New Roman" w:hAnsi="Arial" w:cs="Arial"/>
                <w:i/>
                <w:color w:val="000000"/>
                <w:sz w:val="18"/>
                <w:szCs w:val="18"/>
                <w:vertAlign w:val="superscript"/>
              </w:rPr>
              <w:t>b</w:t>
            </w:r>
            <w:r w:rsidRPr="00E2059D">
              <w:rPr>
                <w:rFonts w:ascii="Arial" w:eastAsia="Times New Roman" w:hAnsi="Arial" w:cs="Arial"/>
                <w:color w:val="000000"/>
                <w:sz w:val="18"/>
                <w:szCs w:val="18"/>
              </w:rPr>
              <w:t xml:space="preserve"> Odds of high vaccine hesitancy by race and ethnicity or gender compared to Not-Hispanic </w:t>
            </w:r>
            <w:r w:rsidR="001A669D" w:rsidRPr="00E2059D">
              <w:rPr>
                <w:rFonts w:ascii="Arial" w:eastAsia="Times New Roman" w:hAnsi="Arial" w:cs="Arial"/>
                <w:color w:val="000000"/>
                <w:sz w:val="18"/>
                <w:szCs w:val="18"/>
              </w:rPr>
              <w:t>White/Caucasian</w:t>
            </w:r>
            <w:r w:rsidRPr="00E2059D">
              <w:rPr>
                <w:rFonts w:ascii="Arial" w:eastAsia="Times New Roman" w:hAnsi="Arial" w:cs="Arial"/>
                <w:color w:val="000000"/>
                <w:sz w:val="18"/>
                <w:szCs w:val="18"/>
              </w:rPr>
              <w:t xml:space="preserve"> or female young adults. DAG indicated crude ORs as minimally sufficient for estimating the total effect.</w:t>
            </w:r>
          </w:p>
        </w:tc>
      </w:tr>
      <w:tr w:rsidR="00AA4310" w:rsidRPr="00781F0F" w14:paraId="7A6F2B00" w14:textId="77777777" w:rsidTr="712E1629">
        <w:trPr>
          <w:trHeight w:val="20"/>
          <w:jc w:val="center"/>
        </w:trPr>
        <w:tc>
          <w:tcPr>
            <w:tcW w:w="14328" w:type="dxa"/>
            <w:gridSpan w:val="8"/>
            <w:tcBorders>
              <w:top w:val="nil"/>
              <w:left w:val="nil"/>
              <w:bottom w:val="nil"/>
              <w:right w:val="nil"/>
            </w:tcBorders>
            <w:shd w:val="clear" w:color="auto" w:fill="auto"/>
            <w:vAlign w:val="bottom"/>
            <w:hideMark/>
          </w:tcPr>
          <w:p w14:paraId="595DB17F" w14:textId="2DF33721" w:rsidR="00AA4310" w:rsidRPr="00E2059D" w:rsidRDefault="00AA4310" w:rsidP="000F175F">
            <w:pPr>
              <w:rPr>
                <w:rFonts w:ascii="Arial" w:eastAsia="Times New Roman" w:hAnsi="Arial" w:cs="Arial"/>
                <w:color w:val="000000"/>
                <w:sz w:val="18"/>
                <w:szCs w:val="18"/>
              </w:rPr>
            </w:pPr>
            <w:r w:rsidRPr="00E2059D">
              <w:rPr>
                <w:rFonts w:ascii="Arial" w:eastAsia="Times New Roman" w:hAnsi="Arial" w:cs="Arial"/>
                <w:color w:val="000000"/>
                <w:sz w:val="18"/>
                <w:szCs w:val="18"/>
                <w:vertAlign w:val="superscript"/>
              </w:rPr>
              <w:t>c</w:t>
            </w:r>
            <w:r w:rsidRPr="00E2059D">
              <w:rPr>
                <w:rFonts w:ascii="Arial" w:eastAsia="Times New Roman" w:hAnsi="Arial" w:cs="Arial"/>
                <w:color w:val="000000"/>
                <w:sz w:val="18"/>
                <w:szCs w:val="18"/>
              </w:rPr>
              <w:t xml:space="preserve"> Odds of "yes" by race and ethnicity or gender, compared to Not-Hispanic </w:t>
            </w:r>
            <w:r w:rsidR="001A669D" w:rsidRPr="00E2059D">
              <w:rPr>
                <w:rFonts w:ascii="Arial" w:eastAsia="Times New Roman" w:hAnsi="Arial" w:cs="Arial"/>
                <w:color w:val="000000"/>
                <w:sz w:val="18"/>
                <w:szCs w:val="18"/>
              </w:rPr>
              <w:t>White/Caucasian</w:t>
            </w:r>
            <w:r w:rsidRPr="00E2059D">
              <w:rPr>
                <w:rFonts w:ascii="Arial" w:eastAsia="Times New Roman" w:hAnsi="Arial" w:cs="Arial"/>
                <w:color w:val="000000"/>
                <w:sz w:val="18"/>
                <w:szCs w:val="18"/>
              </w:rPr>
              <w:t xml:space="preserve"> or female young adults. DAG indicated crude ORs as minimally sufficient for estimating the total effect.</w:t>
            </w:r>
          </w:p>
        </w:tc>
      </w:tr>
    </w:tbl>
    <w:p w14:paraId="1A516692" w14:textId="77777777" w:rsidR="00E256DE" w:rsidRPr="00E2059D" w:rsidRDefault="00E256DE" w:rsidP="00E256DE">
      <w:pPr>
        <w:rPr>
          <w:rFonts w:ascii="Arial" w:hAnsi="Arial" w:cs="Arial"/>
        </w:rPr>
      </w:pPr>
    </w:p>
    <w:p w14:paraId="74E8133C" w14:textId="77777777" w:rsidR="00AA4310" w:rsidRDefault="00AA4310" w:rsidP="00E256DE"/>
    <w:tbl>
      <w:tblPr>
        <w:tblW w:w="14220" w:type="dxa"/>
        <w:jc w:val="center"/>
        <w:tblLayout w:type="fixed"/>
        <w:tblCellMar>
          <w:left w:w="0" w:type="dxa"/>
          <w:right w:w="0" w:type="dxa"/>
        </w:tblCellMar>
        <w:tblLook w:val="04A0" w:firstRow="1" w:lastRow="0" w:firstColumn="1" w:lastColumn="0" w:noHBand="0" w:noVBand="1"/>
      </w:tblPr>
      <w:tblGrid>
        <w:gridCol w:w="1136"/>
        <w:gridCol w:w="3274"/>
        <w:gridCol w:w="1170"/>
        <w:gridCol w:w="2160"/>
        <w:gridCol w:w="1170"/>
        <w:gridCol w:w="2070"/>
        <w:gridCol w:w="1080"/>
        <w:gridCol w:w="2160"/>
      </w:tblGrid>
      <w:tr w:rsidR="00B144EE" w:rsidRPr="00D53FB1" w14:paraId="1C251700" w14:textId="77777777" w:rsidTr="712E1629">
        <w:trPr>
          <w:trHeight w:val="20"/>
          <w:jc w:val="center"/>
        </w:trPr>
        <w:tc>
          <w:tcPr>
            <w:tcW w:w="14220" w:type="dxa"/>
            <w:gridSpan w:val="8"/>
            <w:tcBorders>
              <w:top w:val="nil"/>
              <w:left w:val="nil"/>
              <w:bottom w:val="nil"/>
              <w:right w:val="nil"/>
            </w:tcBorders>
            <w:shd w:val="clear" w:color="auto" w:fill="FFFFFF" w:themeFill="background1"/>
            <w:vAlign w:val="center"/>
            <w:hideMark/>
          </w:tcPr>
          <w:p w14:paraId="081B58AA" w14:textId="645F6112" w:rsidR="00B144EE" w:rsidRPr="00060D97" w:rsidRDefault="00B144EE" w:rsidP="000F175F">
            <w:pPr>
              <w:rPr>
                <w:rFonts w:ascii="Arial" w:eastAsia="Times New Roman" w:hAnsi="Arial" w:cs="Arial"/>
                <w:b/>
                <w:color w:val="000000"/>
                <w:sz w:val="22"/>
                <w:szCs w:val="22"/>
              </w:rPr>
            </w:pPr>
            <w:r w:rsidRPr="00060D97">
              <w:rPr>
                <w:rFonts w:ascii="Arial" w:eastAsia="Times New Roman" w:hAnsi="Arial" w:cs="Arial"/>
                <w:b/>
                <w:color w:val="000000"/>
                <w:sz w:val="22"/>
                <w:szCs w:val="22"/>
              </w:rPr>
              <w:lastRenderedPageBreak/>
              <w:t xml:space="preserve">Table </w:t>
            </w:r>
            <w:r w:rsidR="00164C02" w:rsidRPr="00060D97">
              <w:rPr>
                <w:rFonts w:ascii="Arial" w:eastAsia="Times New Roman" w:hAnsi="Arial" w:cs="Arial"/>
                <w:b/>
                <w:color w:val="000000"/>
                <w:sz w:val="22"/>
                <w:szCs w:val="22"/>
              </w:rPr>
              <w:t>4</w:t>
            </w:r>
            <w:r w:rsidRPr="00060D97">
              <w:rPr>
                <w:rFonts w:ascii="Arial" w:eastAsia="Times New Roman" w:hAnsi="Arial" w:cs="Arial"/>
                <w:b/>
                <w:color w:val="000000"/>
                <w:sz w:val="22"/>
                <w:szCs w:val="22"/>
              </w:rPr>
              <w:t>. Rurality, immunization, and dimensions of HPV vaccine trust among young adults (YAs) in the western U.S., 2020-2021</w:t>
            </w:r>
          </w:p>
        </w:tc>
      </w:tr>
      <w:tr w:rsidR="005B54A8" w:rsidRPr="00D53FB1" w14:paraId="18B6723D" w14:textId="77777777" w:rsidTr="712E1629">
        <w:trPr>
          <w:trHeight w:val="20"/>
          <w:jc w:val="center"/>
        </w:trPr>
        <w:tc>
          <w:tcPr>
            <w:tcW w:w="1136" w:type="dxa"/>
            <w:tcBorders>
              <w:top w:val="nil"/>
              <w:left w:val="nil"/>
              <w:bottom w:val="nil"/>
              <w:right w:val="nil"/>
            </w:tcBorders>
            <w:shd w:val="clear" w:color="auto" w:fill="FFFFFF" w:themeFill="background1"/>
            <w:vAlign w:val="center"/>
            <w:hideMark/>
          </w:tcPr>
          <w:p w14:paraId="55F0190A" w14:textId="77777777" w:rsidR="005B54A8" w:rsidRPr="00060D97" w:rsidRDefault="005B54A8"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 </w:t>
            </w:r>
          </w:p>
        </w:tc>
        <w:tc>
          <w:tcPr>
            <w:tcW w:w="3274" w:type="dxa"/>
            <w:tcBorders>
              <w:top w:val="nil"/>
              <w:left w:val="nil"/>
              <w:bottom w:val="nil"/>
              <w:right w:val="nil"/>
            </w:tcBorders>
            <w:shd w:val="clear" w:color="auto" w:fill="FFFFFF" w:themeFill="background1"/>
            <w:vAlign w:val="center"/>
            <w:hideMark/>
          </w:tcPr>
          <w:p w14:paraId="76FD7DC1" w14:textId="77777777" w:rsidR="005B54A8" w:rsidRPr="00060D97" w:rsidRDefault="005B54A8"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 </w:t>
            </w:r>
          </w:p>
        </w:tc>
        <w:tc>
          <w:tcPr>
            <w:tcW w:w="3330" w:type="dxa"/>
            <w:gridSpan w:val="2"/>
            <w:tcBorders>
              <w:top w:val="nil"/>
              <w:left w:val="nil"/>
              <w:bottom w:val="single" w:sz="12" w:space="0" w:color="D3D3D3"/>
              <w:right w:val="nil"/>
            </w:tcBorders>
            <w:shd w:val="clear" w:color="auto" w:fill="FFFFFF" w:themeFill="background1"/>
            <w:vAlign w:val="center"/>
            <w:hideMark/>
          </w:tcPr>
          <w:p w14:paraId="06C300BA" w14:textId="77777777" w:rsidR="005B54A8" w:rsidRPr="00060D97" w:rsidRDefault="005B54A8"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Hispanic YAs</w:t>
            </w:r>
          </w:p>
        </w:tc>
        <w:tc>
          <w:tcPr>
            <w:tcW w:w="3240" w:type="dxa"/>
            <w:gridSpan w:val="2"/>
            <w:tcBorders>
              <w:top w:val="nil"/>
              <w:left w:val="nil"/>
              <w:bottom w:val="single" w:sz="12" w:space="0" w:color="D3D3D3"/>
              <w:right w:val="nil"/>
            </w:tcBorders>
            <w:shd w:val="clear" w:color="auto" w:fill="FFFFFF" w:themeFill="background1"/>
            <w:vAlign w:val="center"/>
            <w:hideMark/>
          </w:tcPr>
          <w:p w14:paraId="01FF9526" w14:textId="77777777" w:rsidR="005B54A8" w:rsidRPr="00060D97" w:rsidRDefault="005B54A8"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Female YAs</w:t>
            </w:r>
          </w:p>
        </w:tc>
        <w:tc>
          <w:tcPr>
            <w:tcW w:w="3240" w:type="dxa"/>
            <w:gridSpan w:val="2"/>
            <w:tcBorders>
              <w:top w:val="nil"/>
              <w:left w:val="nil"/>
              <w:bottom w:val="single" w:sz="12" w:space="0" w:color="D3D3D3"/>
              <w:right w:val="nil"/>
            </w:tcBorders>
            <w:shd w:val="clear" w:color="auto" w:fill="FFFFFF" w:themeFill="background1"/>
            <w:vAlign w:val="center"/>
            <w:hideMark/>
          </w:tcPr>
          <w:p w14:paraId="45098169" w14:textId="77777777" w:rsidR="005B54A8" w:rsidRPr="00060D97" w:rsidRDefault="005B54A8"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Male YAs</w:t>
            </w:r>
          </w:p>
        </w:tc>
      </w:tr>
      <w:tr w:rsidR="005B54A8" w:rsidRPr="00D53FB1" w14:paraId="176B0492" w14:textId="77777777" w:rsidTr="712E1629">
        <w:trPr>
          <w:trHeight w:val="20"/>
          <w:jc w:val="center"/>
        </w:trPr>
        <w:tc>
          <w:tcPr>
            <w:tcW w:w="4410" w:type="dxa"/>
            <w:gridSpan w:val="2"/>
            <w:tcBorders>
              <w:top w:val="nil"/>
              <w:left w:val="nil"/>
              <w:bottom w:val="single" w:sz="8" w:space="0" w:color="auto"/>
              <w:right w:val="nil"/>
            </w:tcBorders>
            <w:shd w:val="clear" w:color="auto" w:fill="FFFFFF" w:themeFill="background1"/>
            <w:vAlign w:val="bottom"/>
            <w:hideMark/>
          </w:tcPr>
          <w:p w14:paraId="2A495784" w14:textId="77777777" w:rsidR="005B54A8" w:rsidRPr="00060D97" w:rsidRDefault="005B54A8" w:rsidP="000F175F">
            <w:pPr>
              <w:rPr>
                <w:rFonts w:ascii="Arial" w:eastAsia="Times New Roman" w:hAnsi="Arial" w:cs="Arial"/>
                <w:b/>
                <w:color w:val="333333"/>
                <w:sz w:val="22"/>
                <w:szCs w:val="22"/>
              </w:rPr>
            </w:pPr>
            <w:r w:rsidRPr="00060D97">
              <w:rPr>
                <w:rFonts w:ascii="Arial" w:eastAsia="Times New Roman" w:hAnsi="Arial" w:cs="Arial"/>
                <w:b/>
                <w:color w:val="333333"/>
                <w:sz w:val="22"/>
                <w:szCs w:val="22"/>
              </w:rPr>
              <w:t>Vaccine Hesitancy Dimension</w:t>
            </w:r>
          </w:p>
        </w:tc>
        <w:tc>
          <w:tcPr>
            <w:tcW w:w="1170" w:type="dxa"/>
            <w:tcBorders>
              <w:top w:val="nil"/>
              <w:left w:val="nil"/>
              <w:bottom w:val="single" w:sz="8" w:space="0" w:color="auto"/>
              <w:right w:val="nil"/>
            </w:tcBorders>
            <w:shd w:val="clear" w:color="auto" w:fill="FFFFFF" w:themeFill="background1"/>
            <w:vAlign w:val="bottom"/>
            <w:hideMark/>
          </w:tcPr>
          <w:p w14:paraId="654756FD" w14:textId="77777777" w:rsidR="005B54A8" w:rsidRPr="00060D97" w:rsidRDefault="005B54A8"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Urban</w:t>
            </w:r>
            <w:r w:rsidRPr="00060D97">
              <w:rPr>
                <w:rFonts w:ascii="Arial" w:eastAsia="Times New Roman" w:hAnsi="Arial" w:cs="Arial"/>
                <w:i/>
                <w:color w:val="333333"/>
                <w:sz w:val="22"/>
                <w:szCs w:val="22"/>
                <w:vertAlign w:val="superscript"/>
              </w:rPr>
              <w:t>a</w:t>
            </w:r>
            <w:r w:rsidRPr="00060D97">
              <w:rPr>
                <w:rFonts w:ascii="Arial" w:eastAsia="Times New Roman" w:hAnsi="Arial" w:cs="Arial"/>
                <w:color w:val="333333"/>
                <w:sz w:val="22"/>
                <w:szCs w:val="22"/>
              </w:rPr>
              <w:t xml:space="preserve"> </w:t>
            </w:r>
            <w:r w:rsidRPr="00060D97">
              <w:rPr>
                <w:rFonts w:ascii="Arial" w:eastAsia="Times New Roman" w:hAnsi="Arial" w:cs="Arial"/>
                <w:color w:val="333333"/>
                <w:sz w:val="22"/>
                <w:szCs w:val="22"/>
              </w:rPr>
              <w:br/>
              <w:t xml:space="preserve">N =1517 </w:t>
            </w:r>
          </w:p>
        </w:tc>
        <w:tc>
          <w:tcPr>
            <w:tcW w:w="2160" w:type="dxa"/>
            <w:tcBorders>
              <w:top w:val="nil"/>
              <w:left w:val="nil"/>
              <w:bottom w:val="single" w:sz="8" w:space="0" w:color="auto"/>
              <w:right w:val="nil"/>
            </w:tcBorders>
            <w:shd w:val="clear" w:color="auto" w:fill="FFFFFF" w:themeFill="background1"/>
            <w:vAlign w:val="bottom"/>
            <w:hideMark/>
          </w:tcPr>
          <w:p w14:paraId="7CE12184" w14:textId="77777777" w:rsidR="005B54A8" w:rsidRPr="00060D97" w:rsidRDefault="005B54A8" w:rsidP="000F175F">
            <w:pPr>
              <w:jc w:val="center"/>
              <w:rPr>
                <w:rFonts w:ascii="Arial" w:eastAsia="Times New Roman" w:hAnsi="Arial" w:cs="Arial"/>
                <w:b/>
                <w:color w:val="333333"/>
                <w:sz w:val="22"/>
                <w:szCs w:val="22"/>
              </w:rPr>
            </w:pPr>
            <w:proofErr w:type="spellStart"/>
            <w:r w:rsidRPr="00060D97">
              <w:rPr>
                <w:rFonts w:ascii="Arial" w:eastAsia="Times New Roman" w:hAnsi="Arial" w:cs="Arial"/>
                <w:b/>
                <w:color w:val="333333"/>
                <w:sz w:val="22"/>
                <w:szCs w:val="22"/>
              </w:rPr>
              <w:t>Rural</w:t>
            </w:r>
            <w:r w:rsidRPr="00060D97">
              <w:rPr>
                <w:rFonts w:ascii="Arial" w:eastAsia="Times New Roman" w:hAnsi="Arial" w:cs="Arial"/>
                <w:i/>
                <w:color w:val="333333"/>
                <w:sz w:val="22"/>
                <w:szCs w:val="22"/>
                <w:vertAlign w:val="superscript"/>
              </w:rPr>
              <w:t>a</w:t>
            </w:r>
            <w:proofErr w:type="spellEnd"/>
            <w:r w:rsidRPr="00060D97">
              <w:rPr>
                <w:rFonts w:ascii="Arial" w:eastAsia="Times New Roman" w:hAnsi="Arial" w:cs="Arial"/>
                <w:color w:val="333333"/>
                <w:sz w:val="22"/>
                <w:szCs w:val="22"/>
              </w:rPr>
              <w:br/>
              <w:t xml:space="preserve">N =887 </w:t>
            </w:r>
          </w:p>
        </w:tc>
        <w:tc>
          <w:tcPr>
            <w:tcW w:w="1170" w:type="dxa"/>
            <w:tcBorders>
              <w:top w:val="nil"/>
              <w:left w:val="nil"/>
              <w:bottom w:val="single" w:sz="8" w:space="0" w:color="auto"/>
              <w:right w:val="nil"/>
            </w:tcBorders>
            <w:shd w:val="clear" w:color="auto" w:fill="FFFFFF" w:themeFill="background1"/>
            <w:vAlign w:val="bottom"/>
            <w:hideMark/>
          </w:tcPr>
          <w:p w14:paraId="63CFBD96" w14:textId="77777777" w:rsidR="005B54A8" w:rsidRPr="00060D97" w:rsidRDefault="005B54A8"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Urban</w:t>
            </w:r>
            <w:r w:rsidRPr="00060D97">
              <w:rPr>
                <w:rFonts w:ascii="Arial" w:eastAsia="Times New Roman" w:hAnsi="Arial" w:cs="Arial"/>
                <w:i/>
                <w:color w:val="333333"/>
                <w:sz w:val="22"/>
                <w:szCs w:val="22"/>
                <w:vertAlign w:val="superscript"/>
              </w:rPr>
              <w:t>a</w:t>
            </w:r>
            <w:r w:rsidRPr="00060D97">
              <w:rPr>
                <w:rFonts w:ascii="Arial" w:eastAsia="Times New Roman" w:hAnsi="Arial" w:cs="Arial"/>
                <w:color w:val="333333"/>
                <w:sz w:val="22"/>
                <w:szCs w:val="22"/>
              </w:rPr>
              <w:t xml:space="preserve"> </w:t>
            </w:r>
            <w:r w:rsidRPr="00060D97">
              <w:rPr>
                <w:rFonts w:ascii="Arial" w:eastAsia="Times New Roman" w:hAnsi="Arial" w:cs="Arial"/>
                <w:color w:val="333333"/>
                <w:sz w:val="22"/>
                <w:szCs w:val="22"/>
              </w:rPr>
              <w:br/>
              <w:t xml:space="preserve">N =1076 </w:t>
            </w:r>
          </w:p>
        </w:tc>
        <w:tc>
          <w:tcPr>
            <w:tcW w:w="2070" w:type="dxa"/>
            <w:tcBorders>
              <w:top w:val="nil"/>
              <w:left w:val="nil"/>
              <w:bottom w:val="single" w:sz="8" w:space="0" w:color="auto"/>
              <w:right w:val="nil"/>
            </w:tcBorders>
            <w:shd w:val="clear" w:color="auto" w:fill="FFFFFF" w:themeFill="background1"/>
            <w:vAlign w:val="bottom"/>
            <w:hideMark/>
          </w:tcPr>
          <w:p w14:paraId="33A90E6A" w14:textId="77777777" w:rsidR="005B54A8" w:rsidRPr="00060D97" w:rsidRDefault="005B54A8" w:rsidP="000F175F">
            <w:pPr>
              <w:jc w:val="center"/>
              <w:rPr>
                <w:rFonts w:ascii="Arial" w:eastAsia="Times New Roman" w:hAnsi="Arial" w:cs="Arial"/>
                <w:b/>
                <w:color w:val="333333"/>
                <w:sz w:val="22"/>
                <w:szCs w:val="22"/>
              </w:rPr>
            </w:pPr>
            <w:proofErr w:type="spellStart"/>
            <w:r w:rsidRPr="00060D97">
              <w:rPr>
                <w:rFonts w:ascii="Arial" w:eastAsia="Times New Roman" w:hAnsi="Arial" w:cs="Arial"/>
                <w:b/>
                <w:color w:val="333333"/>
                <w:sz w:val="22"/>
                <w:szCs w:val="22"/>
              </w:rPr>
              <w:t>Rural</w:t>
            </w:r>
            <w:r w:rsidRPr="00060D97">
              <w:rPr>
                <w:rFonts w:ascii="Arial" w:eastAsia="Times New Roman" w:hAnsi="Arial" w:cs="Arial"/>
                <w:i/>
                <w:color w:val="333333"/>
                <w:sz w:val="22"/>
                <w:szCs w:val="22"/>
                <w:vertAlign w:val="superscript"/>
              </w:rPr>
              <w:t>a</w:t>
            </w:r>
            <w:proofErr w:type="spellEnd"/>
            <w:r w:rsidRPr="00060D97">
              <w:rPr>
                <w:rFonts w:ascii="Arial" w:eastAsia="Times New Roman" w:hAnsi="Arial" w:cs="Arial"/>
                <w:color w:val="333333"/>
                <w:sz w:val="22"/>
                <w:szCs w:val="22"/>
              </w:rPr>
              <w:br/>
              <w:t xml:space="preserve">N =582 </w:t>
            </w:r>
          </w:p>
        </w:tc>
        <w:tc>
          <w:tcPr>
            <w:tcW w:w="1080" w:type="dxa"/>
            <w:tcBorders>
              <w:top w:val="nil"/>
              <w:left w:val="nil"/>
              <w:bottom w:val="single" w:sz="8" w:space="0" w:color="auto"/>
              <w:right w:val="nil"/>
            </w:tcBorders>
            <w:shd w:val="clear" w:color="auto" w:fill="FFFFFF" w:themeFill="background1"/>
            <w:vAlign w:val="bottom"/>
            <w:hideMark/>
          </w:tcPr>
          <w:p w14:paraId="779ADA10" w14:textId="77777777" w:rsidR="005B54A8" w:rsidRPr="00060D97" w:rsidRDefault="005B54A8" w:rsidP="000F175F">
            <w:pPr>
              <w:jc w:val="center"/>
              <w:rPr>
                <w:rFonts w:ascii="Arial" w:eastAsia="Times New Roman" w:hAnsi="Arial" w:cs="Arial"/>
                <w:b/>
                <w:color w:val="333333"/>
                <w:sz w:val="22"/>
                <w:szCs w:val="22"/>
              </w:rPr>
            </w:pPr>
            <w:r w:rsidRPr="00060D97">
              <w:rPr>
                <w:rFonts w:ascii="Arial" w:eastAsia="Times New Roman" w:hAnsi="Arial" w:cs="Arial"/>
                <w:b/>
                <w:color w:val="333333"/>
                <w:sz w:val="22"/>
                <w:szCs w:val="22"/>
              </w:rPr>
              <w:t>Urban</w:t>
            </w:r>
            <w:r w:rsidRPr="00060D97">
              <w:rPr>
                <w:rFonts w:ascii="Arial" w:eastAsia="Times New Roman" w:hAnsi="Arial" w:cs="Arial"/>
                <w:i/>
                <w:color w:val="333333"/>
                <w:sz w:val="22"/>
                <w:szCs w:val="22"/>
                <w:vertAlign w:val="superscript"/>
              </w:rPr>
              <w:t>a</w:t>
            </w:r>
            <w:r w:rsidRPr="00060D97">
              <w:rPr>
                <w:rFonts w:ascii="Arial" w:eastAsia="Times New Roman" w:hAnsi="Arial" w:cs="Arial"/>
                <w:color w:val="333333"/>
                <w:sz w:val="22"/>
                <w:szCs w:val="22"/>
              </w:rPr>
              <w:t xml:space="preserve"> </w:t>
            </w:r>
            <w:r w:rsidRPr="00060D97">
              <w:rPr>
                <w:rFonts w:ascii="Arial" w:eastAsia="Times New Roman" w:hAnsi="Arial" w:cs="Arial"/>
                <w:color w:val="333333"/>
                <w:sz w:val="22"/>
                <w:szCs w:val="22"/>
              </w:rPr>
              <w:br/>
              <w:t xml:space="preserve">N =427 </w:t>
            </w:r>
          </w:p>
        </w:tc>
        <w:tc>
          <w:tcPr>
            <w:tcW w:w="2160" w:type="dxa"/>
            <w:tcBorders>
              <w:top w:val="nil"/>
              <w:left w:val="nil"/>
              <w:bottom w:val="single" w:sz="8" w:space="0" w:color="auto"/>
              <w:right w:val="nil"/>
            </w:tcBorders>
            <w:shd w:val="clear" w:color="auto" w:fill="FFFFFF" w:themeFill="background1"/>
            <w:vAlign w:val="bottom"/>
            <w:hideMark/>
          </w:tcPr>
          <w:p w14:paraId="0AAC84B0" w14:textId="77777777" w:rsidR="005B54A8" w:rsidRPr="00060D97" w:rsidRDefault="005B54A8" w:rsidP="000F175F">
            <w:pPr>
              <w:jc w:val="center"/>
              <w:rPr>
                <w:rFonts w:ascii="Arial" w:eastAsia="Times New Roman" w:hAnsi="Arial" w:cs="Arial"/>
                <w:b/>
                <w:color w:val="333333"/>
                <w:sz w:val="22"/>
                <w:szCs w:val="22"/>
              </w:rPr>
            </w:pPr>
            <w:proofErr w:type="spellStart"/>
            <w:r w:rsidRPr="00060D97">
              <w:rPr>
                <w:rFonts w:ascii="Arial" w:eastAsia="Times New Roman" w:hAnsi="Arial" w:cs="Arial"/>
                <w:b/>
                <w:color w:val="333333"/>
                <w:sz w:val="22"/>
                <w:szCs w:val="22"/>
              </w:rPr>
              <w:t>Rural</w:t>
            </w:r>
            <w:r w:rsidRPr="00060D97">
              <w:rPr>
                <w:rFonts w:ascii="Arial" w:eastAsia="Times New Roman" w:hAnsi="Arial" w:cs="Arial"/>
                <w:i/>
                <w:color w:val="333333"/>
                <w:sz w:val="22"/>
                <w:szCs w:val="22"/>
                <w:vertAlign w:val="superscript"/>
              </w:rPr>
              <w:t>a</w:t>
            </w:r>
            <w:proofErr w:type="spellEnd"/>
            <w:r w:rsidRPr="00060D97">
              <w:rPr>
                <w:rFonts w:ascii="Arial" w:eastAsia="Times New Roman" w:hAnsi="Arial" w:cs="Arial"/>
                <w:color w:val="333333"/>
                <w:sz w:val="22"/>
                <w:szCs w:val="22"/>
              </w:rPr>
              <w:br/>
              <w:t xml:space="preserve">N =281 </w:t>
            </w:r>
          </w:p>
        </w:tc>
      </w:tr>
      <w:tr w:rsidR="005B54A8" w:rsidRPr="00D53FB1" w14:paraId="67614750" w14:textId="77777777" w:rsidTr="712E1629">
        <w:trPr>
          <w:trHeight w:val="20"/>
          <w:jc w:val="center"/>
        </w:trPr>
        <w:tc>
          <w:tcPr>
            <w:tcW w:w="4410" w:type="dxa"/>
            <w:gridSpan w:val="2"/>
            <w:tcBorders>
              <w:top w:val="nil"/>
              <w:left w:val="nil"/>
              <w:bottom w:val="nil"/>
              <w:right w:val="nil"/>
            </w:tcBorders>
            <w:shd w:val="clear" w:color="auto" w:fill="FFFFFF" w:themeFill="background1"/>
            <w:vAlign w:val="center"/>
            <w:hideMark/>
          </w:tcPr>
          <w:p w14:paraId="7F9B0417" w14:textId="77777777" w:rsidR="005B54A8" w:rsidRPr="00060D97" w:rsidRDefault="4EACCBA1" w:rsidP="712E1629">
            <w:pPr>
              <w:jc w:val="both"/>
              <w:rPr>
                <w:rFonts w:ascii="Arial" w:eastAsia="Times New Roman" w:hAnsi="Arial" w:cs="Arial"/>
                <w:b/>
                <w:bCs/>
                <w:color w:val="333333"/>
                <w:sz w:val="22"/>
                <w:szCs w:val="22"/>
              </w:rPr>
            </w:pPr>
            <w:r w:rsidRPr="712E1629">
              <w:rPr>
                <w:rFonts w:ascii="Arial" w:eastAsia="Times New Roman" w:hAnsi="Arial" w:cs="Arial"/>
                <w:b/>
                <w:bCs/>
                <w:color w:val="333333"/>
                <w:sz w:val="22"/>
                <w:szCs w:val="22"/>
              </w:rPr>
              <w:t>Trust of Health Authorities, OR (95%</w:t>
            </w:r>
            <w:bookmarkStart w:id="79" w:name="_Int_zGEOvYyC"/>
            <w:proofErr w:type="gramStart"/>
            <w:r w:rsidRPr="712E1629">
              <w:rPr>
                <w:rFonts w:ascii="Arial" w:eastAsia="Times New Roman" w:hAnsi="Arial" w:cs="Arial"/>
                <w:b/>
                <w:bCs/>
                <w:color w:val="333333"/>
                <w:sz w:val="22"/>
                <w:szCs w:val="22"/>
              </w:rPr>
              <w:t>CI)</w:t>
            </w:r>
            <w:r w:rsidRPr="712E1629">
              <w:rPr>
                <w:rFonts w:ascii="Arial" w:eastAsia="Times New Roman" w:hAnsi="Arial" w:cs="Arial"/>
                <w:i/>
                <w:iCs/>
                <w:color w:val="333333"/>
                <w:sz w:val="22"/>
                <w:szCs w:val="22"/>
                <w:vertAlign w:val="superscript"/>
              </w:rPr>
              <w:t>b</w:t>
            </w:r>
            <w:bookmarkEnd w:id="79"/>
            <w:proofErr w:type="gramEnd"/>
          </w:p>
        </w:tc>
        <w:tc>
          <w:tcPr>
            <w:tcW w:w="1170" w:type="dxa"/>
            <w:tcBorders>
              <w:top w:val="nil"/>
              <w:left w:val="nil"/>
              <w:bottom w:val="nil"/>
              <w:right w:val="nil"/>
            </w:tcBorders>
            <w:shd w:val="clear" w:color="auto" w:fill="FFFFFF" w:themeFill="background1"/>
            <w:noWrap/>
            <w:vAlign w:val="bottom"/>
            <w:hideMark/>
          </w:tcPr>
          <w:p w14:paraId="6513EA29"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160" w:type="dxa"/>
            <w:tcBorders>
              <w:top w:val="nil"/>
              <w:left w:val="nil"/>
              <w:bottom w:val="nil"/>
              <w:right w:val="nil"/>
            </w:tcBorders>
            <w:shd w:val="clear" w:color="auto" w:fill="FFFFFF" w:themeFill="background1"/>
            <w:noWrap/>
            <w:vAlign w:val="bottom"/>
            <w:hideMark/>
          </w:tcPr>
          <w:p w14:paraId="480B0575"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0.76 (0.51, 1.13)</w:t>
            </w:r>
          </w:p>
        </w:tc>
        <w:tc>
          <w:tcPr>
            <w:tcW w:w="1170" w:type="dxa"/>
            <w:tcBorders>
              <w:top w:val="nil"/>
              <w:left w:val="nil"/>
              <w:bottom w:val="nil"/>
              <w:right w:val="nil"/>
            </w:tcBorders>
            <w:shd w:val="clear" w:color="auto" w:fill="FFFFFF" w:themeFill="background1"/>
            <w:noWrap/>
            <w:vAlign w:val="bottom"/>
            <w:hideMark/>
          </w:tcPr>
          <w:p w14:paraId="69DD2375"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070" w:type="dxa"/>
            <w:tcBorders>
              <w:top w:val="nil"/>
              <w:left w:val="nil"/>
              <w:bottom w:val="nil"/>
              <w:right w:val="nil"/>
            </w:tcBorders>
            <w:shd w:val="clear" w:color="auto" w:fill="auto"/>
            <w:noWrap/>
            <w:vAlign w:val="bottom"/>
            <w:hideMark/>
          </w:tcPr>
          <w:p w14:paraId="63A6240E" w14:textId="77777777" w:rsidR="005B54A8" w:rsidRPr="00060D97" w:rsidRDefault="005B54A8"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0.52 (0.42, 0.65)</w:t>
            </w:r>
          </w:p>
        </w:tc>
        <w:tc>
          <w:tcPr>
            <w:tcW w:w="1080" w:type="dxa"/>
            <w:tcBorders>
              <w:top w:val="nil"/>
              <w:left w:val="nil"/>
              <w:bottom w:val="nil"/>
              <w:right w:val="nil"/>
            </w:tcBorders>
            <w:shd w:val="clear" w:color="auto" w:fill="FFFFFF" w:themeFill="background1"/>
            <w:noWrap/>
            <w:vAlign w:val="bottom"/>
            <w:hideMark/>
          </w:tcPr>
          <w:p w14:paraId="77C22425"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160" w:type="dxa"/>
            <w:tcBorders>
              <w:top w:val="nil"/>
              <w:left w:val="nil"/>
              <w:bottom w:val="nil"/>
              <w:right w:val="nil"/>
            </w:tcBorders>
            <w:shd w:val="clear" w:color="auto" w:fill="auto"/>
            <w:noWrap/>
            <w:vAlign w:val="bottom"/>
            <w:hideMark/>
          </w:tcPr>
          <w:p w14:paraId="6DF19154" w14:textId="77777777" w:rsidR="005B54A8" w:rsidRPr="00060D97" w:rsidRDefault="005B54A8"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0.61 (0.45, 0.84)</w:t>
            </w:r>
          </w:p>
        </w:tc>
      </w:tr>
      <w:tr w:rsidR="005B54A8" w:rsidRPr="00D53FB1" w14:paraId="5A02407D" w14:textId="77777777" w:rsidTr="712E1629">
        <w:trPr>
          <w:trHeight w:val="20"/>
          <w:jc w:val="center"/>
        </w:trPr>
        <w:tc>
          <w:tcPr>
            <w:tcW w:w="1136" w:type="dxa"/>
            <w:tcBorders>
              <w:top w:val="nil"/>
              <w:left w:val="nil"/>
              <w:bottom w:val="nil"/>
              <w:right w:val="nil"/>
            </w:tcBorders>
            <w:shd w:val="clear" w:color="auto" w:fill="FFFFFF" w:themeFill="background1"/>
            <w:noWrap/>
            <w:vAlign w:val="center"/>
            <w:hideMark/>
          </w:tcPr>
          <w:p w14:paraId="19F9B563" w14:textId="77777777" w:rsidR="005B54A8" w:rsidRPr="00060D97" w:rsidRDefault="005B54A8" w:rsidP="000F175F">
            <w:pPr>
              <w:rPr>
                <w:rFonts w:ascii="Arial" w:eastAsia="Times New Roman" w:hAnsi="Arial" w:cs="Arial"/>
                <w:color w:val="000000"/>
                <w:sz w:val="22"/>
                <w:szCs w:val="22"/>
              </w:rPr>
            </w:pPr>
            <w:r w:rsidRPr="00060D97">
              <w:rPr>
                <w:rFonts w:ascii="Arial" w:eastAsia="Times New Roman" w:hAnsi="Arial" w:cs="Arial"/>
                <w:color w:val="000000"/>
                <w:sz w:val="22"/>
                <w:szCs w:val="22"/>
              </w:rPr>
              <w:t> </w:t>
            </w:r>
          </w:p>
        </w:tc>
        <w:tc>
          <w:tcPr>
            <w:tcW w:w="3274" w:type="dxa"/>
            <w:tcBorders>
              <w:top w:val="nil"/>
              <w:left w:val="nil"/>
              <w:bottom w:val="nil"/>
              <w:right w:val="nil"/>
            </w:tcBorders>
            <w:shd w:val="clear" w:color="auto" w:fill="FFFFFF" w:themeFill="background1"/>
            <w:vAlign w:val="center"/>
            <w:hideMark/>
          </w:tcPr>
          <w:p w14:paraId="1BB04AF8"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High Trust, n (%)</w:t>
            </w:r>
          </w:p>
        </w:tc>
        <w:tc>
          <w:tcPr>
            <w:tcW w:w="1170" w:type="dxa"/>
            <w:tcBorders>
              <w:top w:val="nil"/>
              <w:left w:val="nil"/>
              <w:bottom w:val="nil"/>
              <w:right w:val="nil"/>
            </w:tcBorders>
            <w:shd w:val="clear" w:color="auto" w:fill="FFFFFF" w:themeFill="background1"/>
            <w:noWrap/>
            <w:vAlign w:val="bottom"/>
            <w:hideMark/>
          </w:tcPr>
          <w:p w14:paraId="5900293A"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144 (57%)</w:t>
            </w:r>
          </w:p>
        </w:tc>
        <w:tc>
          <w:tcPr>
            <w:tcW w:w="2160" w:type="dxa"/>
            <w:tcBorders>
              <w:top w:val="nil"/>
              <w:left w:val="nil"/>
              <w:bottom w:val="nil"/>
              <w:right w:val="nil"/>
            </w:tcBorders>
            <w:shd w:val="clear" w:color="auto" w:fill="FFFFFF" w:themeFill="background1"/>
            <w:noWrap/>
            <w:vAlign w:val="bottom"/>
            <w:hideMark/>
          </w:tcPr>
          <w:p w14:paraId="763A6F9B"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81 (47%)</w:t>
            </w:r>
          </w:p>
        </w:tc>
        <w:tc>
          <w:tcPr>
            <w:tcW w:w="1170" w:type="dxa"/>
            <w:tcBorders>
              <w:top w:val="nil"/>
              <w:left w:val="nil"/>
              <w:bottom w:val="nil"/>
              <w:right w:val="nil"/>
            </w:tcBorders>
            <w:shd w:val="clear" w:color="auto" w:fill="auto"/>
            <w:noWrap/>
            <w:vAlign w:val="bottom"/>
            <w:hideMark/>
          </w:tcPr>
          <w:p w14:paraId="3AD88FD6"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697 (65%)</w:t>
            </w:r>
          </w:p>
        </w:tc>
        <w:tc>
          <w:tcPr>
            <w:tcW w:w="2070" w:type="dxa"/>
            <w:tcBorders>
              <w:top w:val="nil"/>
              <w:left w:val="nil"/>
              <w:bottom w:val="nil"/>
              <w:right w:val="nil"/>
            </w:tcBorders>
            <w:shd w:val="clear" w:color="auto" w:fill="auto"/>
            <w:noWrap/>
            <w:vAlign w:val="bottom"/>
            <w:hideMark/>
          </w:tcPr>
          <w:p w14:paraId="2112C868"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257 (44%)</w:t>
            </w:r>
          </w:p>
        </w:tc>
        <w:tc>
          <w:tcPr>
            <w:tcW w:w="1080" w:type="dxa"/>
            <w:tcBorders>
              <w:top w:val="nil"/>
              <w:left w:val="nil"/>
              <w:bottom w:val="nil"/>
              <w:right w:val="nil"/>
            </w:tcBorders>
            <w:shd w:val="clear" w:color="auto" w:fill="auto"/>
            <w:noWrap/>
            <w:vAlign w:val="bottom"/>
            <w:hideMark/>
          </w:tcPr>
          <w:p w14:paraId="689EF214"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262 (61%)</w:t>
            </w:r>
          </w:p>
        </w:tc>
        <w:tc>
          <w:tcPr>
            <w:tcW w:w="2160" w:type="dxa"/>
            <w:tcBorders>
              <w:top w:val="nil"/>
              <w:left w:val="nil"/>
              <w:bottom w:val="nil"/>
              <w:right w:val="nil"/>
            </w:tcBorders>
            <w:shd w:val="clear" w:color="auto" w:fill="auto"/>
            <w:noWrap/>
            <w:vAlign w:val="bottom"/>
            <w:hideMark/>
          </w:tcPr>
          <w:p w14:paraId="34B9E13A"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134 (48%)</w:t>
            </w:r>
          </w:p>
        </w:tc>
      </w:tr>
      <w:tr w:rsidR="005B54A8" w:rsidRPr="00D53FB1" w14:paraId="74F9C09D" w14:textId="77777777" w:rsidTr="712E1629">
        <w:trPr>
          <w:trHeight w:val="20"/>
          <w:jc w:val="center"/>
        </w:trPr>
        <w:tc>
          <w:tcPr>
            <w:tcW w:w="1136" w:type="dxa"/>
            <w:tcBorders>
              <w:top w:val="nil"/>
              <w:left w:val="nil"/>
              <w:bottom w:val="nil"/>
              <w:right w:val="nil"/>
            </w:tcBorders>
            <w:shd w:val="clear" w:color="auto" w:fill="FFFFFF" w:themeFill="background1"/>
            <w:noWrap/>
            <w:vAlign w:val="center"/>
            <w:hideMark/>
          </w:tcPr>
          <w:p w14:paraId="2370F41F" w14:textId="77777777" w:rsidR="005B54A8" w:rsidRPr="00060D97" w:rsidRDefault="005B54A8" w:rsidP="000F175F">
            <w:pPr>
              <w:rPr>
                <w:rFonts w:ascii="Arial" w:eastAsia="Times New Roman" w:hAnsi="Arial" w:cs="Arial"/>
                <w:color w:val="000000"/>
                <w:sz w:val="22"/>
                <w:szCs w:val="22"/>
              </w:rPr>
            </w:pPr>
            <w:r w:rsidRPr="00060D97">
              <w:rPr>
                <w:rFonts w:ascii="Arial" w:eastAsia="Times New Roman" w:hAnsi="Arial" w:cs="Arial"/>
                <w:color w:val="000000"/>
                <w:sz w:val="22"/>
                <w:szCs w:val="22"/>
              </w:rPr>
              <w:t> </w:t>
            </w:r>
          </w:p>
        </w:tc>
        <w:tc>
          <w:tcPr>
            <w:tcW w:w="3274" w:type="dxa"/>
            <w:tcBorders>
              <w:top w:val="nil"/>
              <w:left w:val="nil"/>
              <w:bottom w:val="nil"/>
              <w:right w:val="nil"/>
            </w:tcBorders>
            <w:shd w:val="clear" w:color="auto" w:fill="FFFFFF" w:themeFill="background1"/>
            <w:vAlign w:val="center"/>
            <w:hideMark/>
          </w:tcPr>
          <w:p w14:paraId="3F5214A4"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Low Trust, n (%)</w:t>
            </w:r>
          </w:p>
        </w:tc>
        <w:tc>
          <w:tcPr>
            <w:tcW w:w="1170" w:type="dxa"/>
            <w:tcBorders>
              <w:top w:val="nil"/>
              <w:left w:val="nil"/>
              <w:bottom w:val="nil"/>
              <w:right w:val="nil"/>
            </w:tcBorders>
            <w:shd w:val="clear" w:color="auto" w:fill="FFFFFF" w:themeFill="background1"/>
            <w:noWrap/>
            <w:vAlign w:val="bottom"/>
            <w:hideMark/>
          </w:tcPr>
          <w:p w14:paraId="6819C3F9"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109 (43%)</w:t>
            </w:r>
          </w:p>
        </w:tc>
        <w:tc>
          <w:tcPr>
            <w:tcW w:w="2160" w:type="dxa"/>
            <w:tcBorders>
              <w:top w:val="nil"/>
              <w:left w:val="nil"/>
              <w:bottom w:val="nil"/>
              <w:right w:val="nil"/>
            </w:tcBorders>
            <w:shd w:val="clear" w:color="auto" w:fill="FFFFFF" w:themeFill="background1"/>
            <w:noWrap/>
            <w:vAlign w:val="bottom"/>
            <w:hideMark/>
          </w:tcPr>
          <w:p w14:paraId="3F800EB5"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90 (53%)</w:t>
            </w:r>
          </w:p>
        </w:tc>
        <w:tc>
          <w:tcPr>
            <w:tcW w:w="1170" w:type="dxa"/>
            <w:tcBorders>
              <w:top w:val="nil"/>
              <w:left w:val="nil"/>
              <w:bottom w:val="nil"/>
              <w:right w:val="nil"/>
            </w:tcBorders>
            <w:shd w:val="clear" w:color="auto" w:fill="auto"/>
            <w:noWrap/>
            <w:vAlign w:val="bottom"/>
            <w:hideMark/>
          </w:tcPr>
          <w:p w14:paraId="2EC11B22"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378 (35%)</w:t>
            </w:r>
          </w:p>
        </w:tc>
        <w:tc>
          <w:tcPr>
            <w:tcW w:w="2070" w:type="dxa"/>
            <w:tcBorders>
              <w:top w:val="nil"/>
              <w:left w:val="nil"/>
              <w:bottom w:val="nil"/>
              <w:right w:val="nil"/>
            </w:tcBorders>
            <w:shd w:val="clear" w:color="auto" w:fill="auto"/>
            <w:noWrap/>
            <w:vAlign w:val="bottom"/>
            <w:hideMark/>
          </w:tcPr>
          <w:p w14:paraId="413AB7FA"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325 (56%)</w:t>
            </w:r>
          </w:p>
        </w:tc>
        <w:tc>
          <w:tcPr>
            <w:tcW w:w="1080" w:type="dxa"/>
            <w:tcBorders>
              <w:top w:val="nil"/>
              <w:left w:val="nil"/>
              <w:bottom w:val="nil"/>
              <w:right w:val="nil"/>
            </w:tcBorders>
            <w:shd w:val="clear" w:color="auto" w:fill="auto"/>
            <w:noWrap/>
            <w:vAlign w:val="bottom"/>
            <w:hideMark/>
          </w:tcPr>
          <w:p w14:paraId="04B0B662"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165 (39%)</w:t>
            </w:r>
          </w:p>
        </w:tc>
        <w:tc>
          <w:tcPr>
            <w:tcW w:w="2160" w:type="dxa"/>
            <w:tcBorders>
              <w:top w:val="nil"/>
              <w:left w:val="nil"/>
              <w:bottom w:val="nil"/>
              <w:right w:val="nil"/>
            </w:tcBorders>
            <w:shd w:val="clear" w:color="auto" w:fill="auto"/>
            <w:noWrap/>
            <w:vAlign w:val="bottom"/>
            <w:hideMark/>
          </w:tcPr>
          <w:p w14:paraId="0A5188CC"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147 (52%)</w:t>
            </w:r>
          </w:p>
        </w:tc>
      </w:tr>
      <w:tr w:rsidR="005B54A8" w:rsidRPr="00D53FB1" w14:paraId="0A1F7F20" w14:textId="77777777" w:rsidTr="712E1629">
        <w:trPr>
          <w:trHeight w:val="20"/>
          <w:jc w:val="center"/>
        </w:trPr>
        <w:tc>
          <w:tcPr>
            <w:tcW w:w="4410" w:type="dxa"/>
            <w:gridSpan w:val="2"/>
            <w:tcBorders>
              <w:top w:val="nil"/>
              <w:left w:val="nil"/>
              <w:bottom w:val="nil"/>
              <w:right w:val="nil"/>
            </w:tcBorders>
            <w:shd w:val="clear" w:color="auto" w:fill="FFFFFF" w:themeFill="background1"/>
            <w:vAlign w:val="center"/>
            <w:hideMark/>
          </w:tcPr>
          <w:p w14:paraId="2C5F4451" w14:textId="37E37DAC" w:rsidR="005B54A8" w:rsidRPr="00060D97" w:rsidRDefault="4EACCBA1" w:rsidP="712E1629">
            <w:pPr>
              <w:rPr>
                <w:rFonts w:ascii="Arial" w:eastAsia="Times New Roman" w:hAnsi="Arial" w:cs="Arial"/>
                <w:b/>
                <w:bCs/>
                <w:color w:val="333333"/>
                <w:sz w:val="22"/>
                <w:szCs w:val="22"/>
              </w:rPr>
            </w:pPr>
            <w:r w:rsidRPr="712E1629">
              <w:rPr>
                <w:rFonts w:ascii="Arial" w:eastAsia="Times New Roman" w:hAnsi="Arial" w:cs="Arial"/>
                <w:b/>
                <w:bCs/>
                <w:color w:val="333333"/>
                <w:sz w:val="22"/>
                <w:szCs w:val="22"/>
              </w:rPr>
              <w:t xml:space="preserve">HPV </w:t>
            </w:r>
            <w:r w:rsidR="0068707D" w:rsidRPr="712E1629">
              <w:rPr>
                <w:rFonts w:ascii="Arial" w:eastAsia="Times New Roman" w:hAnsi="Arial" w:cs="Arial"/>
                <w:b/>
                <w:bCs/>
                <w:color w:val="333333"/>
                <w:sz w:val="22"/>
                <w:szCs w:val="22"/>
              </w:rPr>
              <w:t xml:space="preserve">Vaccine </w:t>
            </w:r>
            <w:r w:rsidRPr="712E1629">
              <w:rPr>
                <w:rFonts w:ascii="Arial" w:eastAsia="Times New Roman" w:hAnsi="Arial" w:cs="Arial"/>
                <w:b/>
                <w:bCs/>
                <w:color w:val="333333"/>
                <w:sz w:val="22"/>
                <w:szCs w:val="22"/>
              </w:rPr>
              <w:t>Confidence Dimension, OR (95%</w:t>
            </w:r>
            <w:bookmarkStart w:id="80" w:name="_Int_JFv1vCLN"/>
            <w:proofErr w:type="gramStart"/>
            <w:r w:rsidRPr="712E1629">
              <w:rPr>
                <w:rFonts w:ascii="Arial" w:eastAsia="Times New Roman" w:hAnsi="Arial" w:cs="Arial"/>
                <w:b/>
                <w:bCs/>
                <w:color w:val="333333"/>
                <w:sz w:val="22"/>
                <w:szCs w:val="22"/>
              </w:rPr>
              <w:t>CI)</w:t>
            </w:r>
            <w:r w:rsidRPr="712E1629">
              <w:rPr>
                <w:rFonts w:ascii="Arial" w:eastAsia="Times New Roman" w:hAnsi="Arial" w:cs="Arial"/>
                <w:i/>
                <w:iCs/>
                <w:color w:val="333333"/>
                <w:sz w:val="22"/>
                <w:szCs w:val="22"/>
                <w:vertAlign w:val="superscript"/>
              </w:rPr>
              <w:t>b</w:t>
            </w:r>
            <w:bookmarkEnd w:id="80"/>
            <w:proofErr w:type="gramEnd"/>
          </w:p>
        </w:tc>
        <w:tc>
          <w:tcPr>
            <w:tcW w:w="1170" w:type="dxa"/>
            <w:tcBorders>
              <w:top w:val="nil"/>
              <w:left w:val="nil"/>
              <w:bottom w:val="nil"/>
              <w:right w:val="nil"/>
            </w:tcBorders>
            <w:shd w:val="clear" w:color="auto" w:fill="FFFFFF" w:themeFill="background1"/>
            <w:noWrap/>
            <w:vAlign w:val="bottom"/>
            <w:hideMark/>
          </w:tcPr>
          <w:p w14:paraId="36580FE2"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160" w:type="dxa"/>
            <w:tcBorders>
              <w:top w:val="nil"/>
              <w:left w:val="nil"/>
              <w:bottom w:val="nil"/>
              <w:right w:val="nil"/>
            </w:tcBorders>
            <w:shd w:val="clear" w:color="auto" w:fill="FFFFFF" w:themeFill="background1"/>
            <w:noWrap/>
            <w:vAlign w:val="bottom"/>
            <w:hideMark/>
          </w:tcPr>
          <w:p w14:paraId="6B66331B" w14:textId="77777777" w:rsidR="005B54A8" w:rsidRPr="00060D97" w:rsidRDefault="005B54A8"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2.13 (1.33, 3.49)</w:t>
            </w:r>
          </w:p>
        </w:tc>
        <w:tc>
          <w:tcPr>
            <w:tcW w:w="1170" w:type="dxa"/>
            <w:tcBorders>
              <w:top w:val="nil"/>
              <w:left w:val="nil"/>
              <w:bottom w:val="nil"/>
              <w:right w:val="nil"/>
            </w:tcBorders>
            <w:shd w:val="clear" w:color="auto" w:fill="FFFFFF" w:themeFill="background1"/>
            <w:noWrap/>
            <w:vAlign w:val="bottom"/>
            <w:hideMark/>
          </w:tcPr>
          <w:p w14:paraId="4AC38320"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070" w:type="dxa"/>
            <w:tcBorders>
              <w:top w:val="nil"/>
              <w:left w:val="nil"/>
              <w:bottom w:val="nil"/>
              <w:right w:val="nil"/>
            </w:tcBorders>
            <w:shd w:val="clear" w:color="auto" w:fill="auto"/>
            <w:noWrap/>
            <w:vAlign w:val="bottom"/>
            <w:hideMark/>
          </w:tcPr>
          <w:p w14:paraId="498A4741" w14:textId="77777777" w:rsidR="005B54A8" w:rsidRPr="00060D97" w:rsidRDefault="005B54A8"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1.55 (1.23, 1.96)</w:t>
            </w:r>
          </w:p>
        </w:tc>
        <w:tc>
          <w:tcPr>
            <w:tcW w:w="1080" w:type="dxa"/>
            <w:tcBorders>
              <w:top w:val="nil"/>
              <w:left w:val="nil"/>
              <w:bottom w:val="nil"/>
              <w:right w:val="nil"/>
            </w:tcBorders>
            <w:shd w:val="clear" w:color="auto" w:fill="FFFFFF" w:themeFill="background1"/>
            <w:noWrap/>
            <w:vAlign w:val="bottom"/>
            <w:hideMark/>
          </w:tcPr>
          <w:p w14:paraId="58DC6047"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160" w:type="dxa"/>
            <w:tcBorders>
              <w:top w:val="nil"/>
              <w:left w:val="nil"/>
              <w:bottom w:val="nil"/>
              <w:right w:val="nil"/>
            </w:tcBorders>
            <w:shd w:val="clear" w:color="auto" w:fill="auto"/>
            <w:noWrap/>
            <w:vAlign w:val="bottom"/>
            <w:hideMark/>
          </w:tcPr>
          <w:p w14:paraId="19667191" w14:textId="77777777" w:rsidR="005B54A8" w:rsidRPr="00060D97" w:rsidRDefault="005B54A8"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1.74 (1.19, 2.56)</w:t>
            </w:r>
          </w:p>
        </w:tc>
      </w:tr>
      <w:tr w:rsidR="005B54A8" w:rsidRPr="00D53FB1" w14:paraId="39C2F3EE" w14:textId="77777777" w:rsidTr="712E1629">
        <w:trPr>
          <w:trHeight w:val="20"/>
          <w:jc w:val="center"/>
        </w:trPr>
        <w:tc>
          <w:tcPr>
            <w:tcW w:w="1136" w:type="dxa"/>
            <w:tcBorders>
              <w:top w:val="nil"/>
              <w:left w:val="nil"/>
              <w:bottom w:val="nil"/>
              <w:right w:val="nil"/>
            </w:tcBorders>
            <w:shd w:val="clear" w:color="auto" w:fill="FFFFFF" w:themeFill="background1"/>
            <w:noWrap/>
            <w:vAlign w:val="center"/>
            <w:hideMark/>
          </w:tcPr>
          <w:p w14:paraId="755CB1FC" w14:textId="77777777" w:rsidR="005B54A8" w:rsidRPr="00060D97" w:rsidRDefault="005B54A8" w:rsidP="000F175F">
            <w:pPr>
              <w:rPr>
                <w:rFonts w:ascii="Arial" w:eastAsia="Times New Roman" w:hAnsi="Arial" w:cs="Arial"/>
                <w:color w:val="000000"/>
                <w:sz w:val="22"/>
                <w:szCs w:val="22"/>
              </w:rPr>
            </w:pPr>
            <w:r w:rsidRPr="00060D97">
              <w:rPr>
                <w:rFonts w:ascii="Arial" w:eastAsia="Times New Roman" w:hAnsi="Arial" w:cs="Arial"/>
                <w:color w:val="000000"/>
                <w:sz w:val="22"/>
                <w:szCs w:val="22"/>
              </w:rPr>
              <w:t> </w:t>
            </w:r>
          </w:p>
        </w:tc>
        <w:tc>
          <w:tcPr>
            <w:tcW w:w="3274" w:type="dxa"/>
            <w:tcBorders>
              <w:top w:val="nil"/>
              <w:left w:val="nil"/>
              <w:bottom w:val="nil"/>
              <w:right w:val="nil"/>
            </w:tcBorders>
            <w:shd w:val="clear" w:color="auto" w:fill="FFFFFF" w:themeFill="background1"/>
            <w:vAlign w:val="center"/>
            <w:hideMark/>
          </w:tcPr>
          <w:p w14:paraId="0024F5B4"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Low Hesitancy, n (%)</w:t>
            </w:r>
          </w:p>
        </w:tc>
        <w:tc>
          <w:tcPr>
            <w:tcW w:w="1170" w:type="dxa"/>
            <w:tcBorders>
              <w:top w:val="nil"/>
              <w:left w:val="nil"/>
              <w:bottom w:val="nil"/>
              <w:right w:val="nil"/>
            </w:tcBorders>
            <w:shd w:val="clear" w:color="auto" w:fill="FFFFFF" w:themeFill="background1"/>
            <w:noWrap/>
            <w:vAlign w:val="bottom"/>
            <w:hideMark/>
          </w:tcPr>
          <w:p w14:paraId="502C5851"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111 (45%)</w:t>
            </w:r>
          </w:p>
        </w:tc>
        <w:tc>
          <w:tcPr>
            <w:tcW w:w="2160" w:type="dxa"/>
            <w:tcBorders>
              <w:top w:val="nil"/>
              <w:left w:val="nil"/>
              <w:bottom w:val="nil"/>
              <w:right w:val="nil"/>
            </w:tcBorders>
            <w:shd w:val="clear" w:color="auto" w:fill="FFFFFF" w:themeFill="background1"/>
            <w:noWrap/>
            <w:vAlign w:val="bottom"/>
            <w:hideMark/>
          </w:tcPr>
          <w:p w14:paraId="50450ED1"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32 (25%)</w:t>
            </w:r>
          </w:p>
        </w:tc>
        <w:tc>
          <w:tcPr>
            <w:tcW w:w="1170" w:type="dxa"/>
            <w:tcBorders>
              <w:top w:val="nil"/>
              <w:left w:val="nil"/>
              <w:bottom w:val="nil"/>
              <w:right w:val="nil"/>
            </w:tcBorders>
            <w:shd w:val="clear" w:color="auto" w:fill="auto"/>
            <w:noWrap/>
            <w:vAlign w:val="bottom"/>
            <w:hideMark/>
          </w:tcPr>
          <w:p w14:paraId="04563747"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584 (55%)</w:t>
            </w:r>
          </w:p>
        </w:tc>
        <w:tc>
          <w:tcPr>
            <w:tcW w:w="2070" w:type="dxa"/>
            <w:tcBorders>
              <w:top w:val="nil"/>
              <w:left w:val="nil"/>
              <w:bottom w:val="nil"/>
              <w:right w:val="nil"/>
            </w:tcBorders>
            <w:shd w:val="clear" w:color="auto" w:fill="auto"/>
            <w:noWrap/>
            <w:vAlign w:val="bottom"/>
            <w:hideMark/>
          </w:tcPr>
          <w:p w14:paraId="7A935FFA"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184 (39%)</w:t>
            </w:r>
          </w:p>
        </w:tc>
        <w:tc>
          <w:tcPr>
            <w:tcW w:w="1080" w:type="dxa"/>
            <w:tcBorders>
              <w:top w:val="nil"/>
              <w:left w:val="nil"/>
              <w:bottom w:val="nil"/>
              <w:right w:val="nil"/>
            </w:tcBorders>
            <w:shd w:val="clear" w:color="auto" w:fill="auto"/>
            <w:noWrap/>
            <w:vAlign w:val="bottom"/>
            <w:hideMark/>
          </w:tcPr>
          <w:p w14:paraId="02D5FB13"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154 (37%)</w:t>
            </w:r>
          </w:p>
        </w:tc>
        <w:tc>
          <w:tcPr>
            <w:tcW w:w="2160" w:type="dxa"/>
            <w:tcBorders>
              <w:top w:val="nil"/>
              <w:left w:val="nil"/>
              <w:bottom w:val="nil"/>
              <w:right w:val="nil"/>
            </w:tcBorders>
            <w:shd w:val="clear" w:color="auto" w:fill="auto"/>
            <w:noWrap/>
            <w:vAlign w:val="bottom"/>
            <w:hideMark/>
          </w:tcPr>
          <w:p w14:paraId="660DC81D"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52 (25%)</w:t>
            </w:r>
          </w:p>
        </w:tc>
      </w:tr>
      <w:tr w:rsidR="005B54A8" w:rsidRPr="00D53FB1" w14:paraId="7E76571C" w14:textId="77777777" w:rsidTr="712E1629">
        <w:trPr>
          <w:trHeight w:val="20"/>
          <w:jc w:val="center"/>
        </w:trPr>
        <w:tc>
          <w:tcPr>
            <w:tcW w:w="1136" w:type="dxa"/>
            <w:tcBorders>
              <w:top w:val="nil"/>
              <w:left w:val="nil"/>
              <w:bottom w:val="nil"/>
              <w:right w:val="nil"/>
            </w:tcBorders>
            <w:shd w:val="clear" w:color="auto" w:fill="FFFFFF" w:themeFill="background1"/>
            <w:noWrap/>
            <w:vAlign w:val="center"/>
            <w:hideMark/>
          </w:tcPr>
          <w:p w14:paraId="0714B174" w14:textId="77777777" w:rsidR="005B54A8" w:rsidRPr="00060D97" w:rsidRDefault="005B54A8" w:rsidP="000F175F">
            <w:pPr>
              <w:rPr>
                <w:rFonts w:ascii="Arial" w:eastAsia="Times New Roman" w:hAnsi="Arial" w:cs="Arial"/>
                <w:color w:val="000000"/>
                <w:sz w:val="22"/>
                <w:szCs w:val="22"/>
              </w:rPr>
            </w:pPr>
            <w:r w:rsidRPr="00060D97">
              <w:rPr>
                <w:rFonts w:ascii="Arial" w:eastAsia="Times New Roman" w:hAnsi="Arial" w:cs="Arial"/>
                <w:color w:val="000000"/>
                <w:sz w:val="22"/>
                <w:szCs w:val="22"/>
              </w:rPr>
              <w:t> </w:t>
            </w:r>
          </w:p>
        </w:tc>
        <w:tc>
          <w:tcPr>
            <w:tcW w:w="3274" w:type="dxa"/>
            <w:tcBorders>
              <w:top w:val="nil"/>
              <w:left w:val="nil"/>
              <w:bottom w:val="nil"/>
              <w:right w:val="nil"/>
            </w:tcBorders>
            <w:shd w:val="clear" w:color="auto" w:fill="FFFFFF" w:themeFill="background1"/>
            <w:vAlign w:val="center"/>
            <w:hideMark/>
          </w:tcPr>
          <w:p w14:paraId="3FE86743"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High Hesitancy, n (%)</w:t>
            </w:r>
          </w:p>
        </w:tc>
        <w:tc>
          <w:tcPr>
            <w:tcW w:w="1170" w:type="dxa"/>
            <w:tcBorders>
              <w:top w:val="nil"/>
              <w:left w:val="nil"/>
              <w:bottom w:val="nil"/>
              <w:right w:val="nil"/>
            </w:tcBorders>
            <w:shd w:val="clear" w:color="auto" w:fill="FFFFFF" w:themeFill="background1"/>
            <w:noWrap/>
            <w:vAlign w:val="bottom"/>
            <w:hideMark/>
          </w:tcPr>
          <w:p w14:paraId="1F780543"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138 (55%)</w:t>
            </w:r>
          </w:p>
        </w:tc>
        <w:tc>
          <w:tcPr>
            <w:tcW w:w="2160" w:type="dxa"/>
            <w:tcBorders>
              <w:top w:val="nil"/>
              <w:left w:val="nil"/>
              <w:bottom w:val="nil"/>
              <w:right w:val="nil"/>
            </w:tcBorders>
            <w:shd w:val="clear" w:color="auto" w:fill="FFFFFF" w:themeFill="background1"/>
            <w:noWrap/>
            <w:vAlign w:val="bottom"/>
            <w:hideMark/>
          </w:tcPr>
          <w:p w14:paraId="5A6E8CB7"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94 (75%)</w:t>
            </w:r>
          </w:p>
        </w:tc>
        <w:tc>
          <w:tcPr>
            <w:tcW w:w="1170" w:type="dxa"/>
            <w:tcBorders>
              <w:top w:val="nil"/>
              <w:left w:val="nil"/>
              <w:bottom w:val="nil"/>
              <w:right w:val="nil"/>
            </w:tcBorders>
            <w:shd w:val="clear" w:color="auto" w:fill="auto"/>
            <w:noWrap/>
            <w:vAlign w:val="bottom"/>
            <w:hideMark/>
          </w:tcPr>
          <w:p w14:paraId="5E193D38"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476 (45%)</w:t>
            </w:r>
          </w:p>
        </w:tc>
        <w:tc>
          <w:tcPr>
            <w:tcW w:w="2070" w:type="dxa"/>
            <w:tcBorders>
              <w:top w:val="nil"/>
              <w:left w:val="nil"/>
              <w:bottom w:val="nil"/>
              <w:right w:val="nil"/>
            </w:tcBorders>
            <w:shd w:val="clear" w:color="auto" w:fill="auto"/>
            <w:noWrap/>
            <w:vAlign w:val="bottom"/>
            <w:hideMark/>
          </w:tcPr>
          <w:p w14:paraId="094E6709"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292 (61%)</w:t>
            </w:r>
          </w:p>
        </w:tc>
        <w:tc>
          <w:tcPr>
            <w:tcW w:w="1080" w:type="dxa"/>
            <w:tcBorders>
              <w:top w:val="nil"/>
              <w:left w:val="nil"/>
              <w:bottom w:val="nil"/>
              <w:right w:val="nil"/>
            </w:tcBorders>
            <w:shd w:val="clear" w:color="auto" w:fill="auto"/>
            <w:noWrap/>
            <w:vAlign w:val="bottom"/>
            <w:hideMark/>
          </w:tcPr>
          <w:p w14:paraId="1FD38802"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257 (63%)</w:t>
            </w:r>
          </w:p>
        </w:tc>
        <w:tc>
          <w:tcPr>
            <w:tcW w:w="2160" w:type="dxa"/>
            <w:tcBorders>
              <w:top w:val="nil"/>
              <w:left w:val="nil"/>
              <w:bottom w:val="nil"/>
              <w:right w:val="nil"/>
            </w:tcBorders>
            <w:shd w:val="clear" w:color="auto" w:fill="auto"/>
            <w:noWrap/>
            <w:vAlign w:val="bottom"/>
            <w:hideMark/>
          </w:tcPr>
          <w:p w14:paraId="11156FFF"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157 (75%)</w:t>
            </w:r>
          </w:p>
        </w:tc>
      </w:tr>
      <w:tr w:rsidR="005B54A8" w:rsidRPr="00D53FB1" w14:paraId="36564D9B" w14:textId="77777777" w:rsidTr="712E1629">
        <w:trPr>
          <w:trHeight w:val="20"/>
          <w:jc w:val="center"/>
        </w:trPr>
        <w:tc>
          <w:tcPr>
            <w:tcW w:w="4410" w:type="dxa"/>
            <w:gridSpan w:val="2"/>
            <w:tcBorders>
              <w:top w:val="nil"/>
              <w:left w:val="nil"/>
              <w:bottom w:val="nil"/>
              <w:right w:val="nil"/>
            </w:tcBorders>
            <w:shd w:val="clear" w:color="auto" w:fill="FFFFFF" w:themeFill="background1"/>
            <w:vAlign w:val="center"/>
            <w:hideMark/>
          </w:tcPr>
          <w:p w14:paraId="1CF8C655" w14:textId="7A6EC827" w:rsidR="005B54A8" w:rsidRPr="00060D97" w:rsidRDefault="00DE308C" w:rsidP="712E1629">
            <w:pPr>
              <w:rPr>
                <w:rFonts w:ascii="Arial" w:eastAsia="Times New Roman" w:hAnsi="Arial" w:cs="Arial"/>
                <w:b/>
                <w:bCs/>
                <w:color w:val="333333"/>
                <w:sz w:val="22"/>
                <w:szCs w:val="22"/>
              </w:rPr>
            </w:pPr>
            <w:r w:rsidRPr="712E1629">
              <w:rPr>
                <w:rFonts w:ascii="Arial" w:eastAsia="Times New Roman" w:hAnsi="Arial" w:cs="Arial"/>
                <w:b/>
                <w:bCs/>
                <w:color w:val="333333"/>
                <w:sz w:val="22"/>
                <w:szCs w:val="22"/>
              </w:rPr>
              <w:t>HPV infection complacency</w:t>
            </w:r>
            <w:r w:rsidR="4EACCBA1" w:rsidRPr="712E1629">
              <w:rPr>
                <w:rFonts w:ascii="Arial" w:eastAsia="Times New Roman" w:hAnsi="Arial" w:cs="Arial"/>
                <w:b/>
                <w:bCs/>
                <w:color w:val="333333"/>
                <w:sz w:val="22"/>
                <w:szCs w:val="22"/>
              </w:rPr>
              <w:t xml:space="preserve"> Dimension, OR (95%</w:t>
            </w:r>
            <w:bookmarkStart w:id="81" w:name="_Int_zmTFc241"/>
            <w:proofErr w:type="gramStart"/>
            <w:r w:rsidR="4EACCBA1" w:rsidRPr="712E1629">
              <w:rPr>
                <w:rFonts w:ascii="Arial" w:eastAsia="Times New Roman" w:hAnsi="Arial" w:cs="Arial"/>
                <w:b/>
                <w:bCs/>
                <w:color w:val="333333"/>
                <w:sz w:val="22"/>
                <w:szCs w:val="22"/>
              </w:rPr>
              <w:t>CI)</w:t>
            </w:r>
            <w:r w:rsidR="4EACCBA1" w:rsidRPr="712E1629">
              <w:rPr>
                <w:rFonts w:ascii="Arial" w:eastAsia="Times New Roman" w:hAnsi="Arial" w:cs="Arial"/>
                <w:i/>
                <w:iCs/>
                <w:color w:val="333333"/>
                <w:sz w:val="22"/>
                <w:szCs w:val="22"/>
                <w:vertAlign w:val="superscript"/>
              </w:rPr>
              <w:t>b</w:t>
            </w:r>
            <w:bookmarkEnd w:id="81"/>
            <w:proofErr w:type="gramEnd"/>
          </w:p>
        </w:tc>
        <w:tc>
          <w:tcPr>
            <w:tcW w:w="1170" w:type="dxa"/>
            <w:tcBorders>
              <w:top w:val="nil"/>
              <w:left w:val="nil"/>
              <w:bottom w:val="nil"/>
              <w:right w:val="nil"/>
            </w:tcBorders>
            <w:shd w:val="clear" w:color="auto" w:fill="FFFFFF" w:themeFill="background1"/>
            <w:noWrap/>
            <w:vAlign w:val="bottom"/>
            <w:hideMark/>
          </w:tcPr>
          <w:p w14:paraId="45DD354E"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160" w:type="dxa"/>
            <w:tcBorders>
              <w:top w:val="nil"/>
              <w:left w:val="nil"/>
              <w:bottom w:val="nil"/>
              <w:right w:val="nil"/>
            </w:tcBorders>
            <w:shd w:val="clear" w:color="auto" w:fill="FFFFFF" w:themeFill="background1"/>
            <w:noWrap/>
            <w:vAlign w:val="bottom"/>
            <w:hideMark/>
          </w:tcPr>
          <w:p w14:paraId="5252D597"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0.84 (0.54, 1.32)</w:t>
            </w:r>
          </w:p>
        </w:tc>
        <w:tc>
          <w:tcPr>
            <w:tcW w:w="1170" w:type="dxa"/>
            <w:tcBorders>
              <w:top w:val="nil"/>
              <w:left w:val="nil"/>
              <w:bottom w:val="nil"/>
              <w:right w:val="nil"/>
            </w:tcBorders>
            <w:shd w:val="clear" w:color="auto" w:fill="FFFFFF" w:themeFill="background1"/>
            <w:noWrap/>
            <w:vAlign w:val="bottom"/>
            <w:hideMark/>
          </w:tcPr>
          <w:p w14:paraId="4ED8DD0B"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070" w:type="dxa"/>
            <w:tcBorders>
              <w:top w:val="nil"/>
              <w:left w:val="nil"/>
              <w:bottom w:val="nil"/>
              <w:right w:val="nil"/>
            </w:tcBorders>
            <w:shd w:val="clear" w:color="auto" w:fill="auto"/>
            <w:noWrap/>
            <w:vAlign w:val="bottom"/>
            <w:hideMark/>
          </w:tcPr>
          <w:p w14:paraId="70A4CB01"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0.95 (0.75, 1.19)</w:t>
            </w:r>
          </w:p>
        </w:tc>
        <w:tc>
          <w:tcPr>
            <w:tcW w:w="1080" w:type="dxa"/>
            <w:tcBorders>
              <w:top w:val="nil"/>
              <w:left w:val="nil"/>
              <w:bottom w:val="nil"/>
              <w:right w:val="nil"/>
            </w:tcBorders>
            <w:shd w:val="clear" w:color="auto" w:fill="FFFFFF" w:themeFill="background1"/>
            <w:noWrap/>
            <w:vAlign w:val="bottom"/>
            <w:hideMark/>
          </w:tcPr>
          <w:p w14:paraId="7D0CE7A9"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160" w:type="dxa"/>
            <w:tcBorders>
              <w:top w:val="nil"/>
              <w:left w:val="nil"/>
              <w:bottom w:val="nil"/>
              <w:right w:val="nil"/>
            </w:tcBorders>
            <w:shd w:val="clear" w:color="auto" w:fill="auto"/>
            <w:noWrap/>
            <w:vAlign w:val="bottom"/>
            <w:hideMark/>
          </w:tcPr>
          <w:p w14:paraId="732039CC"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1.09 (0.76, 1.56)</w:t>
            </w:r>
          </w:p>
        </w:tc>
      </w:tr>
      <w:tr w:rsidR="005B54A8" w:rsidRPr="00D53FB1" w14:paraId="3E28D4C6" w14:textId="77777777" w:rsidTr="712E1629">
        <w:trPr>
          <w:trHeight w:val="20"/>
          <w:jc w:val="center"/>
        </w:trPr>
        <w:tc>
          <w:tcPr>
            <w:tcW w:w="1136" w:type="dxa"/>
            <w:tcBorders>
              <w:top w:val="nil"/>
              <w:left w:val="nil"/>
              <w:bottom w:val="nil"/>
              <w:right w:val="nil"/>
            </w:tcBorders>
            <w:shd w:val="clear" w:color="auto" w:fill="FFFFFF" w:themeFill="background1"/>
            <w:noWrap/>
            <w:vAlign w:val="center"/>
            <w:hideMark/>
          </w:tcPr>
          <w:p w14:paraId="27EC0EF3" w14:textId="77777777" w:rsidR="005B54A8" w:rsidRPr="00060D97" w:rsidRDefault="005B54A8" w:rsidP="000F175F">
            <w:pPr>
              <w:rPr>
                <w:rFonts w:ascii="Arial" w:eastAsia="Times New Roman" w:hAnsi="Arial" w:cs="Arial"/>
                <w:color w:val="000000"/>
                <w:sz w:val="22"/>
                <w:szCs w:val="22"/>
              </w:rPr>
            </w:pPr>
            <w:r w:rsidRPr="00060D97">
              <w:rPr>
                <w:rFonts w:ascii="Arial" w:eastAsia="Times New Roman" w:hAnsi="Arial" w:cs="Arial"/>
                <w:color w:val="000000"/>
                <w:sz w:val="22"/>
                <w:szCs w:val="22"/>
              </w:rPr>
              <w:t> </w:t>
            </w:r>
          </w:p>
        </w:tc>
        <w:tc>
          <w:tcPr>
            <w:tcW w:w="3274" w:type="dxa"/>
            <w:tcBorders>
              <w:top w:val="nil"/>
              <w:left w:val="nil"/>
              <w:bottom w:val="nil"/>
              <w:right w:val="nil"/>
            </w:tcBorders>
            <w:shd w:val="clear" w:color="auto" w:fill="FFFFFF" w:themeFill="background1"/>
            <w:vAlign w:val="center"/>
            <w:hideMark/>
          </w:tcPr>
          <w:p w14:paraId="26063960"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Low Hesitancy, n (%)</w:t>
            </w:r>
          </w:p>
        </w:tc>
        <w:tc>
          <w:tcPr>
            <w:tcW w:w="1170" w:type="dxa"/>
            <w:tcBorders>
              <w:top w:val="nil"/>
              <w:left w:val="nil"/>
              <w:bottom w:val="nil"/>
              <w:right w:val="nil"/>
            </w:tcBorders>
            <w:shd w:val="clear" w:color="auto" w:fill="FFFFFF" w:themeFill="background1"/>
            <w:noWrap/>
            <w:vAlign w:val="bottom"/>
            <w:hideMark/>
          </w:tcPr>
          <w:p w14:paraId="18298594"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101 (41%)</w:t>
            </w:r>
          </w:p>
        </w:tc>
        <w:tc>
          <w:tcPr>
            <w:tcW w:w="2160" w:type="dxa"/>
            <w:tcBorders>
              <w:top w:val="nil"/>
              <w:left w:val="nil"/>
              <w:bottom w:val="nil"/>
              <w:right w:val="nil"/>
            </w:tcBorders>
            <w:shd w:val="clear" w:color="auto" w:fill="FFFFFF" w:themeFill="background1"/>
            <w:noWrap/>
            <w:vAlign w:val="bottom"/>
            <w:hideMark/>
          </w:tcPr>
          <w:p w14:paraId="0BF64F04"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53 (42%)</w:t>
            </w:r>
          </w:p>
        </w:tc>
        <w:tc>
          <w:tcPr>
            <w:tcW w:w="1170" w:type="dxa"/>
            <w:tcBorders>
              <w:top w:val="nil"/>
              <w:left w:val="nil"/>
              <w:bottom w:val="nil"/>
              <w:right w:val="nil"/>
            </w:tcBorders>
            <w:shd w:val="clear" w:color="auto" w:fill="auto"/>
            <w:noWrap/>
            <w:vAlign w:val="bottom"/>
            <w:hideMark/>
          </w:tcPr>
          <w:p w14:paraId="0342148A"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592 (56%)</w:t>
            </w:r>
          </w:p>
        </w:tc>
        <w:tc>
          <w:tcPr>
            <w:tcW w:w="2070" w:type="dxa"/>
            <w:tcBorders>
              <w:top w:val="nil"/>
              <w:left w:val="nil"/>
              <w:bottom w:val="nil"/>
              <w:right w:val="nil"/>
            </w:tcBorders>
            <w:shd w:val="clear" w:color="auto" w:fill="auto"/>
            <w:noWrap/>
            <w:vAlign w:val="bottom"/>
            <w:hideMark/>
          </w:tcPr>
          <w:p w14:paraId="191A9B92"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252 (53%)</w:t>
            </w:r>
          </w:p>
        </w:tc>
        <w:tc>
          <w:tcPr>
            <w:tcW w:w="1080" w:type="dxa"/>
            <w:tcBorders>
              <w:top w:val="nil"/>
              <w:left w:val="nil"/>
              <w:bottom w:val="nil"/>
              <w:right w:val="nil"/>
            </w:tcBorders>
            <w:shd w:val="clear" w:color="auto" w:fill="auto"/>
            <w:noWrap/>
            <w:vAlign w:val="bottom"/>
            <w:hideMark/>
          </w:tcPr>
          <w:p w14:paraId="2CCEF4AD"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153 (37%)</w:t>
            </w:r>
          </w:p>
        </w:tc>
        <w:tc>
          <w:tcPr>
            <w:tcW w:w="2160" w:type="dxa"/>
            <w:tcBorders>
              <w:top w:val="nil"/>
              <w:left w:val="nil"/>
              <w:bottom w:val="nil"/>
              <w:right w:val="nil"/>
            </w:tcBorders>
            <w:shd w:val="clear" w:color="auto" w:fill="auto"/>
            <w:noWrap/>
            <w:vAlign w:val="bottom"/>
            <w:hideMark/>
          </w:tcPr>
          <w:p w14:paraId="1A8D6A04"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72 (34%)</w:t>
            </w:r>
          </w:p>
        </w:tc>
      </w:tr>
      <w:tr w:rsidR="005B54A8" w:rsidRPr="00D53FB1" w14:paraId="65123663" w14:textId="77777777" w:rsidTr="712E1629">
        <w:trPr>
          <w:trHeight w:val="20"/>
          <w:jc w:val="center"/>
        </w:trPr>
        <w:tc>
          <w:tcPr>
            <w:tcW w:w="1136" w:type="dxa"/>
            <w:tcBorders>
              <w:top w:val="nil"/>
              <w:left w:val="nil"/>
              <w:bottom w:val="nil"/>
              <w:right w:val="nil"/>
            </w:tcBorders>
            <w:shd w:val="clear" w:color="auto" w:fill="FFFFFF" w:themeFill="background1"/>
            <w:noWrap/>
            <w:vAlign w:val="center"/>
            <w:hideMark/>
          </w:tcPr>
          <w:p w14:paraId="3F77880C" w14:textId="77777777" w:rsidR="005B54A8" w:rsidRPr="00060D97" w:rsidRDefault="005B54A8" w:rsidP="000F175F">
            <w:pPr>
              <w:rPr>
                <w:rFonts w:ascii="Arial" w:eastAsia="Times New Roman" w:hAnsi="Arial" w:cs="Arial"/>
                <w:color w:val="000000"/>
                <w:sz w:val="22"/>
                <w:szCs w:val="22"/>
              </w:rPr>
            </w:pPr>
            <w:r w:rsidRPr="00060D97">
              <w:rPr>
                <w:rFonts w:ascii="Arial" w:eastAsia="Times New Roman" w:hAnsi="Arial" w:cs="Arial"/>
                <w:color w:val="000000"/>
                <w:sz w:val="22"/>
                <w:szCs w:val="22"/>
              </w:rPr>
              <w:t> </w:t>
            </w:r>
          </w:p>
        </w:tc>
        <w:tc>
          <w:tcPr>
            <w:tcW w:w="3274" w:type="dxa"/>
            <w:tcBorders>
              <w:top w:val="nil"/>
              <w:left w:val="nil"/>
              <w:bottom w:val="nil"/>
              <w:right w:val="nil"/>
            </w:tcBorders>
            <w:shd w:val="clear" w:color="auto" w:fill="FFFFFF" w:themeFill="background1"/>
            <w:vAlign w:val="center"/>
            <w:hideMark/>
          </w:tcPr>
          <w:p w14:paraId="67AAFF36"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High Hesitancy, n (%)</w:t>
            </w:r>
          </w:p>
        </w:tc>
        <w:tc>
          <w:tcPr>
            <w:tcW w:w="1170" w:type="dxa"/>
            <w:tcBorders>
              <w:top w:val="nil"/>
              <w:left w:val="nil"/>
              <w:bottom w:val="nil"/>
              <w:right w:val="nil"/>
            </w:tcBorders>
            <w:shd w:val="clear" w:color="auto" w:fill="FFFFFF" w:themeFill="background1"/>
            <w:noWrap/>
            <w:vAlign w:val="bottom"/>
            <w:hideMark/>
          </w:tcPr>
          <w:p w14:paraId="0406B20C"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148 (59%)</w:t>
            </w:r>
          </w:p>
        </w:tc>
        <w:tc>
          <w:tcPr>
            <w:tcW w:w="2160" w:type="dxa"/>
            <w:tcBorders>
              <w:top w:val="nil"/>
              <w:left w:val="nil"/>
              <w:bottom w:val="nil"/>
              <w:right w:val="nil"/>
            </w:tcBorders>
            <w:shd w:val="clear" w:color="auto" w:fill="FFFFFF" w:themeFill="background1"/>
            <w:noWrap/>
            <w:vAlign w:val="bottom"/>
            <w:hideMark/>
          </w:tcPr>
          <w:p w14:paraId="0FE9298A"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73 (58%)</w:t>
            </w:r>
          </w:p>
        </w:tc>
        <w:tc>
          <w:tcPr>
            <w:tcW w:w="1170" w:type="dxa"/>
            <w:tcBorders>
              <w:top w:val="nil"/>
              <w:left w:val="nil"/>
              <w:bottom w:val="nil"/>
              <w:right w:val="nil"/>
            </w:tcBorders>
            <w:shd w:val="clear" w:color="auto" w:fill="auto"/>
            <w:noWrap/>
            <w:vAlign w:val="bottom"/>
            <w:hideMark/>
          </w:tcPr>
          <w:p w14:paraId="7EEB48EE"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468 (44%)</w:t>
            </w:r>
          </w:p>
        </w:tc>
        <w:tc>
          <w:tcPr>
            <w:tcW w:w="2070" w:type="dxa"/>
            <w:tcBorders>
              <w:top w:val="nil"/>
              <w:left w:val="nil"/>
              <w:bottom w:val="nil"/>
              <w:right w:val="nil"/>
            </w:tcBorders>
            <w:shd w:val="clear" w:color="auto" w:fill="auto"/>
            <w:noWrap/>
            <w:vAlign w:val="bottom"/>
            <w:hideMark/>
          </w:tcPr>
          <w:p w14:paraId="2359BC56"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224 (47%)</w:t>
            </w:r>
          </w:p>
        </w:tc>
        <w:tc>
          <w:tcPr>
            <w:tcW w:w="1080" w:type="dxa"/>
            <w:tcBorders>
              <w:top w:val="nil"/>
              <w:left w:val="nil"/>
              <w:bottom w:val="nil"/>
              <w:right w:val="nil"/>
            </w:tcBorders>
            <w:shd w:val="clear" w:color="auto" w:fill="auto"/>
            <w:noWrap/>
            <w:vAlign w:val="bottom"/>
            <w:hideMark/>
          </w:tcPr>
          <w:p w14:paraId="449AFC0B"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258 (63%)</w:t>
            </w:r>
          </w:p>
        </w:tc>
        <w:tc>
          <w:tcPr>
            <w:tcW w:w="2160" w:type="dxa"/>
            <w:tcBorders>
              <w:top w:val="nil"/>
              <w:left w:val="nil"/>
              <w:bottom w:val="nil"/>
              <w:right w:val="nil"/>
            </w:tcBorders>
            <w:shd w:val="clear" w:color="auto" w:fill="auto"/>
            <w:noWrap/>
            <w:vAlign w:val="bottom"/>
            <w:hideMark/>
          </w:tcPr>
          <w:p w14:paraId="08C412CF"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137 (66%)</w:t>
            </w:r>
          </w:p>
        </w:tc>
      </w:tr>
      <w:tr w:rsidR="005B54A8" w:rsidRPr="00D53FB1" w14:paraId="4B3DD5F0" w14:textId="77777777" w:rsidTr="712E1629">
        <w:trPr>
          <w:trHeight w:val="20"/>
          <w:jc w:val="center"/>
        </w:trPr>
        <w:tc>
          <w:tcPr>
            <w:tcW w:w="4410" w:type="dxa"/>
            <w:gridSpan w:val="2"/>
            <w:tcBorders>
              <w:top w:val="nil"/>
              <w:left w:val="nil"/>
              <w:bottom w:val="nil"/>
              <w:right w:val="nil"/>
            </w:tcBorders>
            <w:shd w:val="clear" w:color="auto" w:fill="FFFFFF" w:themeFill="background1"/>
            <w:vAlign w:val="center"/>
            <w:hideMark/>
          </w:tcPr>
          <w:p w14:paraId="06BD4DBC" w14:textId="77777777" w:rsidR="005B54A8" w:rsidRPr="00060D97" w:rsidRDefault="4EACCBA1" w:rsidP="712E1629">
            <w:pPr>
              <w:rPr>
                <w:rFonts w:ascii="Arial" w:eastAsia="Times New Roman" w:hAnsi="Arial" w:cs="Arial"/>
                <w:b/>
                <w:bCs/>
                <w:color w:val="333333"/>
                <w:sz w:val="22"/>
                <w:szCs w:val="22"/>
              </w:rPr>
            </w:pPr>
            <w:r w:rsidRPr="712E1629">
              <w:rPr>
                <w:rFonts w:ascii="Arial" w:eastAsia="Times New Roman" w:hAnsi="Arial" w:cs="Arial"/>
                <w:b/>
                <w:bCs/>
                <w:color w:val="333333"/>
                <w:sz w:val="22"/>
                <w:szCs w:val="22"/>
              </w:rPr>
              <w:t>HPV Vaccine Complacency Dimension, OR (95%</w:t>
            </w:r>
            <w:bookmarkStart w:id="82" w:name="_Int_WsvdOf3M"/>
            <w:proofErr w:type="gramStart"/>
            <w:r w:rsidRPr="712E1629">
              <w:rPr>
                <w:rFonts w:ascii="Arial" w:eastAsia="Times New Roman" w:hAnsi="Arial" w:cs="Arial"/>
                <w:b/>
                <w:bCs/>
                <w:color w:val="333333"/>
                <w:sz w:val="22"/>
                <w:szCs w:val="22"/>
              </w:rPr>
              <w:t>CI)</w:t>
            </w:r>
            <w:r w:rsidRPr="712E1629">
              <w:rPr>
                <w:rFonts w:ascii="Arial" w:eastAsia="Times New Roman" w:hAnsi="Arial" w:cs="Arial"/>
                <w:i/>
                <w:iCs/>
                <w:color w:val="333333"/>
                <w:sz w:val="22"/>
                <w:szCs w:val="22"/>
                <w:vertAlign w:val="superscript"/>
              </w:rPr>
              <w:t>b</w:t>
            </w:r>
            <w:bookmarkEnd w:id="82"/>
            <w:proofErr w:type="gramEnd"/>
          </w:p>
        </w:tc>
        <w:tc>
          <w:tcPr>
            <w:tcW w:w="1170" w:type="dxa"/>
            <w:tcBorders>
              <w:top w:val="nil"/>
              <w:left w:val="nil"/>
              <w:bottom w:val="nil"/>
              <w:right w:val="nil"/>
            </w:tcBorders>
            <w:shd w:val="clear" w:color="auto" w:fill="FFFFFF" w:themeFill="background1"/>
            <w:noWrap/>
            <w:vAlign w:val="bottom"/>
            <w:hideMark/>
          </w:tcPr>
          <w:p w14:paraId="2226606C"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160" w:type="dxa"/>
            <w:tcBorders>
              <w:top w:val="nil"/>
              <w:left w:val="nil"/>
              <w:bottom w:val="nil"/>
              <w:right w:val="nil"/>
            </w:tcBorders>
            <w:shd w:val="clear" w:color="auto" w:fill="FFFFFF" w:themeFill="background1"/>
            <w:noWrap/>
            <w:vAlign w:val="bottom"/>
            <w:hideMark/>
          </w:tcPr>
          <w:p w14:paraId="354DDE82" w14:textId="77777777" w:rsidR="005B54A8" w:rsidRPr="00060D97" w:rsidRDefault="005B54A8"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2.11 (1.33, 3.40)</w:t>
            </w:r>
          </w:p>
        </w:tc>
        <w:tc>
          <w:tcPr>
            <w:tcW w:w="1170" w:type="dxa"/>
            <w:tcBorders>
              <w:top w:val="nil"/>
              <w:left w:val="nil"/>
              <w:bottom w:val="nil"/>
              <w:right w:val="nil"/>
            </w:tcBorders>
            <w:shd w:val="clear" w:color="auto" w:fill="FFFFFF" w:themeFill="background1"/>
            <w:noWrap/>
            <w:vAlign w:val="bottom"/>
            <w:hideMark/>
          </w:tcPr>
          <w:p w14:paraId="075E01D0"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070" w:type="dxa"/>
            <w:tcBorders>
              <w:top w:val="nil"/>
              <w:left w:val="nil"/>
              <w:bottom w:val="nil"/>
              <w:right w:val="nil"/>
            </w:tcBorders>
            <w:shd w:val="clear" w:color="auto" w:fill="auto"/>
            <w:noWrap/>
            <w:vAlign w:val="bottom"/>
            <w:hideMark/>
          </w:tcPr>
          <w:p w14:paraId="3C784135" w14:textId="77777777" w:rsidR="005B54A8" w:rsidRPr="00060D97" w:rsidRDefault="005B54A8"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1.80 (1.43, 2.27)</w:t>
            </w:r>
          </w:p>
        </w:tc>
        <w:tc>
          <w:tcPr>
            <w:tcW w:w="1080" w:type="dxa"/>
            <w:tcBorders>
              <w:top w:val="nil"/>
              <w:left w:val="nil"/>
              <w:bottom w:val="nil"/>
              <w:right w:val="nil"/>
            </w:tcBorders>
            <w:shd w:val="clear" w:color="auto" w:fill="FFFFFF" w:themeFill="background1"/>
            <w:noWrap/>
            <w:vAlign w:val="bottom"/>
            <w:hideMark/>
          </w:tcPr>
          <w:p w14:paraId="6C6A7461"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160" w:type="dxa"/>
            <w:tcBorders>
              <w:top w:val="nil"/>
              <w:left w:val="nil"/>
              <w:bottom w:val="nil"/>
              <w:right w:val="nil"/>
            </w:tcBorders>
            <w:shd w:val="clear" w:color="auto" w:fill="auto"/>
            <w:noWrap/>
            <w:vAlign w:val="bottom"/>
            <w:hideMark/>
          </w:tcPr>
          <w:p w14:paraId="4AFF9D2E" w14:textId="77777777" w:rsidR="005B54A8" w:rsidRPr="00060D97" w:rsidRDefault="005B54A8"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1.67 (1.17, 2.38)</w:t>
            </w:r>
          </w:p>
        </w:tc>
      </w:tr>
      <w:tr w:rsidR="005B54A8" w:rsidRPr="00D53FB1" w14:paraId="2CF64EA6" w14:textId="77777777" w:rsidTr="712E1629">
        <w:trPr>
          <w:trHeight w:val="20"/>
          <w:jc w:val="center"/>
        </w:trPr>
        <w:tc>
          <w:tcPr>
            <w:tcW w:w="1136" w:type="dxa"/>
            <w:tcBorders>
              <w:top w:val="nil"/>
              <w:left w:val="nil"/>
              <w:bottom w:val="nil"/>
              <w:right w:val="nil"/>
            </w:tcBorders>
            <w:shd w:val="clear" w:color="auto" w:fill="FFFFFF" w:themeFill="background1"/>
            <w:vAlign w:val="center"/>
            <w:hideMark/>
          </w:tcPr>
          <w:p w14:paraId="1E452511"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 </w:t>
            </w:r>
          </w:p>
        </w:tc>
        <w:tc>
          <w:tcPr>
            <w:tcW w:w="3274" w:type="dxa"/>
            <w:tcBorders>
              <w:top w:val="nil"/>
              <w:left w:val="nil"/>
              <w:bottom w:val="nil"/>
              <w:right w:val="nil"/>
            </w:tcBorders>
            <w:shd w:val="clear" w:color="auto" w:fill="FFFFFF" w:themeFill="background1"/>
            <w:vAlign w:val="center"/>
            <w:hideMark/>
          </w:tcPr>
          <w:p w14:paraId="5DABBE96"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Low Hesitancy, n (%)</w:t>
            </w:r>
          </w:p>
        </w:tc>
        <w:tc>
          <w:tcPr>
            <w:tcW w:w="1170" w:type="dxa"/>
            <w:tcBorders>
              <w:top w:val="nil"/>
              <w:left w:val="nil"/>
              <w:bottom w:val="nil"/>
              <w:right w:val="nil"/>
            </w:tcBorders>
            <w:shd w:val="clear" w:color="auto" w:fill="FFFFFF" w:themeFill="background1"/>
            <w:noWrap/>
            <w:vAlign w:val="bottom"/>
            <w:hideMark/>
          </w:tcPr>
          <w:p w14:paraId="1FA16C94"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119 (48%)</w:t>
            </w:r>
          </w:p>
        </w:tc>
        <w:tc>
          <w:tcPr>
            <w:tcW w:w="2160" w:type="dxa"/>
            <w:tcBorders>
              <w:top w:val="nil"/>
              <w:left w:val="nil"/>
              <w:bottom w:val="nil"/>
              <w:right w:val="nil"/>
            </w:tcBorders>
            <w:shd w:val="clear" w:color="auto" w:fill="FFFFFF" w:themeFill="background1"/>
            <w:noWrap/>
            <w:vAlign w:val="bottom"/>
            <w:hideMark/>
          </w:tcPr>
          <w:p w14:paraId="0ECF32AD"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36 (29%)</w:t>
            </w:r>
          </w:p>
        </w:tc>
        <w:tc>
          <w:tcPr>
            <w:tcW w:w="1170" w:type="dxa"/>
            <w:tcBorders>
              <w:top w:val="nil"/>
              <w:left w:val="nil"/>
              <w:bottom w:val="nil"/>
              <w:right w:val="nil"/>
            </w:tcBorders>
            <w:shd w:val="clear" w:color="auto" w:fill="auto"/>
            <w:noWrap/>
            <w:vAlign w:val="bottom"/>
            <w:hideMark/>
          </w:tcPr>
          <w:p w14:paraId="3DD7C035"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563 (53%)</w:t>
            </w:r>
          </w:p>
        </w:tc>
        <w:tc>
          <w:tcPr>
            <w:tcW w:w="2070" w:type="dxa"/>
            <w:tcBorders>
              <w:top w:val="nil"/>
              <w:left w:val="nil"/>
              <w:bottom w:val="nil"/>
              <w:right w:val="nil"/>
            </w:tcBorders>
            <w:shd w:val="clear" w:color="auto" w:fill="auto"/>
            <w:noWrap/>
            <w:vAlign w:val="bottom"/>
            <w:hideMark/>
          </w:tcPr>
          <w:p w14:paraId="18F59549"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172 (36%)</w:t>
            </w:r>
          </w:p>
        </w:tc>
        <w:tc>
          <w:tcPr>
            <w:tcW w:w="1080" w:type="dxa"/>
            <w:tcBorders>
              <w:top w:val="nil"/>
              <w:left w:val="nil"/>
              <w:bottom w:val="nil"/>
              <w:right w:val="nil"/>
            </w:tcBorders>
            <w:shd w:val="clear" w:color="auto" w:fill="auto"/>
            <w:noWrap/>
            <w:vAlign w:val="bottom"/>
            <w:hideMark/>
          </w:tcPr>
          <w:p w14:paraId="206CD7CE"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188 (46%)</w:t>
            </w:r>
          </w:p>
        </w:tc>
        <w:tc>
          <w:tcPr>
            <w:tcW w:w="2160" w:type="dxa"/>
            <w:tcBorders>
              <w:top w:val="nil"/>
              <w:left w:val="nil"/>
              <w:bottom w:val="nil"/>
              <w:right w:val="nil"/>
            </w:tcBorders>
            <w:shd w:val="clear" w:color="auto" w:fill="auto"/>
            <w:noWrap/>
            <w:vAlign w:val="bottom"/>
            <w:hideMark/>
          </w:tcPr>
          <w:p w14:paraId="0A9FBBDA"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69 (33%)</w:t>
            </w:r>
          </w:p>
        </w:tc>
      </w:tr>
      <w:tr w:rsidR="005B54A8" w:rsidRPr="00D53FB1" w14:paraId="36FD667A" w14:textId="77777777" w:rsidTr="712E1629">
        <w:trPr>
          <w:trHeight w:val="20"/>
          <w:jc w:val="center"/>
        </w:trPr>
        <w:tc>
          <w:tcPr>
            <w:tcW w:w="1136" w:type="dxa"/>
            <w:tcBorders>
              <w:top w:val="nil"/>
              <w:left w:val="nil"/>
              <w:bottom w:val="nil"/>
              <w:right w:val="nil"/>
            </w:tcBorders>
            <w:shd w:val="clear" w:color="auto" w:fill="FFFFFF" w:themeFill="background1"/>
            <w:vAlign w:val="center"/>
            <w:hideMark/>
          </w:tcPr>
          <w:p w14:paraId="0033EF7B"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 </w:t>
            </w:r>
          </w:p>
        </w:tc>
        <w:tc>
          <w:tcPr>
            <w:tcW w:w="3274" w:type="dxa"/>
            <w:tcBorders>
              <w:top w:val="nil"/>
              <w:left w:val="nil"/>
              <w:bottom w:val="nil"/>
              <w:right w:val="nil"/>
            </w:tcBorders>
            <w:shd w:val="clear" w:color="auto" w:fill="FFFFFF" w:themeFill="background1"/>
            <w:vAlign w:val="center"/>
            <w:hideMark/>
          </w:tcPr>
          <w:p w14:paraId="6376E57F"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High Hesitancy, n (%)</w:t>
            </w:r>
          </w:p>
        </w:tc>
        <w:tc>
          <w:tcPr>
            <w:tcW w:w="1170" w:type="dxa"/>
            <w:tcBorders>
              <w:top w:val="nil"/>
              <w:left w:val="nil"/>
              <w:bottom w:val="nil"/>
              <w:right w:val="nil"/>
            </w:tcBorders>
            <w:shd w:val="clear" w:color="auto" w:fill="FFFFFF" w:themeFill="background1"/>
            <w:noWrap/>
            <w:vAlign w:val="bottom"/>
            <w:hideMark/>
          </w:tcPr>
          <w:p w14:paraId="04AD7A32"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130 (52%)</w:t>
            </w:r>
          </w:p>
        </w:tc>
        <w:tc>
          <w:tcPr>
            <w:tcW w:w="2160" w:type="dxa"/>
            <w:tcBorders>
              <w:top w:val="nil"/>
              <w:left w:val="nil"/>
              <w:bottom w:val="nil"/>
              <w:right w:val="nil"/>
            </w:tcBorders>
            <w:shd w:val="clear" w:color="auto" w:fill="FFFFFF" w:themeFill="background1"/>
            <w:noWrap/>
            <w:vAlign w:val="bottom"/>
            <w:hideMark/>
          </w:tcPr>
          <w:p w14:paraId="0E358B23"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90 (71%)</w:t>
            </w:r>
          </w:p>
        </w:tc>
        <w:tc>
          <w:tcPr>
            <w:tcW w:w="1170" w:type="dxa"/>
            <w:tcBorders>
              <w:top w:val="nil"/>
              <w:left w:val="nil"/>
              <w:bottom w:val="nil"/>
              <w:right w:val="nil"/>
            </w:tcBorders>
            <w:shd w:val="clear" w:color="auto" w:fill="auto"/>
            <w:noWrap/>
            <w:vAlign w:val="bottom"/>
            <w:hideMark/>
          </w:tcPr>
          <w:p w14:paraId="37276F51"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497 (47%)</w:t>
            </w:r>
          </w:p>
        </w:tc>
        <w:tc>
          <w:tcPr>
            <w:tcW w:w="2070" w:type="dxa"/>
            <w:tcBorders>
              <w:top w:val="nil"/>
              <w:left w:val="nil"/>
              <w:bottom w:val="nil"/>
              <w:right w:val="nil"/>
            </w:tcBorders>
            <w:shd w:val="clear" w:color="auto" w:fill="auto"/>
            <w:noWrap/>
            <w:vAlign w:val="bottom"/>
            <w:hideMark/>
          </w:tcPr>
          <w:p w14:paraId="7EE659B4"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304 (64%)</w:t>
            </w:r>
          </w:p>
        </w:tc>
        <w:tc>
          <w:tcPr>
            <w:tcW w:w="1080" w:type="dxa"/>
            <w:tcBorders>
              <w:top w:val="nil"/>
              <w:left w:val="nil"/>
              <w:bottom w:val="nil"/>
              <w:right w:val="nil"/>
            </w:tcBorders>
            <w:shd w:val="clear" w:color="auto" w:fill="auto"/>
            <w:noWrap/>
            <w:vAlign w:val="bottom"/>
            <w:hideMark/>
          </w:tcPr>
          <w:p w14:paraId="660C4214"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223 (54%)</w:t>
            </w:r>
          </w:p>
        </w:tc>
        <w:tc>
          <w:tcPr>
            <w:tcW w:w="2160" w:type="dxa"/>
            <w:tcBorders>
              <w:top w:val="nil"/>
              <w:left w:val="nil"/>
              <w:bottom w:val="nil"/>
              <w:right w:val="nil"/>
            </w:tcBorders>
            <w:shd w:val="clear" w:color="auto" w:fill="auto"/>
            <w:noWrap/>
            <w:vAlign w:val="bottom"/>
            <w:hideMark/>
          </w:tcPr>
          <w:p w14:paraId="7F4FE47C"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140 (67%)</w:t>
            </w:r>
          </w:p>
        </w:tc>
      </w:tr>
      <w:tr w:rsidR="005B54A8" w:rsidRPr="00D53FB1" w14:paraId="4BDBB1F7" w14:textId="77777777" w:rsidTr="712E1629">
        <w:trPr>
          <w:trHeight w:val="20"/>
          <w:jc w:val="center"/>
        </w:trPr>
        <w:tc>
          <w:tcPr>
            <w:tcW w:w="4410" w:type="dxa"/>
            <w:gridSpan w:val="2"/>
            <w:tcBorders>
              <w:top w:val="nil"/>
              <w:left w:val="nil"/>
              <w:bottom w:val="nil"/>
              <w:right w:val="nil"/>
            </w:tcBorders>
            <w:shd w:val="clear" w:color="auto" w:fill="FFFFFF" w:themeFill="background1"/>
            <w:vAlign w:val="center"/>
            <w:hideMark/>
          </w:tcPr>
          <w:p w14:paraId="325132DC" w14:textId="77777777" w:rsidR="005B54A8" w:rsidRPr="00060D97" w:rsidRDefault="4EACCBA1" w:rsidP="712E1629">
            <w:pPr>
              <w:rPr>
                <w:rFonts w:ascii="Arial" w:eastAsia="Times New Roman" w:hAnsi="Arial" w:cs="Arial"/>
                <w:b/>
                <w:bCs/>
                <w:color w:val="333333"/>
                <w:sz w:val="22"/>
                <w:szCs w:val="22"/>
              </w:rPr>
            </w:pPr>
            <w:r w:rsidRPr="712E1629">
              <w:rPr>
                <w:rFonts w:ascii="Arial" w:eastAsia="Times New Roman" w:hAnsi="Arial" w:cs="Arial"/>
                <w:b/>
                <w:bCs/>
                <w:color w:val="333333"/>
                <w:sz w:val="22"/>
                <w:szCs w:val="22"/>
              </w:rPr>
              <w:t>COVID-19 Vaccination Intent, OR (95%</w:t>
            </w:r>
            <w:bookmarkStart w:id="83" w:name="_Int_OaWrjibc"/>
            <w:proofErr w:type="gramStart"/>
            <w:r w:rsidRPr="712E1629">
              <w:rPr>
                <w:rFonts w:ascii="Arial" w:eastAsia="Times New Roman" w:hAnsi="Arial" w:cs="Arial"/>
                <w:b/>
                <w:bCs/>
                <w:color w:val="333333"/>
                <w:sz w:val="22"/>
                <w:szCs w:val="22"/>
              </w:rPr>
              <w:t>CI)</w:t>
            </w:r>
            <w:r w:rsidRPr="712E1629">
              <w:rPr>
                <w:rFonts w:ascii="Arial" w:eastAsia="Times New Roman" w:hAnsi="Arial" w:cs="Arial"/>
                <w:i/>
                <w:iCs/>
                <w:color w:val="333333"/>
                <w:sz w:val="22"/>
                <w:szCs w:val="22"/>
                <w:vertAlign w:val="superscript"/>
              </w:rPr>
              <w:t>b</w:t>
            </w:r>
            <w:bookmarkEnd w:id="83"/>
            <w:proofErr w:type="gramEnd"/>
          </w:p>
        </w:tc>
        <w:tc>
          <w:tcPr>
            <w:tcW w:w="1170" w:type="dxa"/>
            <w:tcBorders>
              <w:top w:val="nil"/>
              <w:left w:val="nil"/>
              <w:bottom w:val="nil"/>
              <w:right w:val="nil"/>
            </w:tcBorders>
            <w:shd w:val="clear" w:color="auto" w:fill="FFFFFF" w:themeFill="background1"/>
            <w:noWrap/>
            <w:vAlign w:val="bottom"/>
            <w:hideMark/>
          </w:tcPr>
          <w:p w14:paraId="53E97BC6"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160" w:type="dxa"/>
            <w:tcBorders>
              <w:top w:val="nil"/>
              <w:left w:val="nil"/>
              <w:bottom w:val="nil"/>
              <w:right w:val="nil"/>
            </w:tcBorders>
            <w:shd w:val="clear" w:color="auto" w:fill="FFFFFF" w:themeFill="background1"/>
            <w:noWrap/>
            <w:vAlign w:val="bottom"/>
            <w:hideMark/>
          </w:tcPr>
          <w:p w14:paraId="3F3E4853" w14:textId="77777777" w:rsidR="005B54A8" w:rsidRPr="00060D97" w:rsidRDefault="005B54A8"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0.57 (0.38, 0.87)</w:t>
            </w:r>
          </w:p>
        </w:tc>
        <w:tc>
          <w:tcPr>
            <w:tcW w:w="1170" w:type="dxa"/>
            <w:tcBorders>
              <w:top w:val="nil"/>
              <w:left w:val="nil"/>
              <w:bottom w:val="nil"/>
              <w:right w:val="nil"/>
            </w:tcBorders>
            <w:shd w:val="clear" w:color="auto" w:fill="FFFFFF" w:themeFill="background1"/>
            <w:noWrap/>
            <w:vAlign w:val="bottom"/>
            <w:hideMark/>
          </w:tcPr>
          <w:p w14:paraId="5369797C"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070" w:type="dxa"/>
            <w:tcBorders>
              <w:top w:val="nil"/>
              <w:left w:val="nil"/>
              <w:bottom w:val="nil"/>
              <w:right w:val="nil"/>
            </w:tcBorders>
            <w:shd w:val="clear" w:color="auto" w:fill="auto"/>
            <w:noWrap/>
            <w:vAlign w:val="bottom"/>
            <w:hideMark/>
          </w:tcPr>
          <w:p w14:paraId="10666204" w14:textId="77777777" w:rsidR="005B54A8" w:rsidRPr="00060D97" w:rsidRDefault="005B54A8"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0.44 (0.35, 0.54)</w:t>
            </w:r>
          </w:p>
        </w:tc>
        <w:tc>
          <w:tcPr>
            <w:tcW w:w="1080" w:type="dxa"/>
            <w:tcBorders>
              <w:top w:val="nil"/>
              <w:left w:val="nil"/>
              <w:bottom w:val="nil"/>
              <w:right w:val="nil"/>
            </w:tcBorders>
            <w:shd w:val="clear" w:color="auto" w:fill="FFFFFF" w:themeFill="background1"/>
            <w:noWrap/>
            <w:vAlign w:val="bottom"/>
            <w:hideMark/>
          </w:tcPr>
          <w:p w14:paraId="42CAF05F"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160" w:type="dxa"/>
            <w:tcBorders>
              <w:top w:val="nil"/>
              <w:left w:val="nil"/>
              <w:bottom w:val="nil"/>
              <w:right w:val="nil"/>
            </w:tcBorders>
            <w:shd w:val="clear" w:color="auto" w:fill="auto"/>
            <w:noWrap/>
            <w:vAlign w:val="bottom"/>
            <w:hideMark/>
          </w:tcPr>
          <w:p w14:paraId="7E7439D6" w14:textId="77777777" w:rsidR="005B54A8" w:rsidRPr="00060D97" w:rsidRDefault="005B54A8" w:rsidP="000F175F">
            <w:pPr>
              <w:jc w:val="center"/>
              <w:rPr>
                <w:rFonts w:ascii="Arial" w:eastAsia="Times New Roman" w:hAnsi="Arial" w:cs="Arial"/>
                <w:b/>
                <w:color w:val="000000"/>
                <w:sz w:val="22"/>
                <w:szCs w:val="22"/>
              </w:rPr>
            </w:pPr>
            <w:r w:rsidRPr="00060D97">
              <w:rPr>
                <w:rFonts w:ascii="Arial" w:eastAsia="Times New Roman" w:hAnsi="Arial" w:cs="Arial"/>
                <w:b/>
                <w:color w:val="000000"/>
                <w:sz w:val="22"/>
                <w:szCs w:val="22"/>
              </w:rPr>
              <w:t>0.45 (0.33, 0.63)</w:t>
            </w:r>
          </w:p>
        </w:tc>
      </w:tr>
      <w:tr w:rsidR="005B54A8" w:rsidRPr="00D53FB1" w14:paraId="6F67F988" w14:textId="77777777" w:rsidTr="712E1629">
        <w:trPr>
          <w:trHeight w:val="20"/>
          <w:jc w:val="center"/>
        </w:trPr>
        <w:tc>
          <w:tcPr>
            <w:tcW w:w="1136" w:type="dxa"/>
            <w:tcBorders>
              <w:top w:val="nil"/>
              <w:left w:val="nil"/>
              <w:bottom w:val="nil"/>
              <w:right w:val="nil"/>
            </w:tcBorders>
            <w:shd w:val="clear" w:color="auto" w:fill="FFFFFF" w:themeFill="background1"/>
            <w:vAlign w:val="center"/>
            <w:hideMark/>
          </w:tcPr>
          <w:p w14:paraId="464727DF"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 </w:t>
            </w:r>
          </w:p>
        </w:tc>
        <w:tc>
          <w:tcPr>
            <w:tcW w:w="3274" w:type="dxa"/>
            <w:tcBorders>
              <w:top w:val="nil"/>
              <w:left w:val="nil"/>
              <w:bottom w:val="nil"/>
              <w:right w:val="nil"/>
            </w:tcBorders>
            <w:shd w:val="clear" w:color="auto" w:fill="FFFFFF" w:themeFill="background1"/>
            <w:vAlign w:val="center"/>
            <w:hideMark/>
          </w:tcPr>
          <w:p w14:paraId="32D1795E"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No/Unsure</w:t>
            </w:r>
          </w:p>
        </w:tc>
        <w:tc>
          <w:tcPr>
            <w:tcW w:w="1170" w:type="dxa"/>
            <w:tcBorders>
              <w:top w:val="nil"/>
              <w:left w:val="nil"/>
              <w:bottom w:val="nil"/>
              <w:right w:val="nil"/>
            </w:tcBorders>
            <w:shd w:val="clear" w:color="auto" w:fill="FFFFFF" w:themeFill="background1"/>
            <w:noWrap/>
            <w:vAlign w:val="bottom"/>
            <w:hideMark/>
          </w:tcPr>
          <w:p w14:paraId="7F30849B"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80 (32%)</w:t>
            </w:r>
          </w:p>
        </w:tc>
        <w:tc>
          <w:tcPr>
            <w:tcW w:w="2160" w:type="dxa"/>
            <w:tcBorders>
              <w:top w:val="nil"/>
              <w:left w:val="nil"/>
              <w:bottom w:val="nil"/>
              <w:right w:val="nil"/>
            </w:tcBorders>
            <w:shd w:val="clear" w:color="auto" w:fill="FFFFFF" w:themeFill="background1"/>
            <w:noWrap/>
            <w:vAlign w:val="bottom"/>
            <w:hideMark/>
          </w:tcPr>
          <w:p w14:paraId="035C2D8A"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78 (46%)</w:t>
            </w:r>
          </w:p>
        </w:tc>
        <w:tc>
          <w:tcPr>
            <w:tcW w:w="1170" w:type="dxa"/>
            <w:tcBorders>
              <w:top w:val="nil"/>
              <w:left w:val="nil"/>
              <w:bottom w:val="nil"/>
              <w:right w:val="nil"/>
            </w:tcBorders>
            <w:shd w:val="clear" w:color="auto" w:fill="auto"/>
            <w:noWrap/>
            <w:vAlign w:val="bottom"/>
            <w:hideMark/>
          </w:tcPr>
          <w:p w14:paraId="024BCB19"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324 (30%)</w:t>
            </w:r>
          </w:p>
        </w:tc>
        <w:tc>
          <w:tcPr>
            <w:tcW w:w="2070" w:type="dxa"/>
            <w:tcBorders>
              <w:top w:val="nil"/>
              <w:left w:val="nil"/>
              <w:bottom w:val="nil"/>
              <w:right w:val="nil"/>
            </w:tcBorders>
            <w:shd w:val="clear" w:color="auto" w:fill="auto"/>
            <w:noWrap/>
            <w:vAlign w:val="bottom"/>
            <w:hideMark/>
          </w:tcPr>
          <w:p w14:paraId="30BB27E5"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299 (51%)</w:t>
            </w:r>
          </w:p>
        </w:tc>
        <w:tc>
          <w:tcPr>
            <w:tcW w:w="1080" w:type="dxa"/>
            <w:tcBorders>
              <w:top w:val="nil"/>
              <w:left w:val="nil"/>
              <w:bottom w:val="nil"/>
              <w:right w:val="nil"/>
            </w:tcBorders>
            <w:shd w:val="clear" w:color="auto" w:fill="auto"/>
            <w:noWrap/>
            <w:vAlign w:val="bottom"/>
            <w:hideMark/>
          </w:tcPr>
          <w:p w14:paraId="16F63D4F"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110 (26%)</w:t>
            </w:r>
          </w:p>
        </w:tc>
        <w:tc>
          <w:tcPr>
            <w:tcW w:w="2160" w:type="dxa"/>
            <w:tcBorders>
              <w:top w:val="nil"/>
              <w:left w:val="nil"/>
              <w:bottom w:val="nil"/>
              <w:right w:val="nil"/>
            </w:tcBorders>
            <w:shd w:val="clear" w:color="auto" w:fill="auto"/>
            <w:noWrap/>
            <w:vAlign w:val="bottom"/>
            <w:hideMark/>
          </w:tcPr>
          <w:p w14:paraId="7F9AC441"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129 (46%)</w:t>
            </w:r>
          </w:p>
        </w:tc>
      </w:tr>
      <w:tr w:rsidR="005B54A8" w:rsidRPr="00D53FB1" w14:paraId="1B1E3DDB" w14:textId="77777777" w:rsidTr="712E1629">
        <w:trPr>
          <w:trHeight w:val="20"/>
          <w:jc w:val="center"/>
        </w:trPr>
        <w:tc>
          <w:tcPr>
            <w:tcW w:w="1136" w:type="dxa"/>
            <w:tcBorders>
              <w:top w:val="nil"/>
              <w:left w:val="nil"/>
              <w:bottom w:val="nil"/>
              <w:right w:val="nil"/>
            </w:tcBorders>
            <w:shd w:val="clear" w:color="auto" w:fill="FFFFFF" w:themeFill="background1"/>
            <w:vAlign w:val="center"/>
            <w:hideMark/>
          </w:tcPr>
          <w:p w14:paraId="02DCC36E"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 </w:t>
            </w:r>
          </w:p>
        </w:tc>
        <w:tc>
          <w:tcPr>
            <w:tcW w:w="3274" w:type="dxa"/>
            <w:tcBorders>
              <w:top w:val="nil"/>
              <w:left w:val="nil"/>
              <w:bottom w:val="nil"/>
              <w:right w:val="nil"/>
            </w:tcBorders>
            <w:shd w:val="clear" w:color="auto" w:fill="FFFFFF" w:themeFill="background1"/>
            <w:vAlign w:val="center"/>
            <w:hideMark/>
          </w:tcPr>
          <w:p w14:paraId="6A421186"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Yes</w:t>
            </w:r>
          </w:p>
        </w:tc>
        <w:tc>
          <w:tcPr>
            <w:tcW w:w="1170" w:type="dxa"/>
            <w:tcBorders>
              <w:top w:val="nil"/>
              <w:left w:val="nil"/>
              <w:bottom w:val="nil"/>
              <w:right w:val="nil"/>
            </w:tcBorders>
            <w:shd w:val="clear" w:color="auto" w:fill="FFFFFF" w:themeFill="background1"/>
            <w:noWrap/>
            <w:vAlign w:val="bottom"/>
            <w:hideMark/>
          </w:tcPr>
          <w:p w14:paraId="785FB217"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173 (68%)</w:t>
            </w:r>
          </w:p>
        </w:tc>
        <w:tc>
          <w:tcPr>
            <w:tcW w:w="2160" w:type="dxa"/>
            <w:tcBorders>
              <w:top w:val="nil"/>
              <w:left w:val="nil"/>
              <w:bottom w:val="nil"/>
              <w:right w:val="nil"/>
            </w:tcBorders>
            <w:shd w:val="clear" w:color="auto" w:fill="FFFFFF" w:themeFill="background1"/>
            <w:noWrap/>
            <w:vAlign w:val="bottom"/>
            <w:hideMark/>
          </w:tcPr>
          <w:p w14:paraId="0A401F2F"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93 (54%)</w:t>
            </w:r>
          </w:p>
        </w:tc>
        <w:tc>
          <w:tcPr>
            <w:tcW w:w="1170" w:type="dxa"/>
            <w:tcBorders>
              <w:top w:val="nil"/>
              <w:left w:val="nil"/>
              <w:bottom w:val="nil"/>
              <w:right w:val="nil"/>
            </w:tcBorders>
            <w:shd w:val="clear" w:color="auto" w:fill="auto"/>
            <w:noWrap/>
            <w:vAlign w:val="bottom"/>
            <w:hideMark/>
          </w:tcPr>
          <w:p w14:paraId="58F9073E"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752 (70%)</w:t>
            </w:r>
          </w:p>
        </w:tc>
        <w:tc>
          <w:tcPr>
            <w:tcW w:w="2070" w:type="dxa"/>
            <w:tcBorders>
              <w:top w:val="nil"/>
              <w:left w:val="nil"/>
              <w:bottom w:val="nil"/>
              <w:right w:val="nil"/>
            </w:tcBorders>
            <w:shd w:val="clear" w:color="auto" w:fill="auto"/>
            <w:noWrap/>
            <w:vAlign w:val="bottom"/>
            <w:hideMark/>
          </w:tcPr>
          <w:p w14:paraId="6497C610"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283 (49%)</w:t>
            </w:r>
          </w:p>
        </w:tc>
        <w:tc>
          <w:tcPr>
            <w:tcW w:w="1080" w:type="dxa"/>
            <w:tcBorders>
              <w:top w:val="nil"/>
              <w:left w:val="nil"/>
              <w:bottom w:val="nil"/>
              <w:right w:val="nil"/>
            </w:tcBorders>
            <w:shd w:val="clear" w:color="auto" w:fill="auto"/>
            <w:noWrap/>
            <w:vAlign w:val="bottom"/>
            <w:hideMark/>
          </w:tcPr>
          <w:p w14:paraId="2D964D46"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317 (74%)</w:t>
            </w:r>
          </w:p>
        </w:tc>
        <w:tc>
          <w:tcPr>
            <w:tcW w:w="2160" w:type="dxa"/>
            <w:tcBorders>
              <w:top w:val="nil"/>
              <w:left w:val="nil"/>
              <w:bottom w:val="nil"/>
              <w:right w:val="nil"/>
            </w:tcBorders>
            <w:shd w:val="clear" w:color="auto" w:fill="auto"/>
            <w:noWrap/>
            <w:vAlign w:val="bottom"/>
            <w:hideMark/>
          </w:tcPr>
          <w:p w14:paraId="7A1F3AC3"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152 (54%)</w:t>
            </w:r>
          </w:p>
        </w:tc>
      </w:tr>
      <w:tr w:rsidR="005B54A8" w:rsidRPr="00D53FB1" w14:paraId="6F817896" w14:textId="77777777" w:rsidTr="712E1629">
        <w:trPr>
          <w:trHeight w:val="20"/>
          <w:jc w:val="center"/>
        </w:trPr>
        <w:tc>
          <w:tcPr>
            <w:tcW w:w="4410" w:type="dxa"/>
            <w:gridSpan w:val="2"/>
            <w:tcBorders>
              <w:top w:val="nil"/>
              <w:left w:val="nil"/>
              <w:bottom w:val="nil"/>
              <w:right w:val="nil"/>
            </w:tcBorders>
            <w:shd w:val="clear" w:color="auto" w:fill="FFFFFF" w:themeFill="background1"/>
            <w:vAlign w:val="center"/>
            <w:hideMark/>
          </w:tcPr>
          <w:p w14:paraId="7237CD80" w14:textId="77777777" w:rsidR="005B54A8" w:rsidRPr="00060D97" w:rsidRDefault="4EACCBA1" w:rsidP="712E1629">
            <w:pPr>
              <w:rPr>
                <w:rFonts w:ascii="Arial" w:eastAsia="Times New Roman" w:hAnsi="Arial" w:cs="Arial"/>
                <w:b/>
                <w:bCs/>
                <w:color w:val="333333"/>
                <w:sz w:val="22"/>
                <w:szCs w:val="22"/>
              </w:rPr>
            </w:pPr>
            <w:r w:rsidRPr="712E1629">
              <w:rPr>
                <w:rFonts w:ascii="Arial" w:eastAsia="Times New Roman" w:hAnsi="Arial" w:cs="Arial"/>
                <w:b/>
                <w:bCs/>
                <w:color w:val="333333"/>
                <w:sz w:val="22"/>
                <w:szCs w:val="22"/>
              </w:rPr>
              <w:t>HPV Vaccination Receipt (Any Doses), OR (95%</w:t>
            </w:r>
            <w:bookmarkStart w:id="84" w:name="_Int_uAxsoErN"/>
            <w:proofErr w:type="gramStart"/>
            <w:r w:rsidRPr="712E1629">
              <w:rPr>
                <w:rFonts w:ascii="Arial" w:eastAsia="Times New Roman" w:hAnsi="Arial" w:cs="Arial"/>
                <w:b/>
                <w:bCs/>
                <w:color w:val="333333"/>
                <w:sz w:val="22"/>
                <w:szCs w:val="22"/>
              </w:rPr>
              <w:t>CI)</w:t>
            </w:r>
            <w:r w:rsidRPr="712E1629">
              <w:rPr>
                <w:rFonts w:ascii="Arial" w:eastAsia="Times New Roman" w:hAnsi="Arial" w:cs="Arial"/>
                <w:i/>
                <w:iCs/>
                <w:color w:val="333333"/>
                <w:sz w:val="22"/>
                <w:szCs w:val="22"/>
                <w:vertAlign w:val="superscript"/>
              </w:rPr>
              <w:t>b</w:t>
            </w:r>
            <w:bookmarkEnd w:id="84"/>
            <w:proofErr w:type="gramEnd"/>
          </w:p>
        </w:tc>
        <w:tc>
          <w:tcPr>
            <w:tcW w:w="1170" w:type="dxa"/>
            <w:tcBorders>
              <w:top w:val="nil"/>
              <w:left w:val="nil"/>
              <w:bottom w:val="nil"/>
              <w:right w:val="nil"/>
            </w:tcBorders>
            <w:shd w:val="clear" w:color="auto" w:fill="FFFFFF" w:themeFill="background1"/>
            <w:noWrap/>
            <w:vAlign w:val="bottom"/>
            <w:hideMark/>
          </w:tcPr>
          <w:p w14:paraId="57DEFEAE"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160" w:type="dxa"/>
            <w:tcBorders>
              <w:top w:val="nil"/>
              <w:left w:val="nil"/>
              <w:bottom w:val="nil"/>
              <w:right w:val="nil"/>
            </w:tcBorders>
            <w:shd w:val="clear" w:color="auto" w:fill="FFFFFF" w:themeFill="background1"/>
            <w:noWrap/>
            <w:vAlign w:val="bottom"/>
            <w:hideMark/>
          </w:tcPr>
          <w:p w14:paraId="20DD2DCF"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0.69 (0.44, 1.08)</w:t>
            </w:r>
          </w:p>
        </w:tc>
        <w:tc>
          <w:tcPr>
            <w:tcW w:w="1170" w:type="dxa"/>
            <w:tcBorders>
              <w:top w:val="nil"/>
              <w:left w:val="nil"/>
              <w:bottom w:val="nil"/>
              <w:right w:val="nil"/>
            </w:tcBorders>
            <w:shd w:val="clear" w:color="auto" w:fill="FFFFFF" w:themeFill="background1"/>
            <w:noWrap/>
            <w:vAlign w:val="bottom"/>
            <w:hideMark/>
          </w:tcPr>
          <w:p w14:paraId="60331472"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070" w:type="dxa"/>
            <w:tcBorders>
              <w:top w:val="nil"/>
              <w:left w:val="nil"/>
              <w:bottom w:val="nil"/>
              <w:right w:val="nil"/>
            </w:tcBorders>
            <w:shd w:val="clear" w:color="auto" w:fill="auto"/>
            <w:noWrap/>
            <w:vAlign w:val="bottom"/>
            <w:hideMark/>
          </w:tcPr>
          <w:p w14:paraId="22A446BD"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1.07 (0.85, 1.36)</w:t>
            </w:r>
          </w:p>
        </w:tc>
        <w:tc>
          <w:tcPr>
            <w:tcW w:w="1080" w:type="dxa"/>
            <w:tcBorders>
              <w:top w:val="nil"/>
              <w:left w:val="nil"/>
              <w:bottom w:val="nil"/>
              <w:right w:val="nil"/>
            </w:tcBorders>
            <w:shd w:val="clear" w:color="auto" w:fill="FFFFFF" w:themeFill="background1"/>
            <w:noWrap/>
            <w:vAlign w:val="bottom"/>
            <w:hideMark/>
          </w:tcPr>
          <w:p w14:paraId="133A74AA" w14:textId="77777777" w:rsidR="005B54A8" w:rsidRPr="00060D97" w:rsidRDefault="005B54A8" w:rsidP="000F175F">
            <w:pPr>
              <w:jc w:val="center"/>
              <w:rPr>
                <w:rFonts w:ascii="Arial" w:eastAsia="Times New Roman" w:hAnsi="Arial" w:cs="Arial"/>
                <w:i/>
                <w:color w:val="000000"/>
                <w:sz w:val="22"/>
                <w:szCs w:val="22"/>
              </w:rPr>
            </w:pPr>
            <w:r w:rsidRPr="00060D97">
              <w:rPr>
                <w:rFonts w:ascii="Arial" w:eastAsia="Times New Roman" w:hAnsi="Arial" w:cs="Arial"/>
                <w:i/>
                <w:color w:val="000000"/>
                <w:sz w:val="22"/>
                <w:szCs w:val="22"/>
              </w:rPr>
              <w:t>ref</w:t>
            </w:r>
          </w:p>
        </w:tc>
        <w:tc>
          <w:tcPr>
            <w:tcW w:w="2160" w:type="dxa"/>
            <w:tcBorders>
              <w:top w:val="nil"/>
              <w:left w:val="nil"/>
              <w:bottom w:val="nil"/>
              <w:right w:val="nil"/>
            </w:tcBorders>
            <w:shd w:val="clear" w:color="auto" w:fill="auto"/>
            <w:noWrap/>
            <w:vAlign w:val="bottom"/>
            <w:hideMark/>
          </w:tcPr>
          <w:p w14:paraId="449A537B"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0.84 (0.59, 1.19)</w:t>
            </w:r>
          </w:p>
        </w:tc>
      </w:tr>
      <w:tr w:rsidR="005B54A8" w:rsidRPr="00D53FB1" w14:paraId="0786697A" w14:textId="77777777" w:rsidTr="712E1629">
        <w:trPr>
          <w:trHeight w:val="20"/>
          <w:jc w:val="center"/>
        </w:trPr>
        <w:tc>
          <w:tcPr>
            <w:tcW w:w="1136" w:type="dxa"/>
            <w:tcBorders>
              <w:top w:val="nil"/>
              <w:left w:val="nil"/>
              <w:bottom w:val="nil"/>
              <w:right w:val="nil"/>
            </w:tcBorders>
            <w:shd w:val="clear" w:color="auto" w:fill="FFFFFF" w:themeFill="background1"/>
            <w:vAlign w:val="center"/>
            <w:hideMark/>
          </w:tcPr>
          <w:p w14:paraId="54FC09B4"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 </w:t>
            </w:r>
          </w:p>
        </w:tc>
        <w:tc>
          <w:tcPr>
            <w:tcW w:w="3274" w:type="dxa"/>
            <w:tcBorders>
              <w:top w:val="nil"/>
              <w:left w:val="nil"/>
              <w:bottom w:val="nil"/>
              <w:right w:val="nil"/>
            </w:tcBorders>
            <w:shd w:val="clear" w:color="auto" w:fill="FFFFFF" w:themeFill="background1"/>
            <w:vAlign w:val="center"/>
            <w:hideMark/>
          </w:tcPr>
          <w:p w14:paraId="640D17EE"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No/Unsure</w:t>
            </w:r>
          </w:p>
        </w:tc>
        <w:tc>
          <w:tcPr>
            <w:tcW w:w="1170" w:type="dxa"/>
            <w:tcBorders>
              <w:top w:val="nil"/>
              <w:left w:val="nil"/>
              <w:bottom w:val="nil"/>
              <w:right w:val="nil"/>
            </w:tcBorders>
            <w:shd w:val="clear" w:color="auto" w:fill="FFFFFF" w:themeFill="background1"/>
            <w:noWrap/>
            <w:vAlign w:val="bottom"/>
            <w:hideMark/>
          </w:tcPr>
          <w:p w14:paraId="34CC8BF1"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92 (37%)</w:t>
            </w:r>
          </w:p>
        </w:tc>
        <w:tc>
          <w:tcPr>
            <w:tcW w:w="2160" w:type="dxa"/>
            <w:tcBorders>
              <w:top w:val="nil"/>
              <w:left w:val="nil"/>
              <w:bottom w:val="nil"/>
              <w:right w:val="nil"/>
            </w:tcBorders>
            <w:shd w:val="clear" w:color="auto" w:fill="FFFFFF" w:themeFill="background1"/>
            <w:noWrap/>
            <w:vAlign w:val="bottom"/>
            <w:hideMark/>
          </w:tcPr>
          <w:p w14:paraId="26217664"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61 (48%)</w:t>
            </w:r>
          </w:p>
        </w:tc>
        <w:tc>
          <w:tcPr>
            <w:tcW w:w="1170" w:type="dxa"/>
            <w:tcBorders>
              <w:top w:val="nil"/>
              <w:left w:val="nil"/>
              <w:bottom w:val="nil"/>
              <w:right w:val="nil"/>
            </w:tcBorders>
            <w:shd w:val="clear" w:color="auto" w:fill="auto"/>
            <w:noWrap/>
            <w:vAlign w:val="bottom"/>
            <w:hideMark/>
          </w:tcPr>
          <w:p w14:paraId="6CC7ABFF"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426 (40%)</w:t>
            </w:r>
          </w:p>
        </w:tc>
        <w:tc>
          <w:tcPr>
            <w:tcW w:w="2070" w:type="dxa"/>
            <w:tcBorders>
              <w:top w:val="nil"/>
              <w:left w:val="nil"/>
              <w:bottom w:val="nil"/>
              <w:right w:val="nil"/>
            </w:tcBorders>
            <w:shd w:val="clear" w:color="auto" w:fill="auto"/>
            <w:noWrap/>
            <w:vAlign w:val="bottom"/>
            <w:hideMark/>
          </w:tcPr>
          <w:p w14:paraId="431E5564"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205 (43%)</w:t>
            </w:r>
          </w:p>
        </w:tc>
        <w:tc>
          <w:tcPr>
            <w:tcW w:w="1080" w:type="dxa"/>
            <w:tcBorders>
              <w:top w:val="nil"/>
              <w:left w:val="nil"/>
              <w:bottom w:val="nil"/>
              <w:right w:val="nil"/>
            </w:tcBorders>
            <w:shd w:val="clear" w:color="auto" w:fill="auto"/>
            <w:noWrap/>
            <w:vAlign w:val="bottom"/>
            <w:hideMark/>
          </w:tcPr>
          <w:p w14:paraId="7DBEABA0"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245 (60%)</w:t>
            </w:r>
          </w:p>
        </w:tc>
        <w:tc>
          <w:tcPr>
            <w:tcW w:w="2160" w:type="dxa"/>
            <w:tcBorders>
              <w:top w:val="nil"/>
              <w:left w:val="nil"/>
              <w:bottom w:val="nil"/>
              <w:right w:val="nil"/>
            </w:tcBorders>
            <w:shd w:val="clear" w:color="auto" w:fill="auto"/>
            <w:noWrap/>
            <w:vAlign w:val="bottom"/>
            <w:hideMark/>
          </w:tcPr>
          <w:p w14:paraId="16CB1236"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132 (63%)</w:t>
            </w:r>
          </w:p>
        </w:tc>
      </w:tr>
      <w:tr w:rsidR="005B54A8" w:rsidRPr="00D53FB1" w14:paraId="0EFECE1F" w14:textId="77777777" w:rsidTr="712E1629">
        <w:trPr>
          <w:trHeight w:val="20"/>
          <w:jc w:val="center"/>
        </w:trPr>
        <w:tc>
          <w:tcPr>
            <w:tcW w:w="1136" w:type="dxa"/>
            <w:tcBorders>
              <w:top w:val="nil"/>
              <w:left w:val="nil"/>
              <w:bottom w:val="nil"/>
              <w:right w:val="nil"/>
            </w:tcBorders>
            <w:shd w:val="clear" w:color="auto" w:fill="FFFFFF" w:themeFill="background1"/>
            <w:vAlign w:val="center"/>
            <w:hideMark/>
          </w:tcPr>
          <w:p w14:paraId="4A892837"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 </w:t>
            </w:r>
          </w:p>
        </w:tc>
        <w:tc>
          <w:tcPr>
            <w:tcW w:w="3274" w:type="dxa"/>
            <w:tcBorders>
              <w:top w:val="nil"/>
              <w:left w:val="nil"/>
              <w:bottom w:val="nil"/>
              <w:right w:val="nil"/>
            </w:tcBorders>
            <w:shd w:val="clear" w:color="auto" w:fill="FFFFFF" w:themeFill="background1"/>
            <w:vAlign w:val="center"/>
            <w:hideMark/>
          </w:tcPr>
          <w:p w14:paraId="0AD896FB" w14:textId="77777777" w:rsidR="005B54A8" w:rsidRPr="00060D97" w:rsidRDefault="005B54A8" w:rsidP="000F175F">
            <w:pPr>
              <w:rPr>
                <w:rFonts w:ascii="Arial" w:eastAsia="Times New Roman" w:hAnsi="Arial" w:cs="Arial"/>
                <w:color w:val="333333"/>
                <w:sz w:val="22"/>
                <w:szCs w:val="22"/>
              </w:rPr>
            </w:pPr>
            <w:r w:rsidRPr="00060D97">
              <w:rPr>
                <w:rFonts w:ascii="Arial" w:eastAsia="Times New Roman" w:hAnsi="Arial" w:cs="Arial"/>
                <w:color w:val="333333"/>
                <w:sz w:val="22"/>
                <w:szCs w:val="22"/>
              </w:rPr>
              <w:t>Yes</w:t>
            </w:r>
          </w:p>
        </w:tc>
        <w:tc>
          <w:tcPr>
            <w:tcW w:w="1170" w:type="dxa"/>
            <w:tcBorders>
              <w:top w:val="nil"/>
              <w:left w:val="nil"/>
              <w:bottom w:val="nil"/>
              <w:right w:val="nil"/>
            </w:tcBorders>
            <w:shd w:val="clear" w:color="auto" w:fill="FFFFFF" w:themeFill="background1"/>
            <w:noWrap/>
            <w:vAlign w:val="bottom"/>
            <w:hideMark/>
          </w:tcPr>
          <w:p w14:paraId="562D72C6"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157 (63%)</w:t>
            </w:r>
          </w:p>
        </w:tc>
        <w:tc>
          <w:tcPr>
            <w:tcW w:w="2160" w:type="dxa"/>
            <w:tcBorders>
              <w:top w:val="nil"/>
              <w:left w:val="nil"/>
              <w:bottom w:val="nil"/>
              <w:right w:val="nil"/>
            </w:tcBorders>
            <w:shd w:val="clear" w:color="auto" w:fill="FFFFFF" w:themeFill="background1"/>
            <w:noWrap/>
            <w:vAlign w:val="bottom"/>
            <w:hideMark/>
          </w:tcPr>
          <w:p w14:paraId="2899019A"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65 (52%)</w:t>
            </w:r>
          </w:p>
        </w:tc>
        <w:tc>
          <w:tcPr>
            <w:tcW w:w="1170" w:type="dxa"/>
            <w:tcBorders>
              <w:top w:val="nil"/>
              <w:left w:val="nil"/>
              <w:bottom w:val="single" w:sz="8" w:space="0" w:color="auto"/>
              <w:right w:val="nil"/>
            </w:tcBorders>
            <w:shd w:val="clear" w:color="auto" w:fill="auto"/>
            <w:noWrap/>
            <w:vAlign w:val="bottom"/>
            <w:hideMark/>
          </w:tcPr>
          <w:p w14:paraId="10DF4B76"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634 (60%)</w:t>
            </w:r>
          </w:p>
        </w:tc>
        <w:tc>
          <w:tcPr>
            <w:tcW w:w="2070" w:type="dxa"/>
            <w:tcBorders>
              <w:top w:val="nil"/>
              <w:left w:val="nil"/>
              <w:bottom w:val="single" w:sz="8" w:space="0" w:color="auto"/>
              <w:right w:val="nil"/>
            </w:tcBorders>
            <w:shd w:val="clear" w:color="auto" w:fill="auto"/>
            <w:noWrap/>
            <w:vAlign w:val="bottom"/>
            <w:hideMark/>
          </w:tcPr>
          <w:p w14:paraId="615EB187"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271 (57%)</w:t>
            </w:r>
          </w:p>
        </w:tc>
        <w:tc>
          <w:tcPr>
            <w:tcW w:w="1080" w:type="dxa"/>
            <w:tcBorders>
              <w:top w:val="nil"/>
              <w:left w:val="nil"/>
              <w:bottom w:val="single" w:sz="8" w:space="0" w:color="auto"/>
              <w:right w:val="nil"/>
            </w:tcBorders>
            <w:shd w:val="clear" w:color="auto" w:fill="auto"/>
            <w:noWrap/>
            <w:vAlign w:val="bottom"/>
            <w:hideMark/>
          </w:tcPr>
          <w:p w14:paraId="08CD62B6"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166 (40%)</w:t>
            </w:r>
          </w:p>
        </w:tc>
        <w:tc>
          <w:tcPr>
            <w:tcW w:w="2160" w:type="dxa"/>
            <w:tcBorders>
              <w:top w:val="nil"/>
              <w:left w:val="nil"/>
              <w:bottom w:val="single" w:sz="8" w:space="0" w:color="auto"/>
              <w:right w:val="nil"/>
            </w:tcBorders>
            <w:shd w:val="clear" w:color="auto" w:fill="auto"/>
            <w:noWrap/>
            <w:vAlign w:val="bottom"/>
            <w:hideMark/>
          </w:tcPr>
          <w:p w14:paraId="4A508B5A" w14:textId="77777777" w:rsidR="005B54A8" w:rsidRPr="00060D97" w:rsidRDefault="005B54A8" w:rsidP="000F175F">
            <w:pPr>
              <w:jc w:val="center"/>
              <w:rPr>
                <w:rFonts w:ascii="Arial" w:eastAsia="Times New Roman" w:hAnsi="Arial" w:cs="Arial"/>
                <w:color w:val="000000"/>
                <w:sz w:val="22"/>
                <w:szCs w:val="22"/>
              </w:rPr>
            </w:pPr>
            <w:r w:rsidRPr="00060D97">
              <w:rPr>
                <w:rFonts w:ascii="Arial" w:eastAsia="Times New Roman" w:hAnsi="Arial" w:cs="Arial"/>
                <w:color w:val="000000"/>
                <w:sz w:val="22"/>
                <w:szCs w:val="22"/>
              </w:rPr>
              <w:t>77 (37%)</w:t>
            </w:r>
          </w:p>
        </w:tc>
      </w:tr>
      <w:tr w:rsidR="00B144EE" w:rsidRPr="00D53FB1" w14:paraId="188C6744" w14:textId="77777777" w:rsidTr="712E1629">
        <w:trPr>
          <w:trHeight w:val="20"/>
          <w:jc w:val="center"/>
        </w:trPr>
        <w:tc>
          <w:tcPr>
            <w:tcW w:w="14220" w:type="dxa"/>
            <w:gridSpan w:val="8"/>
            <w:tcBorders>
              <w:top w:val="single" w:sz="8" w:space="0" w:color="auto"/>
              <w:left w:val="nil"/>
              <w:bottom w:val="nil"/>
              <w:right w:val="nil"/>
            </w:tcBorders>
            <w:shd w:val="clear" w:color="auto" w:fill="FFFFFF" w:themeFill="background1"/>
            <w:vAlign w:val="center"/>
            <w:hideMark/>
          </w:tcPr>
          <w:p w14:paraId="6036273E" w14:textId="77777777" w:rsidR="00B144EE" w:rsidRPr="00060D97" w:rsidRDefault="00B144EE" w:rsidP="000F175F">
            <w:pPr>
              <w:rPr>
                <w:rFonts w:ascii="Arial" w:eastAsia="Times New Roman" w:hAnsi="Arial" w:cs="Arial"/>
                <w:i/>
                <w:color w:val="000000"/>
                <w:sz w:val="18"/>
                <w:szCs w:val="18"/>
              </w:rPr>
            </w:pPr>
            <w:r w:rsidRPr="00060D97">
              <w:rPr>
                <w:rFonts w:ascii="Arial" w:eastAsia="Times New Roman" w:hAnsi="Arial" w:cs="Arial"/>
                <w:i/>
                <w:color w:val="000000"/>
                <w:sz w:val="18"/>
                <w:szCs w:val="18"/>
                <w:vertAlign w:val="superscript"/>
              </w:rPr>
              <w:t>a</w:t>
            </w:r>
            <w:r w:rsidRPr="00060D97">
              <w:rPr>
                <w:rFonts w:ascii="Arial" w:eastAsia="Times New Roman" w:hAnsi="Arial" w:cs="Arial"/>
                <w:color w:val="000000"/>
                <w:sz w:val="18"/>
                <w:szCs w:val="18"/>
              </w:rPr>
              <w:t xml:space="preserve"> Rurality classified by zip code using Rural-Urban Continuum Codes (RUCC); 'urban' defined as RUCC&lt;4; 'rural' defined as RUCC=&gt;4; 'Mixed' rurality (defined as zip codes containing both urban and rural counties) were omitted due to number of observations.</w:t>
            </w:r>
          </w:p>
        </w:tc>
      </w:tr>
      <w:tr w:rsidR="00B144EE" w:rsidRPr="00D53FB1" w14:paraId="23B77904" w14:textId="77777777" w:rsidTr="712E1629">
        <w:trPr>
          <w:trHeight w:val="80"/>
          <w:jc w:val="center"/>
        </w:trPr>
        <w:tc>
          <w:tcPr>
            <w:tcW w:w="14220" w:type="dxa"/>
            <w:gridSpan w:val="8"/>
            <w:tcBorders>
              <w:top w:val="nil"/>
              <w:left w:val="nil"/>
              <w:bottom w:val="nil"/>
              <w:right w:val="nil"/>
            </w:tcBorders>
            <w:shd w:val="clear" w:color="auto" w:fill="FFFFFF" w:themeFill="background1"/>
            <w:vAlign w:val="center"/>
            <w:hideMark/>
          </w:tcPr>
          <w:p w14:paraId="5D626B33" w14:textId="77777777" w:rsidR="00B144EE" w:rsidRPr="00060D97" w:rsidRDefault="00B144EE" w:rsidP="000F175F">
            <w:pPr>
              <w:rPr>
                <w:rFonts w:ascii="Arial" w:eastAsia="Times New Roman" w:hAnsi="Arial" w:cs="Arial"/>
                <w:i/>
                <w:color w:val="000000"/>
                <w:sz w:val="18"/>
                <w:szCs w:val="18"/>
              </w:rPr>
            </w:pPr>
            <w:r w:rsidRPr="00060D97">
              <w:rPr>
                <w:rFonts w:ascii="Arial" w:eastAsia="Times New Roman" w:hAnsi="Arial" w:cs="Arial"/>
                <w:i/>
                <w:color w:val="000000"/>
                <w:sz w:val="18"/>
                <w:szCs w:val="18"/>
                <w:vertAlign w:val="superscript"/>
              </w:rPr>
              <w:t>b</w:t>
            </w:r>
            <w:r w:rsidRPr="00060D97">
              <w:rPr>
                <w:rFonts w:ascii="Arial" w:eastAsia="Times New Roman" w:hAnsi="Arial" w:cs="Arial"/>
                <w:color w:val="000000"/>
                <w:sz w:val="18"/>
                <w:szCs w:val="18"/>
              </w:rPr>
              <w:t xml:space="preserve"> Adjusted odds of high vaccine hesitancy for rural young adults compared to their urban counterparts. ORs adjusted for age and </w:t>
            </w:r>
            <w:proofErr w:type="gramStart"/>
            <w:r w:rsidRPr="00060D97">
              <w:rPr>
                <w:rFonts w:ascii="Arial" w:eastAsia="Times New Roman" w:hAnsi="Arial" w:cs="Arial"/>
                <w:color w:val="000000"/>
                <w:sz w:val="18"/>
                <w:szCs w:val="18"/>
              </w:rPr>
              <w:t>current status</w:t>
            </w:r>
            <w:proofErr w:type="gramEnd"/>
            <w:r w:rsidRPr="00060D97">
              <w:rPr>
                <w:rFonts w:ascii="Arial" w:eastAsia="Times New Roman" w:hAnsi="Arial" w:cs="Arial"/>
                <w:color w:val="000000"/>
                <w:sz w:val="18"/>
                <w:szCs w:val="18"/>
              </w:rPr>
              <w:t xml:space="preserve"> as a student, as indicated by directed acyclic graph (DAG). Dimension modeled as the independent variable. High versus low vaccine hesitancy defined by median of individual coarse factor scores among all young adults.</w:t>
            </w:r>
          </w:p>
        </w:tc>
      </w:tr>
    </w:tbl>
    <w:p w14:paraId="683EF92A" w14:textId="77777777" w:rsidR="00A37805" w:rsidRDefault="00A37805" w:rsidP="00A37805"/>
    <w:p w14:paraId="6AB1D5BF" w14:textId="77777777" w:rsidR="00A37805" w:rsidRDefault="00A37805" w:rsidP="00A37805"/>
    <w:p w14:paraId="4C11344D" w14:textId="52E9B42C" w:rsidR="00A37805" w:rsidRDefault="00A37805" w:rsidP="00A37805">
      <w:pPr>
        <w:sectPr w:rsidR="00A37805" w:rsidSect="00C67F45">
          <w:headerReference w:type="default" r:id="rId28"/>
          <w:footerReference w:type="default" r:id="rId29"/>
          <w:pgSz w:w="15840" w:h="12240" w:orient="landscape"/>
          <w:pgMar w:top="720" w:right="720" w:bottom="720" w:left="720" w:header="720" w:footer="720" w:gutter="0"/>
          <w:cols w:space="720"/>
          <w:docGrid w:linePitch="360"/>
        </w:sectPr>
      </w:pPr>
    </w:p>
    <w:p w14:paraId="67348967" w14:textId="28378CF1" w:rsidR="00D43508" w:rsidRDefault="00945733" w:rsidP="00B653CA">
      <w:pPr>
        <w:pStyle w:val="Heading1"/>
        <w:rPr>
          <w:bCs/>
        </w:rPr>
      </w:pPr>
      <w:r>
        <w:lastRenderedPageBreak/>
        <w:t>REFERENCES</w:t>
      </w:r>
      <w:r w:rsidR="00155BEC">
        <w:t xml:space="preserve">: </w:t>
      </w:r>
    </w:p>
    <w:p w14:paraId="3208C50D" w14:textId="3CD713AD" w:rsidR="00F11E68" w:rsidRPr="00F11E68" w:rsidRDefault="00D43508" w:rsidP="00F11E68">
      <w:pPr>
        <w:pStyle w:val="EndNoteBibliography"/>
        <w:ind w:left="720" w:hanging="720"/>
      </w:pPr>
      <w:r>
        <w:rPr>
          <w:bCs/>
        </w:rPr>
        <w:fldChar w:fldCharType="begin"/>
      </w:r>
      <w:r>
        <w:rPr>
          <w:bCs/>
        </w:rPr>
        <w:instrText xml:space="preserve"> ADDIN EN.REFLIST </w:instrText>
      </w:r>
      <w:r>
        <w:rPr>
          <w:bCs/>
        </w:rPr>
        <w:fldChar w:fldCharType="separate"/>
      </w:r>
      <w:r w:rsidR="00F11E68" w:rsidRPr="00F11E68">
        <w:t xml:space="preserve">Albers, A. N., Thaker, J., &amp; Newcomer, S. R. (2022). Barriers to and facilitators of early childhood immunization in rural areas of the United States: A systematic review of the literature. </w:t>
      </w:r>
      <w:r w:rsidR="00F11E68" w:rsidRPr="00F11E68">
        <w:rPr>
          <w:i/>
        </w:rPr>
        <w:t>Prev Med Rep</w:t>
      </w:r>
      <w:r w:rsidR="00F11E68" w:rsidRPr="00F11E68">
        <w:t>,</w:t>
      </w:r>
      <w:r w:rsidR="00F11E68" w:rsidRPr="00F11E68">
        <w:rPr>
          <w:i/>
        </w:rPr>
        <w:t xml:space="preserve"> 27</w:t>
      </w:r>
      <w:r w:rsidR="00F11E68" w:rsidRPr="00F11E68">
        <w:t xml:space="preserve">, 101804. </w:t>
      </w:r>
      <w:hyperlink r:id="rId30" w:history="1">
        <w:r w:rsidR="00F11E68" w:rsidRPr="00F11E68">
          <w:rPr>
            <w:rStyle w:val="Hyperlink"/>
          </w:rPr>
          <w:t>https://doi.org/10.1016/j.pmedr.2022.101804</w:t>
        </w:r>
      </w:hyperlink>
      <w:r w:rsidR="00F11E68" w:rsidRPr="00F11E68">
        <w:t xml:space="preserve"> </w:t>
      </w:r>
    </w:p>
    <w:p w14:paraId="5F210EDA" w14:textId="27BF1C08" w:rsidR="00F11E68" w:rsidRPr="00F11E68" w:rsidRDefault="00F11E68" w:rsidP="00F11E68">
      <w:pPr>
        <w:pStyle w:val="EndNoteBibliography"/>
        <w:ind w:left="720" w:hanging="720"/>
      </w:pPr>
      <w:r w:rsidRPr="00F11E68">
        <w:t xml:space="preserve">Allaire, J., Xie, Y., Dervieux, C., McPherson, J., Luraschi, J., Ushey, K., Atkins, A., Wickham, H., Cheng, J., Chang, W., &amp; Iannone, R. (2023). </w:t>
      </w:r>
      <w:r w:rsidRPr="00F11E68">
        <w:rPr>
          <w:i/>
        </w:rPr>
        <w:t>rmarkdown: Dynamic Documents for R. R package version 2.23</w:t>
      </w:r>
      <w:r w:rsidRPr="00F11E68">
        <w:t>.</w:t>
      </w:r>
      <w:r w:rsidRPr="00F11E68">
        <w:rPr>
          <w:i/>
        </w:rPr>
        <w:t xml:space="preserve"> </w:t>
      </w:r>
      <w:r w:rsidRPr="00F11E68">
        <w:t xml:space="preserve">In </w:t>
      </w:r>
      <w:hyperlink r:id="rId31" w:history="1">
        <w:r w:rsidRPr="00F11E68">
          <w:rPr>
            <w:rStyle w:val="Hyperlink"/>
          </w:rPr>
          <w:t>https://github.com/rstudio/rmarkdown</w:t>
        </w:r>
      </w:hyperlink>
    </w:p>
    <w:p w14:paraId="352278A1" w14:textId="3C2D1391" w:rsidR="00F11E68" w:rsidRPr="00F11E68" w:rsidRDefault="00F11E68" w:rsidP="00F11E68">
      <w:pPr>
        <w:pStyle w:val="EndNoteBibliography"/>
        <w:ind w:left="720" w:hanging="720"/>
      </w:pPr>
      <w:r w:rsidRPr="00F11E68">
        <w:t>Auguie, B. (2017). _gridExtra: Miscellaneous Functions for "Grid" Graphics_.</w:t>
      </w:r>
      <w:r w:rsidRPr="00F11E68">
        <w:rPr>
          <w:i/>
        </w:rPr>
        <w:t xml:space="preserve"> R package version 2.3</w:t>
      </w:r>
      <w:r w:rsidRPr="00F11E68">
        <w:t xml:space="preserve">. </w:t>
      </w:r>
      <w:hyperlink r:id="rId32" w:history="1">
        <w:r w:rsidRPr="00F11E68">
          <w:rPr>
            <w:rStyle w:val="Hyperlink"/>
          </w:rPr>
          <w:t>https://CRAN.R-project.org/package=gridExtra</w:t>
        </w:r>
      </w:hyperlink>
      <w:r w:rsidRPr="00F11E68">
        <w:t xml:space="preserve"> </w:t>
      </w:r>
    </w:p>
    <w:p w14:paraId="2112F725" w14:textId="021C2277" w:rsidR="00F11E68" w:rsidRPr="00F11E68" w:rsidRDefault="00F11E68" w:rsidP="00F11E68">
      <w:pPr>
        <w:pStyle w:val="EndNoteBibliography"/>
        <w:ind w:left="720" w:hanging="720"/>
      </w:pPr>
      <w:r w:rsidRPr="00F11E68">
        <w:t xml:space="preserve">Belasco, E. J., Gong, G., Pence, B., &amp; Wilkes, E. (2014). The Impact of Rural Health Care Accessibility on Cancer-Related Behaviors and Outcomes. </w:t>
      </w:r>
      <w:r w:rsidRPr="00F11E68">
        <w:rPr>
          <w:i/>
        </w:rPr>
        <w:t>Applied Health Economics and Health Policy</w:t>
      </w:r>
      <w:r w:rsidRPr="00F11E68">
        <w:t>,</w:t>
      </w:r>
      <w:r w:rsidRPr="00F11E68">
        <w:rPr>
          <w:i/>
        </w:rPr>
        <w:t xml:space="preserve"> 12</w:t>
      </w:r>
      <w:r w:rsidRPr="00F11E68">
        <w:t xml:space="preserve">(4), 461-470. </w:t>
      </w:r>
      <w:hyperlink r:id="rId33" w:history="1">
        <w:r w:rsidRPr="00F11E68">
          <w:rPr>
            <w:rStyle w:val="Hyperlink"/>
          </w:rPr>
          <w:t>https://doi.org/10.1007/s40258-014-0099-4</w:t>
        </w:r>
      </w:hyperlink>
      <w:r w:rsidRPr="00F11E68">
        <w:t xml:space="preserve"> </w:t>
      </w:r>
    </w:p>
    <w:p w14:paraId="5E28B3FB" w14:textId="5EF64623" w:rsidR="00F11E68" w:rsidRPr="00F11E68" w:rsidRDefault="00F11E68" w:rsidP="00F11E68">
      <w:pPr>
        <w:pStyle w:val="EndNoteBibliography"/>
        <w:ind w:left="720" w:hanging="720"/>
      </w:pPr>
      <w:r w:rsidRPr="00F11E68">
        <w:t xml:space="preserve">Black, L., &amp; Boersma, P. (2021). QuickStats: Percentage* of Adults Aged 18-26 Years Who Ever Received a Human Papillomavirus Vaccine,(†) by Race and Hispanic Origin(§) and Sex - National Health Interview Survey, United States, 2019(¶). </w:t>
      </w:r>
      <w:r w:rsidRPr="00F11E68">
        <w:rPr>
          <w:i/>
        </w:rPr>
        <w:t>MMWR Morb Mortal Wkly Rep</w:t>
      </w:r>
      <w:r w:rsidRPr="00F11E68">
        <w:t>,</w:t>
      </w:r>
      <w:r w:rsidRPr="00F11E68">
        <w:rPr>
          <w:i/>
        </w:rPr>
        <w:t xml:space="preserve"> 70</w:t>
      </w:r>
      <w:r w:rsidRPr="00F11E68">
        <w:t xml:space="preserve">(21), 797. </w:t>
      </w:r>
      <w:hyperlink r:id="rId34" w:history="1">
        <w:r w:rsidRPr="00F11E68">
          <w:rPr>
            <w:rStyle w:val="Hyperlink"/>
          </w:rPr>
          <w:t>https://doi.org/10.15585/mmwr.mm7021a5</w:t>
        </w:r>
      </w:hyperlink>
      <w:r w:rsidRPr="00F11E68">
        <w:t xml:space="preserve"> </w:t>
      </w:r>
    </w:p>
    <w:p w14:paraId="6DF6A8F1" w14:textId="762DD700" w:rsidR="00F11E68" w:rsidRPr="00F11E68" w:rsidRDefault="00F11E68" w:rsidP="00F11E68">
      <w:pPr>
        <w:pStyle w:val="EndNoteBibliography"/>
        <w:ind w:left="720" w:hanging="720"/>
      </w:pPr>
      <w:r w:rsidRPr="00F11E68">
        <w:t xml:space="preserve">Boersma, P., &amp; Black, L. I. (2020). </w:t>
      </w:r>
      <w:r w:rsidRPr="00F11E68">
        <w:rPr>
          <w:i/>
        </w:rPr>
        <w:t>Human papillomavirus vaccination among adults aged 18−26, 2013−2018</w:t>
      </w:r>
      <w:r w:rsidRPr="00F11E68">
        <w:t xml:space="preserve">. </w:t>
      </w:r>
      <w:hyperlink r:id="rId35" w:history="1">
        <w:r w:rsidRPr="00F11E68">
          <w:rPr>
            <w:rStyle w:val="Hyperlink"/>
          </w:rPr>
          <w:t>https://www.cdc.gov/nchs/products/databriefs/db354.htm</w:t>
        </w:r>
      </w:hyperlink>
    </w:p>
    <w:p w14:paraId="6F24C618" w14:textId="70A35800" w:rsidR="00F11E68" w:rsidRPr="00F11E68" w:rsidRDefault="00F11E68" w:rsidP="00F11E68">
      <w:pPr>
        <w:pStyle w:val="EndNoteBibliography"/>
        <w:ind w:left="720" w:hanging="720"/>
      </w:pPr>
      <w:r w:rsidRPr="00F11E68">
        <w:t xml:space="preserve">Brewer, N. T., &amp; Fazekas, K. I. (2007). Predictors of HPV vaccine acceptability: a theory-informed, systematic review. </w:t>
      </w:r>
      <w:r w:rsidRPr="00F11E68">
        <w:rPr>
          <w:i/>
        </w:rPr>
        <w:t>Prev Med</w:t>
      </w:r>
      <w:r w:rsidRPr="00F11E68">
        <w:t>,</w:t>
      </w:r>
      <w:r w:rsidRPr="00F11E68">
        <w:rPr>
          <w:i/>
        </w:rPr>
        <w:t xml:space="preserve"> 45</w:t>
      </w:r>
      <w:r w:rsidRPr="00F11E68">
        <w:t xml:space="preserve">(2-3), 107-114. </w:t>
      </w:r>
      <w:hyperlink r:id="rId36" w:history="1">
        <w:r w:rsidRPr="00F11E68">
          <w:rPr>
            <w:rStyle w:val="Hyperlink"/>
          </w:rPr>
          <w:t>https://doi.org/10.1016/j.ypmed.2007.05.013</w:t>
        </w:r>
      </w:hyperlink>
      <w:r w:rsidRPr="00F11E68">
        <w:t xml:space="preserve"> </w:t>
      </w:r>
    </w:p>
    <w:p w14:paraId="270F603F" w14:textId="3D13B8BE" w:rsidR="00F11E68" w:rsidRPr="00F11E68" w:rsidRDefault="00F11E68" w:rsidP="00F11E68">
      <w:pPr>
        <w:pStyle w:val="EndNoteBibliography"/>
        <w:ind w:left="720" w:hanging="720"/>
      </w:pPr>
      <w:r w:rsidRPr="00F11E68">
        <w:t xml:space="preserve">Calo, W. A., Gilkey, M. B., Shah, P. D., Dyer, A. M., Margolis, M. A., Dailey, S. A., &amp; Brewer, N. T. (2021). Misinformation and other elements in HPV vaccine tweets: an experimental comparison. </w:t>
      </w:r>
      <w:r w:rsidRPr="00F11E68">
        <w:rPr>
          <w:i/>
        </w:rPr>
        <w:t>J Behav Med</w:t>
      </w:r>
      <w:r w:rsidRPr="00F11E68">
        <w:t>,</w:t>
      </w:r>
      <w:r w:rsidRPr="00F11E68">
        <w:rPr>
          <w:i/>
        </w:rPr>
        <w:t xml:space="preserve"> 44</w:t>
      </w:r>
      <w:r w:rsidRPr="00F11E68">
        <w:t xml:space="preserve">(3), 310-319. </w:t>
      </w:r>
      <w:hyperlink r:id="rId37" w:history="1">
        <w:r w:rsidRPr="00F11E68">
          <w:rPr>
            <w:rStyle w:val="Hyperlink"/>
          </w:rPr>
          <w:t>https://doi.org/10.1007/s10865-021-00203-3</w:t>
        </w:r>
      </w:hyperlink>
      <w:r w:rsidRPr="00F11E68">
        <w:t xml:space="preserve"> </w:t>
      </w:r>
    </w:p>
    <w:p w14:paraId="78962652" w14:textId="7392020F" w:rsidR="00F11E68" w:rsidRPr="00F11E68" w:rsidRDefault="00F11E68" w:rsidP="00F11E68">
      <w:pPr>
        <w:pStyle w:val="EndNoteBibliography"/>
        <w:ind w:left="720" w:hanging="720"/>
      </w:pPr>
      <w:r w:rsidRPr="00F11E68">
        <w:t xml:space="preserve">Cataldi, J. R., Brewer, S. E., Perreira, C., Furniss, A., Nederveld, A., Suresh, K., Williams, C., O'Leary, S. T., &amp; Dempsey, A. F. (2021). Rural Adolescent Immunization: Delivery Practices and Barriers to Uptake. </w:t>
      </w:r>
      <w:r w:rsidRPr="00F11E68">
        <w:rPr>
          <w:i/>
        </w:rPr>
        <w:t>J Am Board Fam Med</w:t>
      </w:r>
      <w:r w:rsidRPr="00F11E68">
        <w:t>,</w:t>
      </w:r>
      <w:r w:rsidRPr="00F11E68">
        <w:rPr>
          <w:i/>
        </w:rPr>
        <w:t xml:space="preserve"> 34</w:t>
      </w:r>
      <w:r w:rsidRPr="00F11E68">
        <w:t xml:space="preserve">(5), 937-949. </w:t>
      </w:r>
      <w:hyperlink r:id="rId38" w:history="1">
        <w:r w:rsidRPr="00F11E68">
          <w:rPr>
            <w:rStyle w:val="Hyperlink"/>
          </w:rPr>
          <w:t>https://doi.org/10.3122/jabfm.2021.05.210107</w:t>
        </w:r>
      </w:hyperlink>
      <w:r w:rsidRPr="00F11E68">
        <w:t xml:space="preserve"> </w:t>
      </w:r>
    </w:p>
    <w:p w14:paraId="6F5AAD3C" w14:textId="7976DDDF" w:rsidR="00F11E68" w:rsidRPr="00F11E68" w:rsidRDefault="00F11E68" w:rsidP="00F11E68">
      <w:pPr>
        <w:pStyle w:val="EndNoteBibliography"/>
        <w:ind w:left="720" w:hanging="720"/>
      </w:pPr>
      <w:r w:rsidRPr="00F11E68">
        <w:t xml:space="preserve">CDC. (2022). </w:t>
      </w:r>
      <w:r w:rsidRPr="00F11E68">
        <w:rPr>
          <w:i/>
        </w:rPr>
        <w:t>How Many Cancers Are Linked with HPV Each Year?</w:t>
      </w:r>
      <w:r w:rsidRPr="00F11E68">
        <w:t xml:space="preserve"> </w:t>
      </w:r>
      <w:hyperlink r:id="rId39" w:anchor=":~:text=How%20Many%20Cancers%20Are%20Linked%20with%20HPV%20Each%20Year%3F,-Espa%C3%B1ol%20(Spanish)&amp;text=Each%20year%20in%20the%20United,about%2037%2C300%20of%20these%20cancers" w:history="1">
        <w:r w:rsidRPr="00F11E68">
          <w:rPr>
            <w:rStyle w:val="Hyperlink"/>
          </w:rPr>
          <w:t>https://www.cdc.gov/cancer/hpv/statistics/cases.htm#:~:text=How%20Many%20Cancers%20Are%20Linked%20with%20HPV%20Each%20Year%3F,-Espa%C3%B1ol%20(Spanish)&amp;text=Each%20year%20in%20the%20United,about%2037%2C300%20of%20these%20cancers</w:t>
        </w:r>
      </w:hyperlink>
      <w:r w:rsidRPr="00F11E68">
        <w:t>.</w:t>
      </w:r>
    </w:p>
    <w:p w14:paraId="074ED307" w14:textId="0D2F8DFD" w:rsidR="00F11E68" w:rsidRPr="00F11E68" w:rsidRDefault="00F11E68" w:rsidP="00F11E68">
      <w:pPr>
        <w:pStyle w:val="EndNoteBibliography"/>
        <w:ind w:left="720" w:hanging="720"/>
      </w:pPr>
      <w:r w:rsidRPr="00F11E68">
        <w:t xml:space="preserve">‌CDC. (2021). </w:t>
      </w:r>
      <w:r w:rsidRPr="00F11E68">
        <w:rPr>
          <w:i/>
        </w:rPr>
        <w:t>Cancers Caused by HPV Are Preventable</w:t>
      </w:r>
      <w:r w:rsidRPr="00F11E68">
        <w:t xml:space="preserve">. Retrieved 08/07/2023 from </w:t>
      </w:r>
      <w:hyperlink r:id="rId40" w:history="1">
        <w:r w:rsidRPr="00F11E68">
          <w:rPr>
            <w:rStyle w:val="Hyperlink"/>
          </w:rPr>
          <w:t>https://www.cdc.gov/hpv/hcp/protecting-patients.html</w:t>
        </w:r>
      </w:hyperlink>
    </w:p>
    <w:p w14:paraId="56EBE8D4" w14:textId="69C1B488" w:rsidR="00F11E68" w:rsidRPr="00F11E68" w:rsidRDefault="00F11E68" w:rsidP="00F11E68">
      <w:pPr>
        <w:pStyle w:val="EndNoteBibliography"/>
        <w:ind w:left="720" w:hanging="720"/>
      </w:pPr>
      <w:r w:rsidRPr="00F11E68">
        <w:t xml:space="preserve">‌CDC. (2023). </w:t>
      </w:r>
      <w:r w:rsidRPr="00F11E68">
        <w:rPr>
          <w:i/>
        </w:rPr>
        <w:t>NSFG - Listing B - Key Statistics from the National Survey of Family Growth</w:t>
      </w:r>
      <w:r w:rsidRPr="00F11E68">
        <w:t xml:space="preserve">. Retrieved 08/08/2023 from </w:t>
      </w:r>
      <w:hyperlink r:id="rId41" w:anchor="agefb" w:history="1">
        <w:r w:rsidRPr="00F11E68">
          <w:rPr>
            <w:rStyle w:val="Hyperlink"/>
          </w:rPr>
          <w:t>https://www.cdc.gov/nchs/nsfg/key_statistics/b.htm#agefb</w:t>
        </w:r>
      </w:hyperlink>
    </w:p>
    <w:p w14:paraId="1F298543" w14:textId="77777777" w:rsidR="00F11E68" w:rsidRPr="00F11E68" w:rsidRDefault="00F11E68" w:rsidP="00F11E68">
      <w:pPr>
        <w:pStyle w:val="EndNoteBibliography"/>
      </w:pPr>
    </w:p>
    <w:p w14:paraId="48EFEDF3" w14:textId="77777777" w:rsidR="00F11E68" w:rsidRPr="00F11E68" w:rsidRDefault="00F11E68" w:rsidP="00F11E68">
      <w:pPr>
        <w:pStyle w:val="EndNoteBibliography"/>
        <w:ind w:left="720" w:hanging="720"/>
      </w:pPr>
      <w:r w:rsidRPr="00F11E68">
        <w:t xml:space="preserve">Centers for Disease Control and Prevention. COVID-19 Response. COVID-19 Case Surveillance Public Use Data with Geography (version date: December 01, 2022). </w:t>
      </w:r>
    </w:p>
    <w:p w14:paraId="0588B827" w14:textId="77777777" w:rsidR="00F11E68" w:rsidRPr="00F11E68" w:rsidRDefault="00F11E68" w:rsidP="00F11E68">
      <w:pPr>
        <w:pStyle w:val="EndNoteBibliography"/>
        <w:ind w:left="720" w:hanging="720"/>
      </w:pPr>
      <w:r w:rsidRPr="00F11E68">
        <w:t>Designated Health Professional Shortage Areas Statistics-First Quater of Fiscal Year 2023 Designated HPSA Quarterly Summary. (2022). In.</w:t>
      </w:r>
    </w:p>
    <w:p w14:paraId="1FC8A740" w14:textId="77777777" w:rsidR="00F11E68" w:rsidRPr="00F11E68" w:rsidRDefault="00F11E68" w:rsidP="00F11E68">
      <w:pPr>
        <w:pStyle w:val="EndNoteBibliography"/>
        <w:ind w:left="720" w:hanging="720"/>
      </w:pPr>
      <w:r w:rsidRPr="00F11E68">
        <w:t xml:space="preserve">Funk, C., &amp; Lopez, M. H. (2022). Hispanic Americans' Trust in and Engagement With Science. </w:t>
      </w:r>
    </w:p>
    <w:p w14:paraId="13888106" w14:textId="287E28D9" w:rsidR="00F11E68" w:rsidRPr="00F11E68" w:rsidRDefault="00F11E68" w:rsidP="00F11E68">
      <w:pPr>
        <w:pStyle w:val="EndNoteBibliography"/>
        <w:ind w:left="720" w:hanging="720"/>
      </w:pPr>
      <w:r w:rsidRPr="00F11E68">
        <w:lastRenderedPageBreak/>
        <w:t xml:space="preserve">Henry, K. A., Stroup, A. M., Warner, E. L., &amp; Kepka, D. (2016). Geographic Factors and Human Papillomavirus (HPV) Vaccination Initiation among Adolescent Girls in the United States. </w:t>
      </w:r>
      <w:r w:rsidRPr="00F11E68">
        <w:rPr>
          <w:i/>
        </w:rPr>
        <w:t>Cancer Epidemiol Biomarkers Prev</w:t>
      </w:r>
      <w:r w:rsidRPr="00F11E68">
        <w:t>,</w:t>
      </w:r>
      <w:r w:rsidRPr="00F11E68">
        <w:rPr>
          <w:i/>
        </w:rPr>
        <w:t xml:space="preserve"> 25</w:t>
      </w:r>
      <w:r w:rsidRPr="00F11E68">
        <w:t xml:space="preserve">(2), 309-317. </w:t>
      </w:r>
      <w:hyperlink r:id="rId42" w:history="1">
        <w:r w:rsidRPr="00F11E68">
          <w:rPr>
            <w:rStyle w:val="Hyperlink"/>
          </w:rPr>
          <w:t>https://doi.org/10.1158/1055-9965.Epi-15-0658</w:t>
        </w:r>
      </w:hyperlink>
      <w:r w:rsidRPr="00F11E68">
        <w:t xml:space="preserve"> </w:t>
      </w:r>
    </w:p>
    <w:p w14:paraId="6D40333F" w14:textId="7F84F533" w:rsidR="00F11E68" w:rsidRPr="00F11E68" w:rsidRDefault="00F11E68" w:rsidP="00F11E68">
      <w:pPr>
        <w:pStyle w:val="EndNoteBibliography"/>
        <w:ind w:left="720" w:hanging="720"/>
      </w:pPr>
      <w:r w:rsidRPr="00F11E68">
        <w:t xml:space="preserve">Khubchandani, J., &amp; Macias, Y. (2021). COVID-19 vaccination hesitancy in Hispanics and African-Americans: A review and recommendations for practice. </w:t>
      </w:r>
      <w:r w:rsidRPr="00F11E68">
        <w:rPr>
          <w:i/>
        </w:rPr>
        <w:t>Brain Behav Immun Health</w:t>
      </w:r>
      <w:r w:rsidRPr="00F11E68">
        <w:t>,</w:t>
      </w:r>
      <w:r w:rsidRPr="00F11E68">
        <w:rPr>
          <w:i/>
        </w:rPr>
        <w:t xml:space="preserve"> 15</w:t>
      </w:r>
      <w:r w:rsidRPr="00F11E68">
        <w:t xml:space="preserve">, 100277. </w:t>
      </w:r>
      <w:hyperlink r:id="rId43" w:history="1">
        <w:r w:rsidRPr="00F11E68">
          <w:rPr>
            <w:rStyle w:val="Hyperlink"/>
          </w:rPr>
          <w:t>https://doi.org/10.1016/j.bbih.2021.100277</w:t>
        </w:r>
      </w:hyperlink>
      <w:r w:rsidRPr="00F11E68">
        <w:t xml:space="preserve"> </w:t>
      </w:r>
    </w:p>
    <w:p w14:paraId="42A499D8" w14:textId="40878EDB" w:rsidR="00F11E68" w:rsidRPr="00F11E68" w:rsidRDefault="00F11E68" w:rsidP="00F11E68">
      <w:pPr>
        <w:pStyle w:val="EndNoteBibliography"/>
        <w:ind w:left="720" w:hanging="720"/>
      </w:pPr>
      <w:r w:rsidRPr="00F11E68">
        <w:t xml:space="preserve">Khubchandani, J., Sharma, S., Price, J. H., Wiblishauser, M. J., Sharma, M., &amp; Webb, F. J. (2021). COVID-19 Vaccination Hesitancy in the United States: A Rapid National Assessment. </w:t>
      </w:r>
      <w:r w:rsidRPr="00F11E68">
        <w:rPr>
          <w:i/>
        </w:rPr>
        <w:t>J Community Health</w:t>
      </w:r>
      <w:r w:rsidRPr="00F11E68">
        <w:t>,</w:t>
      </w:r>
      <w:r w:rsidRPr="00F11E68">
        <w:rPr>
          <w:i/>
        </w:rPr>
        <w:t xml:space="preserve"> 46</w:t>
      </w:r>
      <w:r w:rsidRPr="00F11E68">
        <w:t xml:space="preserve">(2), 270-277. </w:t>
      </w:r>
      <w:hyperlink r:id="rId44" w:history="1">
        <w:r w:rsidRPr="00F11E68">
          <w:rPr>
            <w:rStyle w:val="Hyperlink"/>
          </w:rPr>
          <w:t>https://doi.org/10.1007/s10900-020-00958-x</w:t>
        </w:r>
      </w:hyperlink>
      <w:r w:rsidRPr="00F11E68">
        <w:t xml:space="preserve"> </w:t>
      </w:r>
    </w:p>
    <w:p w14:paraId="36B5AED0" w14:textId="542DABB4" w:rsidR="00F11E68" w:rsidRPr="00F11E68" w:rsidRDefault="00F11E68" w:rsidP="00F11E68">
      <w:pPr>
        <w:pStyle w:val="EndNoteBibliography"/>
        <w:ind w:left="720" w:hanging="720"/>
      </w:pPr>
      <w:r w:rsidRPr="00F11E68">
        <w:t xml:space="preserve">Lee, M., Gerend, M. A., &amp; Adjei Boakye, E. (2021). Rural-Urban Differences in Human Papillomavirus Vaccination Among Young Adults in 8 U.S. States. </w:t>
      </w:r>
      <w:r w:rsidRPr="00F11E68">
        <w:rPr>
          <w:i/>
        </w:rPr>
        <w:t>Am J Prev Med</w:t>
      </w:r>
      <w:r w:rsidRPr="00F11E68">
        <w:t>,</w:t>
      </w:r>
      <w:r w:rsidRPr="00F11E68">
        <w:rPr>
          <w:i/>
        </w:rPr>
        <w:t xml:space="preserve"> 60</w:t>
      </w:r>
      <w:r w:rsidRPr="00F11E68">
        <w:t xml:space="preserve">(2), 298-299. </w:t>
      </w:r>
      <w:hyperlink r:id="rId45" w:history="1">
        <w:r w:rsidRPr="00F11E68">
          <w:rPr>
            <w:rStyle w:val="Hyperlink"/>
          </w:rPr>
          <w:t>https://doi.org/10.1016/j.amepre.2020.07.023</w:t>
        </w:r>
      </w:hyperlink>
      <w:r w:rsidRPr="00F11E68">
        <w:t xml:space="preserve"> </w:t>
      </w:r>
    </w:p>
    <w:p w14:paraId="6ECEB4F3" w14:textId="65882C69" w:rsidR="00F11E68" w:rsidRPr="00F11E68" w:rsidRDefault="00F11E68" w:rsidP="00F11E68">
      <w:pPr>
        <w:pStyle w:val="EndNoteBibliography"/>
        <w:ind w:left="720" w:hanging="720"/>
      </w:pPr>
      <w:r w:rsidRPr="00F11E68">
        <w:t xml:space="preserve">Lennon, R. P., Block, R., Jr., Schneider, E. C., Zephrin, L., &amp; Shah, A. (2022). Underserved population acceptance of combination influenza-COVID-19 booster vaccines. </w:t>
      </w:r>
      <w:r w:rsidRPr="00F11E68">
        <w:rPr>
          <w:i/>
        </w:rPr>
        <w:t>Vaccine</w:t>
      </w:r>
      <w:r w:rsidRPr="00F11E68">
        <w:t>,</w:t>
      </w:r>
      <w:r w:rsidRPr="00F11E68">
        <w:rPr>
          <w:i/>
        </w:rPr>
        <w:t xml:space="preserve"> 40</w:t>
      </w:r>
      <w:r w:rsidRPr="00F11E68">
        <w:t xml:space="preserve">(4), 562-567. </w:t>
      </w:r>
      <w:hyperlink r:id="rId46" w:history="1">
        <w:r w:rsidRPr="00F11E68">
          <w:rPr>
            <w:rStyle w:val="Hyperlink"/>
          </w:rPr>
          <w:t>https://doi.org/10.1016/j.vaccine.2021.11.097</w:t>
        </w:r>
      </w:hyperlink>
      <w:r w:rsidRPr="00F11E68">
        <w:t xml:space="preserve"> </w:t>
      </w:r>
    </w:p>
    <w:p w14:paraId="6F82321A" w14:textId="4BB8CCC2" w:rsidR="00F11E68" w:rsidRPr="00F11E68" w:rsidRDefault="00F11E68" w:rsidP="00F11E68">
      <w:pPr>
        <w:pStyle w:val="EndNoteBibliography"/>
        <w:ind w:left="720" w:hanging="720"/>
      </w:pPr>
      <w:r w:rsidRPr="00F11E68">
        <w:t xml:space="preserve">Lu, P.-J., Hung, M.-C., Srivastav, A., Grohskopf, L. A., Kobayaski, M., Harris, A. M., Dooling, K. L., Markowitz, L. E., Rodriguez-Lainz, A., &amp; Williams, W. W. (2021). Surveillance of Vaccination Coverage Among Adult Populations — United States, 2018. MMWR Surveill Summ 2021;70(No. SS-3):1–26. </w:t>
      </w:r>
      <w:hyperlink r:id="rId47" w:history="1">
        <w:r w:rsidRPr="00F11E68">
          <w:rPr>
            <w:rStyle w:val="Hyperlink"/>
          </w:rPr>
          <w:t>https://doi.org/http://dx.doi.org/10.15585/mmwr.ss7003a1</w:t>
        </w:r>
      </w:hyperlink>
      <w:r w:rsidRPr="00F11E68">
        <w:t xml:space="preserve"> </w:t>
      </w:r>
    </w:p>
    <w:p w14:paraId="3DF00EBC" w14:textId="2CD8B154" w:rsidR="00F11E68" w:rsidRPr="00F11E68" w:rsidRDefault="00F11E68" w:rsidP="00F11E68">
      <w:pPr>
        <w:pStyle w:val="EndNoteBibliography"/>
        <w:ind w:left="720" w:hanging="720"/>
      </w:pPr>
      <w:r w:rsidRPr="00F11E68">
        <w:t xml:space="preserve">MacDonald, N. E. (2015). Vaccine hesitancy: Definition, scope and determinants. </w:t>
      </w:r>
      <w:r w:rsidRPr="00F11E68">
        <w:rPr>
          <w:i/>
        </w:rPr>
        <w:t>Vaccine</w:t>
      </w:r>
      <w:r w:rsidRPr="00F11E68">
        <w:t>,</w:t>
      </w:r>
      <w:r w:rsidRPr="00F11E68">
        <w:rPr>
          <w:i/>
        </w:rPr>
        <w:t xml:space="preserve"> 33</w:t>
      </w:r>
      <w:r w:rsidRPr="00F11E68">
        <w:t xml:space="preserve">(34), 4161-4164. </w:t>
      </w:r>
      <w:hyperlink r:id="rId48" w:history="1">
        <w:r w:rsidRPr="00F11E68">
          <w:rPr>
            <w:rStyle w:val="Hyperlink"/>
          </w:rPr>
          <w:t>https://doi.org/10.1016/j.vaccine.2015.04.036</w:t>
        </w:r>
      </w:hyperlink>
      <w:r w:rsidRPr="00F11E68">
        <w:t xml:space="preserve"> </w:t>
      </w:r>
    </w:p>
    <w:p w14:paraId="5B72361F" w14:textId="14AEA63E" w:rsidR="00F11E68" w:rsidRPr="00F11E68" w:rsidRDefault="00F11E68" w:rsidP="00F11E68">
      <w:pPr>
        <w:pStyle w:val="EndNoteBibliography"/>
        <w:ind w:left="720" w:hanging="720"/>
      </w:pPr>
      <w:r w:rsidRPr="00F11E68">
        <w:t xml:space="preserve">Mann, S., Christini, K., Chai, Y., Chang, C. P., Hashibe, M., &amp; Kepka, D. (2022). Vaccine hesitancy and COVID-19 immunization among rural young adults. </w:t>
      </w:r>
      <w:r w:rsidRPr="00F11E68">
        <w:rPr>
          <w:i/>
        </w:rPr>
        <w:t>Prev Med Rep</w:t>
      </w:r>
      <w:r w:rsidRPr="00F11E68">
        <w:t>,</w:t>
      </w:r>
      <w:r w:rsidRPr="00F11E68">
        <w:rPr>
          <w:i/>
        </w:rPr>
        <w:t xml:space="preserve"> 28</w:t>
      </w:r>
      <w:r w:rsidRPr="00F11E68">
        <w:t xml:space="preserve">, 101845. </w:t>
      </w:r>
      <w:hyperlink r:id="rId49" w:history="1">
        <w:r w:rsidRPr="00F11E68">
          <w:rPr>
            <w:rStyle w:val="Hyperlink"/>
          </w:rPr>
          <w:t>https://doi.org/10.1016/j.pmedr.2022.101845</w:t>
        </w:r>
      </w:hyperlink>
      <w:r w:rsidRPr="00F11E68">
        <w:t xml:space="preserve"> </w:t>
      </w:r>
    </w:p>
    <w:p w14:paraId="47F5B306" w14:textId="5DFA63FD" w:rsidR="00F11E68" w:rsidRPr="00F11E68" w:rsidRDefault="00F11E68" w:rsidP="00F11E68">
      <w:pPr>
        <w:pStyle w:val="EndNoteBibliography"/>
        <w:ind w:left="720" w:hanging="720"/>
      </w:pPr>
      <w:r w:rsidRPr="00F11E68">
        <w:t xml:space="preserve">Massey, P. M., Kearney, M. D., Hauer, M. K., Selvan, P., Koku, E., &amp; Leader, A. E. (2020). Dimensions of Misinformation About the HPV Vaccine on Instagram: Content and Network Analysis of Social Media Characteristics [Original Paper]. </w:t>
      </w:r>
      <w:r w:rsidRPr="00F11E68">
        <w:rPr>
          <w:i/>
        </w:rPr>
        <w:t>J Med Internet Res</w:t>
      </w:r>
      <w:r w:rsidRPr="00F11E68">
        <w:t>,</w:t>
      </w:r>
      <w:r w:rsidRPr="00F11E68">
        <w:rPr>
          <w:i/>
        </w:rPr>
        <w:t xml:space="preserve"> 22</w:t>
      </w:r>
      <w:r w:rsidRPr="00F11E68">
        <w:t xml:space="preserve">(12), e21451. </w:t>
      </w:r>
      <w:hyperlink r:id="rId50" w:history="1">
        <w:r w:rsidRPr="00F11E68">
          <w:rPr>
            <w:rStyle w:val="Hyperlink"/>
          </w:rPr>
          <w:t>https://doi.org/10.2196/21451</w:t>
        </w:r>
      </w:hyperlink>
      <w:r w:rsidRPr="00F11E68">
        <w:t xml:space="preserve"> </w:t>
      </w:r>
    </w:p>
    <w:p w14:paraId="6E4BDD94" w14:textId="77777777" w:rsidR="00F11E68" w:rsidRPr="00F11E68" w:rsidRDefault="00F11E68" w:rsidP="00F11E68">
      <w:pPr>
        <w:pStyle w:val="EndNoteBibliography"/>
        <w:ind w:left="720" w:hanging="720"/>
      </w:pPr>
      <w:r w:rsidRPr="00F11E68">
        <w:t xml:space="preserve">National Center for Eduation Statistics. (2020). Educational Attainment in Rural Areas. </w:t>
      </w:r>
    </w:p>
    <w:p w14:paraId="2203DE0C" w14:textId="60182023" w:rsidR="00F11E68" w:rsidRPr="00F11E68" w:rsidRDefault="00F11E68" w:rsidP="00F11E68">
      <w:pPr>
        <w:pStyle w:val="EndNoteBibliography"/>
        <w:ind w:left="720" w:hanging="720"/>
      </w:pPr>
      <w:r w:rsidRPr="00F11E68">
        <w:t xml:space="preserve">Nguyen, K. H., Srivastav, A., Lindley, M. C., Fisher, A., Kim, D., Greby, S. M., Lee, J., &amp; Singleton, J. A. (2022). Parental Vaccine Hesitancy and Association With Childhood Diphtheria, Tetanus Toxoid, and Acellular Pertussis; Measles, Mumps, and Rubella; Rotavirus; and Combined 7-Series Vaccination. </w:t>
      </w:r>
      <w:r w:rsidRPr="00F11E68">
        <w:rPr>
          <w:i/>
        </w:rPr>
        <w:t>Am J Prev Med</w:t>
      </w:r>
      <w:r w:rsidRPr="00F11E68">
        <w:t>,</w:t>
      </w:r>
      <w:r w:rsidRPr="00F11E68">
        <w:rPr>
          <w:i/>
        </w:rPr>
        <w:t xml:space="preserve"> 62</w:t>
      </w:r>
      <w:r w:rsidRPr="00F11E68">
        <w:t xml:space="preserve">(3), 367-376. </w:t>
      </w:r>
      <w:hyperlink r:id="rId51" w:history="1">
        <w:r w:rsidRPr="00F11E68">
          <w:rPr>
            <w:rStyle w:val="Hyperlink"/>
          </w:rPr>
          <w:t>https://doi.org/10.1016/j.amepre.2021.08.015</w:t>
        </w:r>
      </w:hyperlink>
      <w:r w:rsidRPr="00F11E68">
        <w:t xml:space="preserve"> </w:t>
      </w:r>
    </w:p>
    <w:p w14:paraId="240D879F" w14:textId="61D326A6" w:rsidR="00F11E68" w:rsidRPr="00F11E68" w:rsidRDefault="00F11E68" w:rsidP="00F11E68">
      <w:pPr>
        <w:pStyle w:val="EndNoteBibliography"/>
        <w:ind w:left="720" w:hanging="720"/>
      </w:pPr>
      <w:r w:rsidRPr="00F11E68">
        <w:t xml:space="preserve">Parker, K., Horowitz, J., Brown, A., Fry, R., Cohn, D. V., &amp; Igielnik, R. (2018). What Unites and Divides Urban, Suburban and Rural Communities. </w:t>
      </w:r>
      <w:hyperlink r:id="rId52" w:history="1">
        <w:r w:rsidRPr="00F11E68">
          <w:rPr>
            <w:rStyle w:val="Hyperlink"/>
          </w:rPr>
          <w:t>https://www.pewsocialtrends.org/wp-content/uploads/sites/3/2018/05/Pew-Research-Center-Community-Type-Full-Report-FINAL.pdf</w:t>
        </w:r>
      </w:hyperlink>
      <w:r w:rsidRPr="00F11E68">
        <w:t xml:space="preserve"> </w:t>
      </w:r>
    </w:p>
    <w:p w14:paraId="6A249A83" w14:textId="77777777" w:rsidR="00F11E68" w:rsidRPr="00F11E68" w:rsidRDefault="00F11E68" w:rsidP="00F11E68">
      <w:pPr>
        <w:pStyle w:val="EndNoteBibliography"/>
        <w:ind w:left="720" w:hanging="720"/>
      </w:pPr>
      <w:r w:rsidRPr="00F11E68">
        <w:t xml:space="preserve">Pearl, J. (2009). </w:t>
      </w:r>
      <w:r w:rsidRPr="00F11E68">
        <w:rPr>
          <w:i/>
        </w:rPr>
        <w:t xml:space="preserve">Causal inference in statistics: An overview. Statistics surveys 3, 96–146. Pearl, J. Causality: Cambridge university press, 2009. </w:t>
      </w:r>
      <w:r w:rsidRPr="00F11E68">
        <w:t xml:space="preserve">In </w:t>
      </w:r>
    </w:p>
    <w:p w14:paraId="6B76A98E" w14:textId="7BE8C7EA" w:rsidR="00F11E68" w:rsidRPr="00F11E68" w:rsidRDefault="00F11E68" w:rsidP="00F11E68">
      <w:pPr>
        <w:pStyle w:val="EndNoteBibliography"/>
        <w:ind w:left="720" w:hanging="720"/>
      </w:pPr>
      <w:r w:rsidRPr="00F11E68">
        <w:t xml:space="preserve">Perkins, D., Giron Lopez, A., Balcerak, G., Greiner, B., &amp; Hartwell, M. (2023). Disparities in seasonal influenza vaccine uptake and language preference among Hispanic US adults: </w:t>
      </w:r>
      <w:r w:rsidRPr="00F11E68">
        <w:lastRenderedPageBreak/>
        <w:t xml:space="preserve">an analysis of the 2017-2020 BRFSS. </w:t>
      </w:r>
      <w:r w:rsidRPr="00F11E68">
        <w:rPr>
          <w:i/>
        </w:rPr>
        <w:t>J Osteopath Med</w:t>
      </w:r>
      <w:r w:rsidRPr="00F11E68">
        <w:t>,</w:t>
      </w:r>
      <w:r w:rsidRPr="00F11E68">
        <w:rPr>
          <w:i/>
        </w:rPr>
        <w:t xml:space="preserve"> 123</w:t>
      </w:r>
      <w:r w:rsidRPr="00F11E68">
        <w:t xml:space="preserve">(1), 49-54. </w:t>
      </w:r>
      <w:hyperlink r:id="rId53" w:history="1">
        <w:r w:rsidRPr="00F11E68">
          <w:rPr>
            <w:rStyle w:val="Hyperlink"/>
          </w:rPr>
          <w:t>https://doi.org/10.1515/jom-2022-0138</w:t>
        </w:r>
      </w:hyperlink>
      <w:r w:rsidRPr="00F11E68">
        <w:t xml:space="preserve"> </w:t>
      </w:r>
    </w:p>
    <w:p w14:paraId="445C29E8" w14:textId="697C332E" w:rsidR="00F11E68" w:rsidRPr="00F11E68" w:rsidRDefault="00F11E68" w:rsidP="00F11E68">
      <w:pPr>
        <w:pStyle w:val="EndNoteBibliography"/>
        <w:ind w:left="720" w:hanging="720"/>
      </w:pPr>
      <w:r w:rsidRPr="00F11E68">
        <w:t xml:space="preserve">Pingali, C., Yankey, D., Elam-Evans, L. D., Markowitz, L. E., Valier, M. R., Fredua, B., Crowe, S. J., Stokley, S., &amp; Singleton, J. A. (2022). National Vaccination Coverage Among Adolescents Aged 13–17 Years — National Immunization Survey-Teen, United States, 2021. MMWR Morb Mortal Wkly Rep 2022;71:1101–1108. </w:t>
      </w:r>
      <w:hyperlink r:id="rId54" w:history="1">
        <w:r w:rsidRPr="00F11E68">
          <w:rPr>
            <w:rStyle w:val="Hyperlink"/>
          </w:rPr>
          <w:t>https://doi.org/http://dx.doi.org/10.15585/mmwr.mm7135a1</w:t>
        </w:r>
      </w:hyperlink>
      <w:r w:rsidRPr="00F11E68">
        <w:t xml:space="preserve"> </w:t>
      </w:r>
    </w:p>
    <w:p w14:paraId="0B47BA8A" w14:textId="732BFB0A" w:rsidR="00F11E68" w:rsidRPr="00F11E68" w:rsidRDefault="00F11E68" w:rsidP="00F11E68">
      <w:pPr>
        <w:pStyle w:val="EndNoteBibliography"/>
        <w:ind w:left="720" w:hanging="720"/>
      </w:pPr>
      <w:r w:rsidRPr="00F11E68">
        <w:t xml:space="preserve">Pingali, C., Yankey, D., Elam-Evans, L. D., Markowitz, L. E., Williams, C. L., Fredua, B., McNamara, L. A., Stokley, S., &amp; Singleton, J. A. (2021). National, Regional, State, and Selected Local Area Vaccination Coverage Among Adolescents Aged 13–17 Years — United States, 2020. MMWR Morb Mortal Wkly Rep 2021;70:1183–1190. </w:t>
      </w:r>
      <w:hyperlink r:id="rId55" w:history="1">
        <w:r w:rsidRPr="00F11E68">
          <w:rPr>
            <w:rStyle w:val="Hyperlink"/>
          </w:rPr>
          <w:t>https://doi.org/http://dx.doi.org/10.15585/mmwr.mm7035a1</w:t>
        </w:r>
      </w:hyperlink>
      <w:r w:rsidRPr="00F11E68">
        <w:t xml:space="preserve"> </w:t>
      </w:r>
    </w:p>
    <w:p w14:paraId="0E0D25F4" w14:textId="44074D58" w:rsidR="00F11E68" w:rsidRPr="00F11E68" w:rsidRDefault="00F11E68" w:rsidP="00F11E68">
      <w:pPr>
        <w:pStyle w:val="EndNoteBibliography"/>
        <w:ind w:left="720" w:hanging="720"/>
      </w:pPr>
      <w:r w:rsidRPr="00F11E68">
        <w:t>Revelle, W. (2023). psych: Procedures for Psychological, Psychometric, and Personality Research. Northwestern University.</w:t>
      </w:r>
      <w:r w:rsidRPr="00F11E68">
        <w:rPr>
          <w:i/>
        </w:rPr>
        <w:t xml:space="preserve"> R package version 2.3.6</w:t>
      </w:r>
      <w:r w:rsidRPr="00F11E68">
        <w:t xml:space="preserve">. </w:t>
      </w:r>
      <w:hyperlink r:id="rId56" w:history="1">
        <w:r w:rsidRPr="00F11E68">
          <w:rPr>
            <w:rStyle w:val="Hyperlink"/>
          </w:rPr>
          <w:t>https://CRAN.R-project.org/package=psych</w:t>
        </w:r>
      </w:hyperlink>
      <w:r w:rsidRPr="00F11E68">
        <w:t xml:space="preserve"> </w:t>
      </w:r>
    </w:p>
    <w:p w14:paraId="6A09C23B" w14:textId="40A223D6" w:rsidR="00F11E68" w:rsidRPr="00F11E68" w:rsidRDefault="00F11E68" w:rsidP="00F11E68">
      <w:pPr>
        <w:pStyle w:val="EndNoteBibliography"/>
        <w:ind w:left="720" w:hanging="720"/>
      </w:pPr>
      <w:r w:rsidRPr="00F11E68">
        <w:t xml:space="preserve">Rizopoulos, D. (2006). ltm: An R Package for Latent Variable Modeling and Item Response Analysis. </w:t>
      </w:r>
      <w:r w:rsidRPr="00F11E68">
        <w:rPr>
          <w:i/>
        </w:rPr>
        <w:t>Journal of Statistical Software</w:t>
      </w:r>
      <w:r w:rsidRPr="00F11E68">
        <w:t>,</w:t>
      </w:r>
      <w:r w:rsidRPr="00F11E68">
        <w:rPr>
          <w:i/>
        </w:rPr>
        <w:t xml:space="preserve"> 17</w:t>
      </w:r>
      <w:r w:rsidRPr="00F11E68">
        <w:t xml:space="preserve">(5), 1 - 25. </w:t>
      </w:r>
      <w:hyperlink r:id="rId57" w:history="1">
        <w:r w:rsidRPr="00F11E68">
          <w:rPr>
            <w:rStyle w:val="Hyperlink"/>
          </w:rPr>
          <w:t>https://doi.org/10.18637/jss.v017.i05</w:t>
        </w:r>
      </w:hyperlink>
      <w:r w:rsidRPr="00F11E68">
        <w:t xml:space="preserve"> </w:t>
      </w:r>
    </w:p>
    <w:p w14:paraId="63FB8AB9" w14:textId="11D2CA91" w:rsidR="00F11E68" w:rsidRPr="00F11E68" w:rsidRDefault="00F11E68" w:rsidP="00F11E68">
      <w:pPr>
        <w:pStyle w:val="EndNoteBibliography"/>
        <w:ind w:left="720" w:hanging="720"/>
      </w:pPr>
      <w:r w:rsidRPr="00F11E68">
        <w:t xml:space="preserve">RStudioTeam. (2020). </w:t>
      </w:r>
      <w:r w:rsidRPr="00F11E68">
        <w:rPr>
          <w:i/>
        </w:rPr>
        <w:t>RStudio: Integrated Development for R. RStudio, PBC</w:t>
      </w:r>
      <w:r w:rsidRPr="00F11E68">
        <w:t>.</w:t>
      </w:r>
      <w:r w:rsidRPr="00F11E68">
        <w:rPr>
          <w:i/>
        </w:rPr>
        <w:t xml:space="preserve"> </w:t>
      </w:r>
      <w:r w:rsidRPr="00F11E68">
        <w:t xml:space="preserve">In </w:t>
      </w:r>
      <w:hyperlink r:id="rId58" w:history="1">
        <w:r w:rsidRPr="00F11E68">
          <w:rPr>
            <w:rStyle w:val="Hyperlink"/>
          </w:rPr>
          <w:t>http://www.rstudio.com/</w:t>
        </w:r>
      </w:hyperlink>
    </w:p>
    <w:p w14:paraId="01F41C19" w14:textId="133A50CE" w:rsidR="00F11E68" w:rsidRPr="00F11E68" w:rsidRDefault="00F11E68" w:rsidP="00F11E68">
      <w:pPr>
        <w:pStyle w:val="EndNoteBibliography"/>
        <w:ind w:left="720" w:hanging="720"/>
      </w:pPr>
      <w:r w:rsidRPr="00F11E68">
        <w:t xml:space="preserve">Ruiz, J. B., &amp; Bell, R. A. (2021). Predictors of intention to vaccinate against COVID-19: Results of a nationwide survey. </w:t>
      </w:r>
      <w:r w:rsidRPr="00F11E68">
        <w:rPr>
          <w:i/>
        </w:rPr>
        <w:t>Vaccine</w:t>
      </w:r>
      <w:r w:rsidRPr="00F11E68">
        <w:t>,</w:t>
      </w:r>
      <w:r w:rsidRPr="00F11E68">
        <w:rPr>
          <w:i/>
        </w:rPr>
        <w:t xml:space="preserve"> 39</w:t>
      </w:r>
      <w:r w:rsidRPr="00F11E68">
        <w:t xml:space="preserve">(7), 1080-1086. </w:t>
      </w:r>
      <w:hyperlink r:id="rId59" w:history="1">
        <w:r w:rsidRPr="00F11E68">
          <w:rPr>
            <w:rStyle w:val="Hyperlink"/>
          </w:rPr>
          <w:t>https://doi.org/10.1016/j.vaccine.2021.01.010</w:t>
        </w:r>
      </w:hyperlink>
      <w:r w:rsidRPr="00F11E68">
        <w:t xml:space="preserve"> </w:t>
      </w:r>
    </w:p>
    <w:p w14:paraId="3E265814" w14:textId="56CC0656" w:rsidR="00F11E68" w:rsidRPr="00F11E68" w:rsidRDefault="00F11E68" w:rsidP="00F11E68">
      <w:pPr>
        <w:pStyle w:val="EndNoteBibliography"/>
        <w:ind w:left="720" w:hanging="720"/>
      </w:pPr>
      <w:r w:rsidRPr="00F11E68">
        <w:t xml:space="preserve">Ryan, G., Daly, E., Askelson, N., Pieper, F., Seegmiller, L., &amp; Allred, T. (2020). Exploring Opportunities to Leverage Pharmacists in Rural Areas to Promote Administration of Human Papillomavirus Vaccine. </w:t>
      </w:r>
      <w:r w:rsidRPr="00F11E68">
        <w:rPr>
          <w:i/>
        </w:rPr>
        <w:t>Prev Chronic Dis</w:t>
      </w:r>
      <w:r w:rsidRPr="00F11E68">
        <w:t>,</w:t>
      </w:r>
      <w:r w:rsidRPr="00F11E68">
        <w:rPr>
          <w:i/>
        </w:rPr>
        <w:t xml:space="preserve"> 17</w:t>
      </w:r>
      <w:r w:rsidRPr="00F11E68">
        <w:t xml:space="preserve">, E23. </w:t>
      </w:r>
      <w:hyperlink r:id="rId60" w:history="1">
        <w:r w:rsidRPr="00F11E68">
          <w:rPr>
            <w:rStyle w:val="Hyperlink"/>
          </w:rPr>
          <w:t>https://doi.org/10.5888/pcd17.190351</w:t>
        </w:r>
      </w:hyperlink>
      <w:r w:rsidRPr="00F11E68">
        <w:t xml:space="preserve"> </w:t>
      </w:r>
    </w:p>
    <w:p w14:paraId="0D9B58C1" w14:textId="77777777" w:rsidR="00F11E68" w:rsidRPr="00F11E68" w:rsidRDefault="00F11E68" w:rsidP="00F11E68">
      <w:pPr>
        <w:pStyle w:val="EndNoteBibliography"/>
        <w:ind w:left="720" w:hanging="720"/>
      </w:pPr>
      <w:r w:rsidRPr="00F11E68">
        <w:t xml:space="preserve">Sparks, G., Lopes, L., Montero, A., Brodie, M., &amp; Hamel, L. (2022). Black And Hispanic Adults More Likely To Have Experienced Negative Impacts Of The Pandemic. </w:t>
      </w:r>
    </w:p>
    <w:p w14:paraId="6A28C1C3" w14:textId="15A735A4" w:rsidR="00F11E68" w:rsidRPr="00F11E68" w:rsidRDefault="00F11E68" w:rsidP="00F11E68">
      <w:pPr>
        <w:pStyle w:val="EndNoteBibliography"/>
        <w:ind w:left="720" w:hanging="720"/>
      </w:pPr>
      <w:r w:rsidRPr="00F11E68">
        <w:t xml:space="preserve">Sun, Y., &amp; Monnat, S. M. (2022). Rural-urban and within-rural differences in COVID-19 vaccination rates. </w:t>
      </w:r>
      <w:r w:rsidRPr="00F11E68">
        <w:rPr>
          <w:i/>
        </w:rPr>
        <w:t>J Rural Health</w:t>
      </w:r>
      <w:r w:rsidRPr="00F11E68">
        <w:t>,</w:t>
      </w:r>
      <w:r w:rsidRPr="00F11E68">
        <w:rPr>
          <w:i/>
        </w:rPr>
        <w:t xml:space="preserve"> 38</w:t>
      </w:r>
      <w:r w:rsidRPr="00F11E68">
        <w:t xml:space="preserve">(4), 916-922. </w:t>
      </w:r>
      <w:hyperlink r:id="rId61" w:history="1">
        <w:r w:rsidRPr="00F11E68">
          <w:rPr>
            <w:rStyle w:val="Hyperlink"/>
          </w:rPr>
          <w:t>https://doi.org/10.1111/jrh.12625</w:t>
        </w:r>
      </w:hyperlink>
      <w:r w:rsidRPr="00F11E68">
        <w:t xml:space="preserve"> </w:t>
      </w:r>
    </w:p>
    <w:p w14:paraId="0153DB1B" w14:textId="2405FC6A" w:rsidR="00F11E68" w:rsidRPr="00F11E68" w:rsidRDefault="00F11E68" w:rsidP="00F11E68">
      <w:pPr>
        <w:pStyle w:val="EndNoteBibliography"/>
        <w:ind w:left="720" w:hanging="720"/>
      </w:pPr>
      <w:r w:rsidRPr="00F11E68">
        <w:t xml:space="preserve">Suryadevara, M., Bonville, C. A., Cibula, D. A., Domachowske, J. B., &amp; Suryadevara, A. C. (2019). Associations between population based voting trends during the 2016 US presidential election and adolescent vaccination rates. </w:t>
      </w:r>
      <w:r w:rsidRPr="00F11E68">
        <w:rPr>
          <w:i/>
        </w:rPr>
        <w:t>Vaccine</w:t>
      </w:r>
      <w:r w:rsidRPr="00F11E68">
        <w:t>,</w:t>
      </w:r>
      <w:r w:rsidRPr="00F11E68">
        <w:rPr>
          <w:i/>
        </w:rPr>
        <w:t xml:space="preserve"> 37</w:t>
      </w:r>
      <w:r w:rsidRPr="00F11E68">
        <w:t xml:space="preserve">(9), 1160-1167. </w:t>
      </w:r>
      <w:hyperlink r:id="rId62" w:history="1">
        <w:r w:rsidRPr="00F11E68">
          <w:rPr>
            <w:rStyle w:val="Hyperlink"/>
          </w:rPr>
          <w:t>https://doi.org/10.1016/j.vaccine.2019.01.036</w:t>
        </w:r>
      </w:hyperlink>
      <w:r w:rsidRPr="00F11E68">
        <w:t xml:space="preserve"> </w:t>
      </w:r>
    </w:p>
    <w:p w14:paraId="74D4C29E" w14:textId="2D5F2430" w:rsidR="00F11E68" w:rsidRPr="00F11E68" w:rsidRDefault="00F11E68" w:rsidP="00F11E68">
      <w:pPr>
        <w:pStyle w:val="EndNoteBibliography"/>
        <w:ind w:left="720" w:hanging="720"/>
      </w:pPr>
      <w:r w:rsidRPr="00F11E68">
        <w:t xml:space="preserve">Tagliaferro, J., &amp; Glauser, J. (2022). Vaccine Hesitancy. </w:t>
      </w:r>
      <w:r w:rsidRPr="00F11E68">
        <w:rPr>
          <w:i/>
        </w:rPr>
        <w:t>Curr Emerg Hosp Med Rep</w:t>
      </w:r>
      <w:r w:rsidRPr="00F11E68">
        <w:t>,</w:t>
      </w:r>
      <w:r w:rsidRPr="00F11E68">
        <w:rPr>
          <w:i/>
        </w:rPr>
        <w:t xml:space="preserve"> 10</w:t>
      </w:r>
      <w:r w:rsidRPr="00F11E68">
        <w:t xml:space="preserve">(2), 13-17. </w:t>
      </w:r>
      <w:hyperlink r:id="rId63" w:history="1">
        <w:r w:rsidRPr="00F11E68">
          <w:rPr>
            <w:rStyle w:val="Hyperlink"/>
          </w:rPr>
          <w:t>https://doi.org/10.1007/s40138-022-00243-2</w:t>
        </w:r>
      </w:hyperlink>
      <w:r w:rsidRPr="00F11E68">
        <w:t xml:space="preserve"> </w:t>
      </w:r>
    </w:p>
    <w:p w14:paraId="3686230D" w14:textId="74F866F3" w:rsidR="00F11E68" w:rsidRPr="00F11E68" w:rsidRDefault="00F11E68" w:rsidP="00F11E68">
      <w:pPr>
        <w:pStyle w:val="EndNoteBibliography"/>
        <w:ind w:left="720" w:hanging="720"/>
      </w:pPr>
      <w:r w:rsidRPr="00F11E68">
        <w:t xml:space="preserve">Terlizzi, E. P., &amp; Black, L. I. (2020). </w:t>
      </w:r>
      <w:r w:rsidRPr="00F11E68">
        <w:rPr>
          <w:i/>
        </w:rPr>
        <w:t>Shingles Vaccination Among Adults Aged 60 and Over: United States, 2018. NCHS Data Brief, no 370. Hyattsville, MD: National Center for Health Statistics</w:t>
      </w:r>
      <w:r w:rsidRPr="00F11E68">
        <w:t xml:space="preserve">. </w:t>
      </w:r>
      <w:hyperlink r:id="rId64" w:anchor=":~:text=Data%20from%20the%20National%20Health%20Interview%20Survey,-Shingles%20vaccination%20among&amp;text=Non%2DHispanic%20white%20adults%20(38.6,ever%20received%20a%20shingles%20vaccine" w:history="1">
        <w:r w:rsidRPr="00F11E68">
          <w:rPr>
            <w:rStyle w:val="Hyperlink"/>
          </w:rPr>
          <w:t>https://www.cdc.gov/nchs/products/databriefs/db370.htm#:~:text=Data%20from%20the%20National%20Health%20Interview%20Survey,-Shingles%20vaccination%20among&amp;text=Non%2DHispanic%20white%20adults%20(38.6,ever%20received%20a%20shingles%20vaccine</w:t>
        </w:r>
      </w:hyperlink>
    </w:p>
    <w:p w14:paraId="25FF460C" w14:textId="064993DB" w:rsidR="00F11E68" w:rsidRPr="00F11E68" w:rsidRDefault="00F11E68" w:rsidP="00F11E68">
      <w:pPr>
        <w:pStyle w:val="EndNoteBibliography"/>
        <w:ind w:left="720" w:hanging="720"/>
      </w:pPr>
      <w:r w:rsidRPr="008B272E">
        <w:rPr>
          <w:lang w:val="es-US"/>
          <w:rPrChange w:id="85" w:author="Stephen Gubler" w:date="2024-01-05T13:31:00Z">
            <w:rPr/>
          </w:rPrChange>
        </w:rPr>
        <w:lastRenderedPageBreak/>
        <w:t xml:space="preserve">Textor, J., van der Zander, B., Gilthorpe, M. S., Liśkiewicz, M., &amp; Ellison, G. T. (2017). </w:t>
      </w:r>
      <w:r w:rsidRPr="00F11E68">
        <w:t xml:space="preserve">Robust causal inference using directed acyclic graphs: the R package ‘dagitty’. </w:t>
      </w:r>
      <w:r w:rsidRPr="00F11E68">
        <w:rPr>
          <w:i/>
        </w:rPr>
        <w:t>International Journal of Epidemiology</w:t>
      </w:r>
      <w:r w:rsidRPr="00F11E68">
        <w:t>,</w:t>
      </w:r>
      <w:r w:rsidRPr="00F11E68">
        <w:rPr>
          <w:i/>
        </w:rPr>
        <w:t xml:space="preserve"> 45</w:t>
      </w:r>
      <w:r w:rsidRPr="00F11E68">
        <w:t xml:space="preserve">(6), 1887-1894. </w:t>
      </w:r>
      <w:hyperlink r:id="rId65" w:history="1">
        <w:r w:rsidRPr="00F11E68">
          <w:rPr>
            <w:rStyle w:val="Hyperlink"/>
          </w:rPr>
          <w:t>https://doi.org/10.1093/ije/dyw341</w:t>
        </w:r>
      </w:hyperlink>
      <w:r w:rsidRPr="00F11E68">
        <w:t xml:space="preserve"> </w:t>
      </w:r>
    </w:p>
    <w:p w14:paraId="7EBB8465" w14:textId="13CDE2A2" w:rsidR="00F11E68" w:rsidRPr="00F11E68" w:rsidRDefault="00F11E68" w:rsidP="00F11E68">
      <w:pPr>
        <w:pStyle w:val="EndNoteBibliography"/>
        <w:ind w:left="720" w:hanging="720"/>
      </w:pPr>
      <w:r w:rsidRPr="00F11E68">
        <w:t xml:space="preserve">Tsai, Y., Lindley, M. C., Zhou, F., &amp; Stokley, S. (2021). Urban-Rural Disparities in Vaccination Service Use Among Low-Income Adolescents. </w:t>
      </w:r>
      <w:r w:rsidRPr="00F11E68">
        <w:rPr>
          <w:i/>
        </w:rPr>
        <w:t>J Adolesc Health</w:t>
      </w:r>
      <w:r w:rsidRPr="00F11E68">
        <w:t>,</w:t>
      </w:r>
      <w:r w:rsidRPr="00F11E68">
        <w:rPr>
          <w:i/>
        </w:rPr>
        <w:t xml:space="preserve"> 69</w:t>
      </w:r>
      <w:r w:rsidRPr="00F11E68">
        <w:t xml:space="preserve">(1), 114-120. </w:t>
      </w:r>
      <w:hyperlink r:id="rId66" w:history="1">
        <w:r w:rsidRPr="00F11E68">
          <w:rPr>
            <w:rStyle w:val="Hyperlink"/>
          </w:rPr>
          <w:t>https://doi.org/10.1016/j.jadohealth.2020.10.021</w:t>
        </w:r>
      </w:hyperlink>
      <w:r w:rsidRPr="00F11E68">
        <w:t xml:space="preserve"> </w:t>
      </w:r>
    </w:p>
    <w:p w14:paraId="52B3A934" w14:textId="553AACD0" w:rsidR="00F11E68" w:rsidRPr="00F11E68" w:rsidRDefault="00F11E68" w:rsidP="00F11E68">
      <w:pPr>
        <w:pStyle w:val="EndNoteBibliography"/>
        <w:ind w:left="720" w:hanging="720"/>
      </w:pPr>
      <w:r w:rsidRPr="00F11E68">
        <w:t xml:space="preserve">Walker, T. Y., Elam-Evans, L. D., Yankey, D., Markowitz, L. E., Williams, C. L., Mbaeyi, S. A., Fredua, B., &amp; Stokley, S. (2018). National, Regional, State, and Selected Local Area Vaccination Coverage Among Adolescents Aged 13-17 Years - United States, 2017. </w:t>
      </w:r>
      <w:r w:rsidRPr="00F11E68">
        <w:rPr>
          <w:i/>
        </w:rPr>
        <w:t>MMWR Morb Mortal Wkly Rep</w:t>
      </w:r>
      <w:r w:rsidRPr="00F11E68">
        <w:t>,</w:t>
      </w:r>
      <w:r w:rsidRPr="00F11E68">
        <w:rPr>
          <w:i/>
        </w:rPr>
        <w:t xml:space="preserve"> 67</w:t>
      </w:r>
      <w:r w:rsidRPr="00F11E68">
        <w:t xml:space="preserve">(33), 909-917. </w:t>
      </w:r>
      <w:hyperlink r:id="rId67" w:history="1">
        <w:r w:rsidRPr="00F11E68">
          <w:rPr>
            <w:rStyle w:val="Hyperlink"/>
          </w:rPr>
          <w:t>https://doi.org/10.15585/mmwr.mm6733a1</w:t>
        </w:r>
      </w:hyperlink>
      <w:r w:rsidRPr="00F11E68">
        <w:t xml:space="preserve"> </w:t>
      </w:r>
    </w:p>
    <w:p w14:paraId="3989F1BF" w14:textId="6CCB4CAE" w:rsidR="00F11E68" w:rsidRPr="00F11E68" w:rsidRDefault="00F11E68" w:rsidP="00F11E68">
      <w:pPr>
        <w:pStyle w:val="EndNoteBibliography"/>
        <w:ind w:left="720" w:hanging="720"/>
      </w:pPr>
      <w:r w:rsidRPr="00F11E68">
        <w:t xml:space="preserve">Watts, L. A., Joseph, N., Wallace, M., Rauh-Hain, J. A., Muzikansky, A., Growdon, W. B., &amp; del Carmen, M. G. (2009). HPV vaccine: A comparison of attitudes and behavioral perspectives between Latino and non-Latino women. </w:t>
      </w:r>
      <w:r w:rsidRPr="00F11E68">
        <w:rPr>
          <w:i/>
        </w:rPr>
        <w:t>Gynecol Oncol</w:t>
      </w:r>
      <w:r w:rsidRPr="00F11E68">
        <w:t>,</w:t>
      </w:r>
      <w:r w:rsidRPr="00F11E68">
        <w:rPr>
          <w:i/>
        </w:rPr>
        <w:t xml:space="preserve"> 112</w:t>
      </w:r>
      <w:r w:rsidRPr="00F11E68">
        <w:t xml:space="preserve">(3), 577-582. </w:t>
      </w:r>
      <w:hyperlink r:id="rId68" w:history="1">
        <w:r w:rsidRPr="00F11E68">
          <w:rPr>
            <w:rStyle w:val="Hyperlink"/>
          </w:rPr>
          <w:t>https://doi.org/10.1016/j.ygyno.2008.12.010</w:t>
        </w:r>
      </w:hyperlink>
      <w:r w:rsidRPr="00F11E68">
        <w:t xml:space="preserve"> </w:t>
      </w:r>
    </w:p>
    <w:p w14:paraId="6D9F9FBC" w14:textId="1B2CF82D" w:rsidR="00F11E68" w:rsidRPr="00F11E68" w:rsidRDefault="00F11E68" w:rsidP="00F11E68">
      <w:pPr>
        <w:pStyle w:val="EndNoteBibliography"/>
        <w:ind w:left="720" w:hanging="720"/>
      </w:pPr>
      <w:r w:rsidRPr="00F11E68">
        <w:t>Wei, T., &amp; Simko, V. (2021). R package 'corrplot': Visualization of a Correlation Matrix.</w:t>
      </w:r>
      <w:r w:rsidRPr="00F11E68">
        <w:rPr>
          <w:i/>
        </w:rPr>
        <w:t xml:space="preserve"> Version 0.92</w:t>
      </w:r>
      <w:r w:rsidRPr="00F11E68">
        <w:t xml:space="preserve">. </w:t>
      </w:r>
      <w:hyperlink r:id="rId69" w:history="1">
        <w:r w:rsidRPr="00F11E68">
          <w:rPr>
            <w:rStyle w:val="Hyperlink"/>
          </w:rPr>
          <w:t>https://github.com/taiyun/corrplot</w:t>
        </w:r>
      </w:hyperlink>
      <w:r w:rsidRPr="00F11E68">
        <w:t xml:space="preserve"> </w:t>
      </w:r>
    </w:p>
    <w:p w14:paraId="4B8D5EAD" w14:textId="6ADB5F34" w:rsidR="00F11E68" w:rsidRPr="00F11E68" w:rsidRDefault="00F11E68" w:rsidP="00F11E68">
      <w:pPr>
        <w:pStyle w:val="EndNoteBibliography"/>
        <w:ind w:left="720" w:hanging="720"/>
      </w:pPr>
      <w:r w:rsidRPr="00F11E68">
        <w:t xml:space="preserve">Williams, W. W., Lu, P.-J., O'Halloran, A., Kim, D. K., Grohskopf, L. A., Pilishvili, T., Skoff, T. H., Nelson, N. P., Harpaz, R., Markowitz, L. E., Rodriguez-Lainz, A., &amp; Fiebelkorn, A. P. (2017). Surveillance of Vaccination Coverage among Adult Populations — United States, 2015. MMWR Surveill Summ 2017;66(No. SS-11):1–28. </w:t>
      </w:r>
      <w:hyperlink r:id="rId70" w:history="1">
        <w:r w:rsidRPr="00F11E68">
          <w:rPr>
            <w:rStyle w:val="Hyperlink"/>
          </w:rPr>
          <w:t>https://doi.org/http://dx.doi.org/10.15585/mmwr.ss6611a1</w:t>
        </w:r>
      </w:hyperlink>
      <w:r w:rsidRPr="00F11E68">
        <w:t xml:space="preserve"> </w:t>
      </w:r>
    </w:p>
    <w:p w14:paraId="30D5063A" w14:textId="63763CE0" w:rsidR="00F11E68" w:rsidRPr="00F11E68" w:rsidRDefault="00F11E68" w:rsidP="00F11E68">
      <w:pPr>
        <w:pStyle w:val="EndNoteBibliography"/>
        <w:ind w:left="720" w:hanging="720"/>
      </w:pPr>
      <w:r w:rsidRPr="00F11E68">
        <w:t xml:space="preserve">Zhai, Y., Santibanez, T. A., Kahn, K. E., Srivastav, A., Walker, T. Y., &amp; Singleton, J. A. (2020). Rural, urban, and suburban differences in influenza vaccination coverage among children Vaccine, 38(48), 7596–7602. </w:t>
      </w:r>
      <w:hyperlink r:id="rId71" w:history="1">
        <w:r w:rsidRPr="00F11E68">
          <w:rPr>
            <w:rStyle w:val="Hyperlink"/>
          </w:rPr>
          <w:t>https://doi.org/https://doi.org/10.1016/j.vaccine.2020.10.030</w:t>
        </w:r>
      </w:hyperlink>
      <w:r w:rsidRPr="00F11E68">
        <w:t xml:space="preserve"> </w:t>
      </w:r>
    </w:p>
    <w:p w14:paraId="3ABC9BD3" w14:textId="0DC099B2" w:rsidR="00070003" w:rsidRDefault="00D43508" w:rsidP="00155BEC">
      <w:pPr>
        <w:rPr>
          <w:bCs/>
        </w:rPr>
      </w:pPr>
      <w:r>
        <w:rPr>
          <w:bCs/>
        </w:rPr>
        <w:fldChar w:fldCharType="end"/>
      </w:r>
    </w:p>
    <w:sectPr w:rsidR="00070003" w:rsidSect="0076518C">
      <w:headerReference w:type="default" r:id="rId72"/>
      <w:footerReference w:type="default" r:id="rId7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aila Christini" w:date="2023-08-09T13:48:00Z" w:initials="KC">
    <w:p w14:paraId="5034AE52" w14:textId="77777777" w:rsidR="004E18E7" w:rsidRDefault="006E2C54">
      <w:pPr>
        <w:pStyle w:val="CommentText"/>
      </w:pPr>
      <w:r>
        <w:rPr>
          <w:rStyle w:val="CommentReference"/>
        </w:rPr>
        <w:annotationRef/>
      </w:r>
      <w:r w:rsidR="004E18E7">
        <w:t>9000 word limit includes: abstract, tables, figures, references, and appendices, as well as main text</w:t>
      </w:r>
    </w:p>
    <w:p w14:paraId="1010512A" w14:textId="77777777" w:rsidR="004E18E7" w:rsidRDefault="004E18E7">
      <w:pPr>
        <w:pStyle w:val="CommentText"/>
      </w:pPr>
    </w:p>
    <w:p w14:paraId="43E445AE" w14:textId="77777777" w:rsidR="004E18E7" w:rsidRDefault="004E18E7">
      <w:pPr>
        <w:pStyle w:val="CommentText"/>
      </w:pPr>
      <w:r>
        <w:t>Papers below limit are preferred</w:t>
      </w:r>
    </w:p>
  </w:comment>
  <w:comment w:id="1" w:author="Kaila Christini" w:date="2023-09-08T10:58:00Z" w:initials="KC">
    <w:p w14:paraId="4A71D231" w14:textId="77777777" w:rsidR="005A2D22" w:rsidRDefault="005A2D22">
      <w:pPr>
        <w:pStyle w:val="CommentText"/>
      </w:pPr>
      <w:r>
        <w:rPr>
          <w:rStyle w:val="CommentReference"/>
        </w:rPr>
        <w:annotationRef/>
      </w:r>
      <w:r>
        <w:t xml:space="preserve">SSM - PH - </w:t>
      </w:r>
    </w:p>
    <w:p w14:paraId="0B99829D" w14:textId="77777777" w:rsidR="005A2D22" w:rsidRDefault="005A2D22">
      <w:pPr>
        <w:pStyle w:val="CommentText"/>
      </w:pPr>
    </w:p>
    <w:p w14:paraId="1B34683A" w14:textId="77777777" w:rsidR="005A2D22" w:rsidRDefault="005A2D22">
      <w:pPr>
        <w:pStyle w:val="CommentText"/>
      </w:pPr>
      <w:r>
        <w:t>Title</w:t>
      </w:r>
    </w:p>
    <w:p w14:paraId="448F2C79" w14:textId="77777777" w:rsidR="005A2D22" w:rsidRDefault="005A2D22">
      <w:pPr>
        <w:pStyle w:val="CommentText"/>
      </w:pPr>
      <w:r>
        <w:t>Author names and affiliations</w:t>
      </w:r>
    </w:p>
    <w:p w14:paraId="265B8496" w14:textId="77777777" w:rsidR="005A2D22" w:rsidRDefault="005A2D22" w:rsidP="00557DC7">
      <w:pPr>
        <w:pStyle w:val="CommentText"/>
      </w:pPr>
      <w:r>
        <w:t>Corresponding Author</w:t>
      </w:r>
    </w:p>
  </w:comment>
  <w:comment w:id="2" w:author="Kaila Christini" w:date="2023-09-08T11:31:00Z" w:initials="KC">
    <w:p w14:paraId="07A080DB" w14:textId="77777777" w:rsidR="00943EDA" w:rsidRDefault="00943EDA">
      <w:pPr>
        <w:pStyle w:val="CommentText"/>
      </w:pPr>
      <w:r>
        <w:rPr>
          <w:rStyle w:val="CommentReference"/>
        </w:rPr>
        <w:annotationRef/>
      </w:r>
      <w:r>
        <w:t xml:space="preserve">As a separate documents/files (each) include the following:  </w:t>
      </w:r>
    </w:p>
    <w:p w14:paraId="337BFF0B" w14:textId="77777777" w:rsidR="00943EDA" w:rsidRDefault="00943EDA">
      <w:pPr>
        <w:pStyle w:val="CommentText"/>
      </w:pPr>
    </w:p>
    <w:p w14:paraId="36F4064A" w14:textId="77777777" w:rsidR="00943EDA" w:rsidRDefault="00943EDA">
      <w:pPr>
        <w:pStyle w:val="CommentText"/>
      </w:pPr>
      <w:r>
        <w:t>Highlights</w:t>
      </w:r>
    </w:p>
    <w:p w14:paraId="4AA20EB0" w14:textId="77777777" w:rsidR="00943EDA" w:rsidRDefault="00943EDA">
      <w:pPr>
        <w:pStyle w:val="CommentText"/>
      </w:pPr>
      <w:r>
        <w:t>Acknowledgements (include funding sources)</w:t>
      </w:r>
    </w:p>
    <w:p w14:paraId="3CA1AB59" w14:textId="77777777" w:rsidR="00943EDA" w:rsidRDefault="00943EDA" w:rsidP="00557DC7">
      <w:pPr>
        <w:pStyle w:val="CommentText"/>
      </w:pPr>
      <w:r>
        <w:t>Graphical Abstract</w:t>
      </w:r>
    </w:p>
  </w:comment>
  <w:comment w:id="3" w:author="Kaila Christini" w:date="2023-08-09T12:23:00Z" w:initials="KC">
    <w:p w14:paraId="148BE3B6" w14:textId="79F7BC86" w:rsidR="001560F8" w:rsidRDefault="001560F8">
      <w:pPr>
        <w:pStyle w:val="CommentText"/>
      </w:pPr>
      <w:r>
        <w:rPr>
          <w:rStyle w:val="CommentReference"/>
        </w:rPr>
        <w:annotationRef/>
      </w:r>
      <w:r>
        <w:t xml:space="preserve">OLD Title: </w:t>
      </w:r>
    </w:p>
    <w:p w14:paraId="73C1FF83" w14:textId="77777777" w:rsidR="001560F8" w:rsidRDefault="001560F8">
      <w:pPr>
        <w:pStyle w:val="CommentText"/>
      </w:pPr>
      <w:r>
        <w:rPr>
          <w:b/>
          <w:bCs/>
        </w:rPr>
        <w:t>Differences in HPV vaccine hesitancy by rurality, race and ethnicity, among young adults in the western U.S., 2020-2021</w:t>
      </w:r>
    </w:p>
  </w:comment>
  <w:comment w:id="4" w:author="Kaila Christini" w:date="2023-10-05T10:53:00Z" w:initials="KC">
    <w:p w14:paraId="4E6EE421" w14:textId="77777777" w:rsidR="004C0523" w:rsidRDefault="004C0523" w:rsidP="004C0523">
      <w:pPr>
        <w:pStyle w:val="CommentText"/>
      </w:pPr>
      <w:r>
        <w:rPr>
          <w:rStyle w:val="CommentReference"/>
        </w:rPr>
        <w:annotationRef/>
      </w:r>
      <w:hyperlink r:id="rId1" w:history="1">
        <w:r w:rsidRPr="00534FA5">
          <w:rPr>
            <w:rStyle w:val="Hyperlink"/>
            <w:highlight w:val="white"/>
          </w:rPr>
          <w:t>https://service.elsevier.com/app/answers/detail/a_id/286/supporthub/publishing/</w:t>
        </w:r>
      </w:hyperlink>
    </w:p>
    <w:p w14:paraId="0F32ACA5" w14:textId="77777777" w:rsidR="004C0523" w:rsidRDefault="004C0523" w:rsidP="004C0523">
      <w:pPr>
        <w:pStyle w:val="CommentText"/>
      </w:pPr>
    </w:p>
    <w:p w14:paraId="2615E393" w14:textId="77777777" w:rsidR="004C0523" w:rsidRDefault="00E351CB" w:rsidP="004C0523">
      <w:pPr>
        <w:pStyle w:val="CommentText"/>
      </w:pPr>
      <w:hyperlink r:id="rId2" w:history="1">
        <w:r w:rsidR="004C0523" w:rsidRPr="00534FA5">
          <w:rPr>
            <w:rStyle w:val="Hyperlink"/>
            <w:highlight w:val="white"/>
          </w:rPr>
          <w:t>https://www.elsevier.com/journals/ssm-population-health/2352-8273/guide-for-authors</w:t>
        </w:r>
      </w:hyperlink>
    </w:p>
    <w:p w14:paraId="30C849A2" w14:textId="77777777" w:rsidR="004C0523" w:rsidRDefault="004C0523" w:rsidP="004C0523">
      <w:pPr>
        <w:pStyle w:val="CommentText"/>
      </w:pPr>
    </w:p>
    <w:p w14:paraId="0EBD8D6B" w14:textId="77777777" w:rsidR="004C0523" w:rsidRDefault="004C0523" w:rsidP="004C0523">
      <w:pPr>
        <w:pStyle w:val="CommentText"/>
      </w:pPr>
      <w:r>
        <w:rPr>
          <w:color w:val="53565A"/>
          <w:highlight w:val="white"/>
        </w:rPr>
        <w:t>All authors must disclose any financial and personal relationships with other people or organizations that could inappropriately influence (bias) their work. Examples of potential competing interests include employment, consultancies, stock ownership, honoraria, paid expert testimony, patent applications/registrations, and grants or other funding. Authors must disclose any interests in two places: 1. A summary declaration of interest statement in the title page file (if double anonymized) or the manuscript file (if single anonymized). If there are no interests to declare then please state this: 'Declarations of interest: none'. 2. Detailed disclosures as part of a separate Declaration of Interest form, which forms part of the journal's official records. It is important for potential interests to be declared in both places and that the information matches.</w:t>
      </w:r>
      <w:r>
        <w:t xml:space="preserve"> </w:t>
      </w:r>
    </w:p>
  </w:comment>
  <w:comment w:id="5" w:author="Kaila Christini" w:date="2023-10-05T11:14:00Z" w:initials="KC">
    <w:p w14:paraId="18E6F2E0" w14:textId="77777777" w:rsidR="004C0523" w:rsidRDefault="004C0523" w:rsidP="004C0523">
      <w:pPr>
        <w:pStyle w:val="CommentText"/>
      </w:pPr>
      <w:r>
        <w:rPr>
          <w:rStyle w:val="CommentReference"/>
        </w:rPr>
        <w:annotationRef/>
      </w:r>
      <w:hyperlink r:id="rId3" w:history="1">
        <w:r w:rsidRPr="001F6857">
          <w:rPr>
            <w:rStyle w:val="Hyperlink"/>
          </w:rPr>
          <w:t>https://credit.niso.org/</w:t>
        </w:r>
      </w:hyperlink>
    </w:p>
  </w:comment>
  <w:comment w:id="8" w:author="Kaila Christini" w:date="2022-12-29T13:35:00Z" w:initials="KC">
    <w:p w14:paraId="0690E1F6" w14:textId="77777777" w:rsidR="004C0523" w:rsidRDefault="004C0523" w:rsidP="004C0523">
      <w:pPr>
        <w:pStyle w:val="CommentText"/>
      </w:pPr>
      <w:r>
        <w:rPr>
          <w:rStyle w:val="CommentReference"/>
        </w:rPr>
        <w:annotationRef/>
      </w:r>
      <w:r>
        <w:rPr>
          <w:noProof/>
        </w:rPr>
        <w:t>Full abstract format from JAMA used, can be shortened for other journal submissions</w:t>
      </w:r>
    </w:p>
  </w:comment>
  <w:comment w:id="9" w:author="Kaila Christini" w:date="2023-08-09T13:45:00Z" w:initials="KC">
    <w:p w14:paraId="7F395BDA" w14:textId="77777777" w:rsidR="004C0523" w:rsidRDefault="004C0523" w:rsidP="004C0523">
      <w:pPr>
        <w:pStyle w:val="CommentText"/>
      </w:pPr>
      <w:r>
        <w:rPr>
          <w:rStyle w:val="CommentReference"/>
        </w:rPr>
        <w:annotationRef/>
      </w:r>
      <w:r>
        <w:t>For SSM - 300 Word Limit</w:t>
      </w:r>
    </w:p>
  </w:comment>
  <w:comment w:id="10" w:author="Kaila Christini" w:date="2023-10-05T12:14:00Z" w:initials="KC">
    <w:p w14:paraId="5685B0F5" w14:textId="77777777" w:rsidR="004C0523" w:rsidRDefault="004C0523" w:rsidP="004C0523">
      <w:pPr>
        <w:pStyle w:val="CommentText"/>
      </w:pPr>
      <w:r>
        <w:rPr>
          <w:rStyle w:val="CommentReference"/>
        </w:rPr>
        <w:annotationRef/>
      </w:r>
      <w:r>
        <w:t>Currently 297</w:t>
      </w:r>
    </w:p>
  </w:comment>
  <w:comment w:id="11" w:author="Kaila Christini" w:date="2023-08-09T14:38:00Z" w:initials="KC">
    <w:p w14:paraId="4997CD0B" w14:textId="77777777" w:rsidR="004C0523" w:rsidRDefault="004C0523" w:rsidP="004C0523">
      <w:pPr>
        <w:pStyle w:val="CommentText"/>
      </w:pPr>
      <w:r>
        <w:rPr>
          <w:rStyle w:val="CommentReference"/>
        </w:rPr>
        <w:annotationRef/>
      </w:r>
      <w:r>
        <w:t>Edit to include gender</w:t>
      </w:r>
    </w:p>
  </w:comment>
  <w:comment w:id="12" w:author="Kaila Christini" w:date="2023-08-09T12:36:00Z" w:initials="KC">
    <w:p w14:paraId="799EAC45" w14:textId="4112557C" w:rsidR="003960E7" w:rsidRDefault="003960E7">
      <w:pPr>
        <w:pStyle w:val="CommentText"/>
      </w:pPr>
      <w:r>
        <w:rPr>
          <w:rStyle w:val="CommentReference"/>
        </w:rPr>
        <w:annotationRef/>
      </w:r>
      <w:r>
        <w:t>I think we need a paragraph of covid-19 vaccination, infection, and mortality in the intro. Something that helps tie in the discussion.</w:t>
      </w:r>
    </w:p>
    <w:p w14:paraId="5743DBF6" w14:textId="77777777" w:rsidR="003960E7" w:rsidRDefault="003960E7">
      <w:pPr>
        <w:pStyle w:val="CommentText"/>
      </w:pPr>
    </w:p>
    <w:p w14:paraId="369ED049" w14:textId="77777777" w:rsidR="003960E7" w:rsidRDefault="003960E7">
      <w:pPr>
        <w:pStyle w:val="CommentText"/>
      </w:pPr>
      <w:r>
        <w:t>I think that we can re-use some of the information and citation from the discussion section, but also a quick review of the literature should also be done.</w:t>
      </w:r>
    </w:p>
  </w:comment>
  <w:comment w:id="13" w:author="Becca Slagle" w:date="2023-08-09T11:54:00Z" w:initials="BS">
    <w:p w14:paraId="4E9B3562" w14:textId="5E753A3C" w:rsidR="002F3ABF" w:rsidRDefault="002F3ABF">
      <w:pPr>
        <w:pStyle w:val="CommentText"/>
      </w:pPr>
      <w:r>
        <w:rPr>
          <w:rStyle w:val="CommentReference"/>
        </w:rPr>
        <w:annotationRef/>
      </w:r>
      <w:r>
        <w:t xml:space="preserve">Change to "so" and add either "will also" or "can also" </w:t>
      </w:r>
    </w:p>
  </w:comment>
  <w:comment w:id="14" w:author="Coronado, Gloria D" w:date="2023-05-15T17:13:00Z" w:initials="CGD">
    <w:p w14:paraId="4539FC65" w14:textId="4B5FE640" w:rsidR="00CA6585" w:rsidRDefault="00CA6585" w:rsidP="001D5F80">
      <w:pPr>
        <w:pStyle w:val="CommentText"/>
      </w:pPr>
      <w:r>
        <w:rPr>
          <w:rStyle w:val="CommentReference"/>
        </w:rPr>
        <w:annotationRef/>
      </w:r>
      <w:r>
        <w:t>Add why this is the case ---</w:t>
      </w:r>
    </w:p>
  </w:comment>
  <w:comment w:id="15" w:author="Kaila Christini" w:date="2023-08-08T09:28:00Z" w:initials="KC">
    <w:p w14:paraId="4262F0F9" w14:textId="4D63577A" w:rsidR="7A7EE240" w:rsidRDefault="7A7EE240">
      <w:pPr>
        <w:pStyle w:val="CommentText"/>
      </w:pPr>
      <w:r>
        <w:t>Does this satisfy GC critique?</w:t>
      </w:r>
      <w:r>
        <w:rPr>
          <w:rStyle w:val="CommentReference"/>
        </w:rPr>
        <w:annotationRef/>
      </w:r>
    </w:p>
  </w:comment>
  <w:comment w:id="16" w:author="Becca Slagle" w:date="2023-08-09T11:52:00Z" w:initials="BS">
    <w:p w14:paraId="7E9A552F" w14:textId="77777777" w:rsidR="009D6533" w:rsidRDefault="009D6533">
      <w:pPr>
        <w:pStyle w:val="CommentText"/>
      </w:pPr>
      <w:r>
        <w:rPr>
          <w:rStyle w:val="CommentReference"/>
        </w:rPr>
        <w:annotationRef/>
      </w:r>
      <w:r>
        <w:t>Yes I think so!</w:t>
      </w:r>
    </w:p>
  </w:comment>
  <w:comment w:id="17" w:author="Becca Slagle" w:date="2023-08-22T16:36:00Z" w:initials="BS">
    <w:p w14:paraId="1B8C931F" w14:textId="77777777" w:rsidR="007A64FD" w:rsidRDefault="007A64FD">
      <w:pPr>
        <w:pStyle w:val="CommentText"/>
      </w:pPr>
      <w:r>
        <w:rPr>
          <w:rStyle w:val="CommentReference"/>
        </w:rPr>
        <w:annotationRef/>
      </w:r>
      <w:r>
        <w:rPr>
          <w:i/>
          <w:iCs/>
        </w:rPr>
        <w:t>QuickStats:</w:t>
      </w:r>
      <w:r>
        <w:t xml:space="preserve"> Percentage</w:t>
      </w:r>
      <w:hyperlink r:id="rId4" w:anchor="FN2" w:history="1">
        <w:r w:rsidRPr="00FD236A">
          <w:rPr>
            <w:rStyle w:val="Hyperlink"/>
          </w:rPr>
          <w:t>*</w:t>
        </w:r>
      </w:hyperlink>
      <w:r>
        <w:t xml:space="preserve"> of Adults Aged 18–26 Years Who Ever Received a Human Papillomavirus Vaccine,</w:t>
      </w:r>
      <w:hyperlink r:id="rId5" w:anchor="FN3" w:history="1">
        <w:r w:rsidRPr="00FD236A">
          <w:rPr>
            <w:rStyle w:val="Hyperlink"/>
          </w:rPr>
          <w:t>†</w:t>
        </w:r>
      </w:hyperlink>
      <w:r>
        <w:t xml:space="preserve"> by Race and Hispanic Origin</w:t>
      </w:r>
      <w:hyperlink r:id="rId6" w:anchor="FN4" w:history="1">
        <w:r w:rsidRPr="00FD236A">
          <w:rPr>
            <w:rStyle w:val="Hyperlink"/>
          </w:rPr>
          <w:t>§</w:t>
        </w:r>
      </w:hyperlink>
      <w:r>
        <w:t xml:space="preserve"> and Sex — National Health Interview Survey, United States, 2019</w:t>
      </w:r>
      <w:hyperlink r:id="rId7" w:anchor="FN5" w:history="1">
        <w:r w:rsidRPr="00FD236A">
          <w:rPr>
            <w:rStyle w:val="Hyperlink"/>
          </w:rPr>
          <w:t>¶</w:t>
        </w:r>
      </w:hyperlink>
    </w:p>
    <w:p w14:paraId="7AF4BF0F" w14:textId="77777777" w:rsidR="007A64FD" w:rsidRDefault="007A64FD">
      <w:pPr>
        <w:pStyle w:val="CommentText"/>
      </w:pPr>
    </w:p>
    <w:p w14:paraId="1A52A880" w14:textId="77777777" w:rsidR="007A64FD" w:rsidRDefault="00E351CB">
      <w:pPr>
        <w:pStyle w:val="CommentText"/>
      </w:pPr>
      <w:hyperlink r:id="rId8" w:history="1">
        <w:r w:rsidR="007A64FD" w:rsidRPr="00FD236A">
          <w:rPr>
            <w:rStyle w:val="Hyperlink"/>
          </w:rPr>
          <w:t>MMWR Morb Mortal Wkly Rep.</w:t>
        </w:r>
      </w:hyperlink>
      <w:r w:rsidR="007A64FD">
        <w:t xml:space="preserve"> 2021 May 28; 70(21): 797.</w:t>
      </w:r>
    </w:p>
    <w:p w14:paraId="7016E853" w14:textId="77777777" w:rsidR="007A64FD" w:rsidRDefault="007A64FD">
      <w:pPr>
        <w:pStyle w:val="CommentText"/>
      </w:pPr>
      <w:r>
        <w:t xml:space="preserve">Published online 2021 May 28. doi: </w:t>
      </w:r>
      <w:hyperlink r:id="rId9" w:history="1">
        <w:r w:rsidRPr="00FD236A">
          <w:rPr>
            <w:rStyle w:val="Hyperlink"/>
          </w:rPr>
          <w:t>10.15585/mmwr.mm7021a5</w:t>
        </w:r>
      </w:hyperlink>
    </w:p>
    <w:p w14:paraId="39DBB057" w14:textId="77777777" w:rsidR="007A64FD" w:rsidRDefault="007A64FD">
      <w:pPr>
        <w:pStyle w:val="CommentText"/>
      </w:pPr>
    </w:p>
    <w:p w14:paraId="178125EB" w14:textId="77777777" w:rsidR="007A64FD" w:rsidRDefault="007A64FD" w:rsidP="00557DC7">
      <w:pPr>
        <w:pStyle w:val="CommentText"/>
      </w:pPr>
      <w:r>
        <w:t>https://www.ncbi.nlm.nih.gov/pmc/articles/PMC8158890/</w:t>
      </w:r>
    </w:p>
  </w:comment>
  <w:comment w:id="18" w:author="Becca Slagle" w:date="2023-10-17T13:03:00Z" w:initials="BS">
    <w:p w14:paraId="03C825C0" w14:textId="77777777" w:rsidR="00E5525F" w:rsidRDefault="00E5525F" w:rsidP="00FD3C8F">
      <w:pPr>
        <w:pStyle w:val="CommentText"/>
      </w:pPr>
      <w:r>
        <w:rPr>
          <w:rStyle w:val="CommentReference"/>
        </w:rPr>
        <w:annotationRef/>
      </w:r>
      <w:r>
        <w:t>This is hesitancy, where the previous HPV sentence is about vaccine initiation ...</w:t>
      </w:r>
    </w:p>
  </w:comment>
  <w:comment w:id="19" w:author="Becca Slagle" w:date="2023-10-17T13:11:00Z" w:initials="BS">
    <w:p w14:paraId="242DFF7B" w14:textId="77777777" w:rsidR="00527B96" w:rsidRDefault="00527B96">
      <w:pPr>
        <w:pStyle w:val="CommentText"/>
      </w:pPr>
      <w:r>
        <w:rPr>
          <w:rStyle w:val="CommentReference"/>
        </w:rPr>
        <w:annotationRef/>
      </w:r>
      <w:r>
        <w:t>"Similarly, lower rates of COVID-19 vaccination have been observed among this population with 33.7% of Hispanic YAs vaccinated and 35.0% of white, non-Hispanic Yas being vaccinated"</w:t>
      </w:r>
    </w:p>
    <w:p w14:paraId="13AED040" w14:textId="77777777" w:rsidR="00527B96" w:rsidRDefault="00527B96">
      <w:pPr>
        <w:pStyle w:val="CommentText"/>
      </w:pPr>
    </w:p>
    <w:p w14:paraId="3477F46D" w14:textId="77777777" w:rsidR="00527B96" w:rsidRDefault="00527B96">
      <w:pPr>
        <w:pStyle w:val="CommentText"/>
      </w:pPr>
      <w:r>
        <w:t>- this sample IS ages 18-39</w:t>
      </w:r>
    </w:p>
    <w:p w14:paraId="78E8D6E1" w14:textId="77777777" w:rsidR="00527B96" w:rsidRDefault="00527B96">
      <w:pPr>
        <w:pStyle w:val="CommentText"/>
      </w:pPr>
    </w:p>
    <w:p w14:paraId="17887B6A" w14:textId="77777777" w:rsidR="00527B96" w:rsidRDefault="00527B96">
      <w:pPr>
        <w:pStyle w:val="CommentText"/>
      </w:pPr>
    </w:p>
    <w:p w14:paraId="69F346C8" w14:textId="77777777" w:rsidR="00527B96" w:rsidRDefault="00E351CB">
      <w:pPr>
        <w:pStyle w:val="CommentText"/>
      </w:pPr>
      <w:hyperlink r:id="rId10" w:history="1">
        <w:r w:rsidR="00527B96" w:rsidRPr="00960CE6">
          <w:rPr>
            <w:rStyle w:val="Hyperlink"/>
          </w:rPr>
          <w:t>https://pubmed.ncbi.nlm.nih.gov/34166337/</w:t>
        </w:r>
      </w:hyperlink>
    </w:p>
    <w:p w14:paraId="34EF461E" w14:textId="77777777" w:rsidR="00527B96" w:rsidRDefault="00527B96">
      <w:pPr>
        <w:pStyle w:val="CommentText"/>
      </w:pPr>
    </w:p>
    <w:p w14:paraId="7D676412" w14:textId="77777777" w:rsidR="00527B96" w:rsidRDefault="00E351CB" w:rsidP="00FD3C8F">
      <w:pPr>
        <w:pStyle w:val="CommentText"/>
      </w:pPr>
      <w:hyperlink r:id="rId11" w:history="1">
        <w:r w:rsidR="00527B96" w:rsidRPr="00960CE6">
          <w:rPr>
            <w:rStyle w:val="Hyperlink"/>
          </w:rPr>
          <w:t>COVID-19 Vaccination Coverage and Intent Among Adults Aged 18–39 Years — United States, March–May 2021 | MMWR (cdc.gov)</w:t>
        </w:r>
      </w:hyperlink>
      <w:r w:rsidR="00527B96">
        <w:t xml:space="preserve"> </w:t>
      </w:r>
    </w:p>
  </w:comment>
  <w:comment w:id="20" w:author="Becca Slagle" w:date="2023-10-17T14:01:00Z" w:initials="BS">
    <w:p w14:paraId="2B81DAFC" w14:textId="77777777" w:rsidR="00F6290A" w:rsidRDefault="009E2067">
      <w:pPr>
        <w:pStyle w:val="CommentText"/>
      </w:pPr>
      <w:r>
        <w:rPr>
          <w:rStyle w:val="CommentReference"/>
        </w:rPr>
        <w:annotationRef/>
      </w:r>
      <w:r w:rsidR="00F6290A">
        <w:t xml:space="preserve">If we want to stick with hesitancy, we can use the same paper and change this to likelihood to not vaccinate would be </w:t>
      </w:r>
    </w:p>
    <w:p w14:paraId="2FBAC6D8" w14:textId="77777777" w:rsidR="00F6290A" w:rsidRDefault="00F6290A">
      <w:pPr>
        <w:pStyle w:val="CommentText"/>
      </w:pPr>
    </w:p>
    <w:p w14:paraId="2B6B2962" w14:textId="77777777" w:rsidR="00F6290A" w:rsidRDefault="00F6290A">
      <w:pPr>
        <w:pStyle w:val="CommentText"/>
      </w:pPr>
      <w:r>
        <w:t>"Khubachandani and colleagues (2021) showed that 29% of Hispanic YAs report that they are not likely to get the COVID-19 vaccine compared to 20% of Non-Hispanic YAs "</w:t>
      </w:r>
    </w:p>
    <w:p w14:paraId="61C303A3" w14:textId="77777777" w:rsidR="00F6290A" w:rsidRDefault="00E351CB" w:rsidP="00FD3C8F">
      <w:pPr>
        <w:pStyle w:val="CommentText"/>
      </w:pPr>
      <w:hyperlink r:id="rId12" w:history="1">
        <w:r w:rsidR="00F6290A" w:rsidRPr="000928E4">
          <w:rPr>
            <w:rStyle w:val="Hyperlink"/>
          </w:rPr>
          <w:t>https://pubmed.ncbi.nlm.nih.gov/33389421/</w:t>
        </w:r>
      </w:hyperlink>
    </w:p>
  </w:comment>
  <w:comment w:id="21" w:author="Becca Slagle" w:date="2023-10-17T14:05:00Z" w:initials="BS">
    <w:p w14:paraId="360E3C18" w14:textId="77777777" w:rsidR="0040285B" w:rsidRDefault="0040285B" w:rsidP="00FD3C8F">
      <w:pPr>
        <w:pStyle w:val="CommentText"/>
      </w:pPr>
      <w:r>
        <w:rPr>
          <w:rStyle w:val="CommentReference"/>
        </w:rPr>
        <w:annotationRef/>
      </w:r>
      <w:r>
        <w:t xml:space="preserve">Again this is hesitancy… </w:t>
      </w:r>
    </w:p>
  </w:comment>
  <w:comment w:id="22" w:author="Becca Slagle" w:date="2023-10-17T14:07:00Z" w:initials="BS">
    <w:p w14:paraId="4E83EDA1" w14:textId="77777777" w:rsidR="004439D0" w:rsidRDefault="004439D0">
      <w:pPr>
        <w:pStyle w:val="CommentText"/>
      </w:pPr>
      <w:r>
        <w:rPr>
          <w:rStyle w:val="CommentReference"/>
        </w:rPr>
        <w:annotationRef/>
      </w:r>
      <w:r>
        <w:t xml:space="preserve">The numbers I found for receipt are below. </w:t>
      </w:r>
    </w:p>
    <w:p w14:paraId="3640235D" w14:textId="77777777" w:rsidR="004439D0" w:rsidRDefault="004439D0">
      <w:pPr>
        <w:pStyle w:val="CommentText"/>
      </w:pPr>
    </w:p>
    <w:p w14:paraId="55997383" w14:textId="77777777" w:rsidR="004439D0" w:rsidRDefault="004439D0">
      <w:pPr>
        <w:pStyle w:val="CommentText"/>
      </w:pPr>
      <w:r>
        <w:t>20.1% of rural 18-29 year olds vaccinated vs 37.6% overall 18-29 year olds</w:t>
      </w:r>
    </w:p>
    <w:p w14:paraId="7AF1426D" w14:textId="77777777" w:rsidR="004439D0" w:rsidRDefault="004439D0">
      <w:pPr>
        <w:pStyle w:val="CommentText"/>
      </w:pPr>
    </w:p>
    <w:p w14:paraId="1B55D85E" w14:textId="77777777" w:rsidR="004439D0" w:rsidRDefault="00E351CB" w:rsidP="00FD3C8F">
      <w:pPr>
        <w:pStyle w:val="CommentText"/>
      </w:pPr>
      <w:hyperlink r:id="rId13" w:history="1">
        <w:r w:rsidR="004439D0" w:rsidRPr="00B15CE8">
          <w:rPr>
            <w:rStyle w:val="Hyperlink"/>
          </w:rPr>
          <w:t>COVID-19 Vaccination Coverage Among Adults — United States, December 14, 2020–May 22, 2021 | MMWR (cdc.gov)</w:t>
        </w:r>
      </w:hyperlink>
      <w:r w:rsidR="004439D0">
        <w:t xml:space="preserve"> </w:t>
      </w:r>
    </w:p>
  </w:comment>
  <w:comment w:id="23" w:author="Kaila Christini" w:date="2022-12-29T14:16:00Z" w:initials="KC">
    <w:p w14:paraId="5BFEB1F4" w14:textId="175C9184" w:rsidR="00D3662B" w:rsidRDefault="00D3662B">
      <w:pPr>
        <w:pStyle w:val="CommentText"/>
      </w:pPr>
      <w:r>
        <w:rPr>
          <w:rStyle w:val="CommentReference"/>
        </w:rPr>
        <w:annotationRef/>
      </w:r>
      <w:r>
        <w:rPr>
          <w:rFonts w:ascii="Arial" w:hAnsi="Arial" w:cs="Arial"/>
          <w:color w:val="222222"/>
          <w:shd w:val="clear" w:color="auto" w:fill="FFFFFF"/>
        </w:rPr>
        <w:t>MacDonald, N. E. (2015). Vaccine hesitancy: Definition, scope and determinants. </w:t>
      </w:r>
      <w:r>
        <w:rPr>
          <w:rFonts w:ascii="Arial" w:hAnsi="Arial" w:cs="Arial"/>
          <w:i/>
          <w:iCs/>
          <w:color w:val="222222"/>
          <w:shd w:val="clear" w:color="auto" w:fill="FFFFFF"/>
        </w:rPr>
        <w:t>Vaccine</w:t>
      </w:r>
      <w:r>
        <w:rPr>
          <w:rFonts w:ascii="Arial" w:hAnsi="Arial" w:cs="Arial"/>
          <w:color w:val="222222"/>
          <w:shd w:val="clear" w:color="auto" w:fill="FFFFFF"/>
        </w:rPr>
        <w:t>, </w:t>
      </w:r>
      <w:r>
        <w:rPr>
          <w:rFonts w:ascii="Arial" w:hAnsi="Arial" w:cs="Arial"/>
          <w:i/>
          <w:iCs/>
          <w:color w:val="222222"/>
          <w:shd w:val="clear" w:color="auto" w:fill="FFFFFF"/>
        </w:rPr>
        <w:t>33</w:t>
      </w:r>
      <w:r>
        <w:rPr>
          <w:rFonts w:ascii="Arial" w:hAnsi="Arial" w:cs="Arial"/>
          <w:color w:val="222222"/>
          <w:shd w:val="clear" w:color="auto" w:fill="FFFFFF"/>
        </w:rPr>
        <w:t>(34), 4161-4164.</w:t>
      </w:r>
    </w:p>
  </w:comment>
  <w:comment w:id="25" w:author="Petrik, Amanda F" w:date="2023-05-17T07:52:00Z" w:initials="PAF">
    <w:p w14:paraId="283CC7BC" w14:textId="77777777" w:rsidR="003C5AD4" w:rsidRDefault="003C5AD4" w:rsidP="001D5F80">
      <w:pPr>
        <w:pStyle w:val="CommentText"/>
      </w:pPr>
      <w:r>
        <w:rPr>
          <w:rStyle w:val="CommentReference"/>
        </w:rPr>
        <w:annotationRef/>
      </w:r>
      <w:r>
        <w:t>Save for methods and and in abstract</w:t>
      </w:r>
    </w:p>
  </w:comment>
  <w:comment w:id="24" w:author="Chrissy Radloff" w:date="2023-06-16T15:25:00Z" w:initials="CR">
    <w:p w14:paraId="07020F5D" w14:textId="77777777" w:rsidR="004336B5" w:rsidRDefault="004336B5" w:rsidP="001D5F80">
      <w:r>
        <w:rPr>
          <w:rStyle w:val="CommentReference"/>
        </w:rPr>
        <w:annotationRef/>
      </w:r>
      <w:r>
        <w:rPr>
          <w:sz w:val="20"/>
          <w:szCs w:val="20"/>
        </w:rPr>
        <w:t>The number of survey participants fits better in the results section. Consider removing it from the intro.</w:t>
      </w:r>
    </w:p>
  </w:comment>
  <w:comment w:id="26" w:author="Becca Slagle" w:date="2023-11-07T12:15:00Z" w:initials="BS">
    <w:p w14:paraId="3D70FF90" w14:textId="77777777" w:rsidR="00194D5E" w:rsidRDefault="00194D5E" w:rsidP="007637B2">
      <w:pPr>
        <w:pStyle w:val="CommentText"/>
      </w:pPr>
      <w:r>
        <w:rPr>
          <w:rStyle w:val="CommentReference"/>
        </w:rPr>
        <w:annotationRef/>
      </w:r>
      <w:r>
        <w:t>Mountain West?</w:t>
      </w:r>
    </w:p>
  </w:comment>
  <w:comment w:id="27" w:author="Coronado, Gloria D" w:date="2023-05-15T17:19:00Z" w:initials="CGD">
    <w:p w14:paraId="09FB2CA2" w14:textId="332235DE" w:rsidR="005F2A76" w:rsidRDefault="005F2A76" w:rsidP="001D5F80">
      <w:pPr>
        <w:pStyle w:val="CommentText"/>
      </w:pPr>
      <w:r>
        <w:rPr>
          <w:rStyle w:val="CommentReference"/>
        </w:rPr>
        <w:annotationRef/>
      </w:r>
      <w:r>
        <w:t>Noting this!</w:t>
      </w:r>
    </w:p>
  </w:comment>
  <w:comment w:id="28" w:author="Esther Chang" w:date="2023-05-12T17:07:00Z" w:initials="EC">
    <w:p w14:paraId="12FFCDED" w14:textId="16D2D28B" w:rsidR="00671C9A" w:rsidRDefault="00671C9A" w:rsidP="001D5F80">
      <w:pPr>
        <w:pStyle w:val="CommentText"/>
      </w:pPr>
      <w:r>
        <w:rPr>
          <w:rStyle w:val="CommentReference"/>
        </w:rPr>
        <w:annotationRef/>
      </w:r>
      <w:r>
        <w:t>In your analyses (e.g. table 1, 2, 4), you used RCUU&gt;=4 as rural. So it's slightly confused. I suggested explaining it here or somewhere..</w:t>
      </w:r>
    </w:p>
  </w:comment>
  <w:comment w:id="29" w:author="Kaila Christini" w:date="2023-01-03T11:05:00Z" w:initials="KC">
    <w:p w14:paraId="715C5F25" w14:textId="6A0F642F" w:rsidR="00D3662B" w:rsidRDefault="00D3662B">
      <w:pPr>
        <w:pStyle w:val="CommentText"/>
        <w:rPr>
          <w:noProof/>
        </w:rPr>
      </w:pPr>
      <w:r>
        <w:rPr>
          <w:rStyle w:val="CommentReference"/>
        </w:rPr>
        <w:annotationRef/>
      </w:r>
      <w:r w:rsidRPr="009F1195">
        <w:t>Mann, S., Christini, K., Chai, Y., Chang, C. P., Hashibe, M., &amp; Kepka, D. (2022). Vaccine hesitancy and COVID-19 immunization among rural young adults. Preventive Medicine Reports, 28, 101845.</w:t>
      </w:r>
    </w:p>
    <w:p w14:paraId="391A2B5D" w14:textId="472BAB6D" w:rsidR="00D3662B" w:rsidRDefault="00D3662B">
      <w:pPr>
        <w:pStyle w:val="CommentText"/>
      </w:pPr>
    </w:p>
  </w:comment>
  <w:comment w:id="30" w:author="Coronado, Gloria D" w:date="2023-05-15T17:24:00Z" w:initials="CGD">
    <w:p w14:paraId="41504308" w14:textId="77777777" w:rsidR="005F2A76" w:rsidRDefault="005F2A76" w:rsidP="001D5F80">
      <w:pPr>
        <w:pStyle w:val="CommentText"/>
      </w:pPr>
      <w:r>
        <w:rPr>
          <w:rStyle w:val="CommentReference"/>
        </w:rPr>
        <w:annotationRef/>
      </w:r>
      <w:r>
        <w:t xml:space="preserve">Why was convenience not included? If because FA did not show good internal consistency, report it here and say we excluded it for that reason. </w:t>
      </w:r>
    </w:p>
  </w:comment>
  <w:comment w:id="31" w:author="Becca Slagle" w:date="2023-08-02T14:34:00Z" w:initials="BS">
    <w:p w14:paraId="03BF0899" w14:textId="77777777" w:rsidR="0053603A" w:rsidRDefault="0053603A" w:rsidP="001D5F80">
      <w:pPr>
        <w:pStyle w:val="CommentText"/>
      </w:pPr>
      <w:r>
        <w:rPr>
          <w:rStyle w:val="CommentReference"/>
        </w:rPr>
        <w:annotationRef/>
      </w:r>
      <w:r>
        <w:t xml:space="preserve">HPV vaccine confidence somewhat included convenience with one question. There were no questions in the survey that fully addressed convenience </w:t>
      </w:r>
    </w:p>
  </w:comment>
  <w:comment w:id="32" w:author="Kaila Christini" w:date="2023-08-08T10:31:00Z" w:initials="KC">
    <w:p w14:paraId="3A396351" w14:textId="77777777" w:rsidR="000D403C" w:rsidRDefault="000D403C">
      <w:pPr>
        <w:pStyle w:val="CommentText"/>
      </w:pPr>
      <w:r>
        <w:rPr>
          <w:rStyle w:val="CommentReference"/>
        </w:rPr>
        <w:annotationRef/>
      </w:r>
      <w:r>
        <w:t>I believe this is now addressed at the top of the next paragraph.</w:t>
      </w:r>
    </w:p>
  </w:comment>
  <w:comment w:id="33" w:author="Kaila Christini" w:date="2023-01-03T10:44:00Z" w:initials="KC">
    <w:p w14:paraId="24678D90" w14:textId="7062546A" w:rsidR="00D3662B" w:rsidRDefault="00D3662B" w:rsidP="009B2BDE">
      <w:pPr>
        <w:pStyle w:val="CommentText"/>
      </w:pPr>
      <w:r>
        <w:rPr>
          <w:rStyle w:val="CommentReference"/>
        </w:rPr>
        <w:annotationRef/>
      </w:r>
      <w:r>
        <w:t>Pearl, J., 1995. Causal diagrams for empirical research. Biometrika 82 (4), 669–688.</w:t>
      </w:r>
    </w:p>
    <w:p w14:paraId="1A118EA0" w14:textId="77777777" w:rsidR="00D3662B" w:rsidRDefault="00D3662B" w:rsidP="009B2BDE">
      <w:pPr>
        <w:pStyle w:val="CommentText"/>
        <w:rPr>
          <w:noProof/>
        </w:rPr>
      </w:pPr>
    </w:p>
    <w:p w14:paraId="33AE9C37" w14:textId="0800999B" w:rsidR="00D3662B" w:rsidRDefault="00D3662B" w:rsidP="009B2BDE">
      <w:pPr>
        <w:pStyle w:val="CommentText"/>
      </w:pPr>
      <w:r>
        <w:t>Pearl, J., 2009. Causal inference in statistics: An overview. Statistics surveys 3, 96–146.</w:t>
      </w:r>
    </w:p>
    <w:p w14:paraId="4CABA7B9" w14:textId="77777777" w:rsidR="00D3662B" w:rsidRDefault="00D3662B" w:rsidP="009B2BDE">
      <w:pPr>
        <w:pStyle w:val="CommentText"/>
      </w:pPr>
      <w:r>
        <w:t>Pearl, J. Causality: Cambridge university press, 2009.</w:t>
      </w:r>
    </w:p>
    <w:p w14:paraId="3C859403" w14:textId="77777777" w:rsidR="00D3662B" w:rsidRDefault="00D3662B" w:rsidP="009B2BDE">
      <w:pPr>
        <w:pStyle w:val="CommentText"/>
        <w:rPr>
          <w:noProof/>
        </w:rPr>
      </w:pPr>
    </w:p>
    <w:p w14:paraId="704E3175" w14:textId="17EB64C5" w:rsidR="00D3662B" w:rsidRDefault="00D3662B" w:rsidP="009B2BDE">
      <w:pPr>
        <w:pStyle w:val="CommentText"/>
      </w:pPr>
      <w:r>
        <w:t>Pearl, J., 2000. Models, reasoning and inference. CambridgeUniversityPress, Cambridge,</w:t>
      </w:r>
    </w:p>
    <w:p w14:paraId="5CC8DC15" w14:textId="02CC39C3" w:rsidR="00D3662B" w:rsidRDefault="00D3662B" w:rsidP="009B2BDE">
      <w:pPr>
        <w:pStyle w:val="CommentText"/>
      </w:pPr>
      <w:r>
        <w:t>UK, p. 19.</w:t>
      </w:r>
    </w:p>
  </w:comment>
  <w:comment w:id="34" w:author="Kaila Christini" w:date="2023-01-03T10:44:00Z" w:initials="KC">
    <w:p w14:paraId="63AA04AD" w14:textId="77777777" w:rsidR="00D3662B" w:rsidRDefault="00D3662B" w:rsidP="009B2BDE">
      <w:pPr>
        <w:pStyle w:val="CommentText"/>
      </w:pPr>
      <w:r>
        <w:rPr>
          <w:rStyle w:val="CommentReference"/>
        </w:rPr>
        <w:annotationRef/>
      </w:r>
      <w:r>
        <w:t>Textor, J., van der Zander, B., Gilthorpe, M.S., Li´skiewicz, M., Ellison, G.T., 2016. Robust</w:t>
      </w:r>
    </w:p>
    <w:p w14:paraId="0C824867" w14:textId="77777777" w:rsidR="00D3662B" w:rsidRDefault="00D3662B" w:rsidP="009B2BDE">
      <w:pPr>
        <w:pStyle w:val="CommentText"/>
      </w:pPr>
      <w:r>
        <w:t>causal inference using directed acyclic graphs: the R package ‘dagitty’. Int. J.</w:t>
      </w:r>
    </w:p>
    <w:p w14:paraId="7F0C4B65" w14:textId="7D204BF0" w:rsidR="00D3662B" w:rsidRDefault="00D3662B" w:rsidP="009B2BDE">
      <w:pPr>
        <w:pStyle w:val="CommentText"/>
      </w:pPr>
      <w:r>
        <w:t>Epidemiol. 45 (6), 1887–1894.</w:t>
      </w:r>
    </w:p>
  </w:comment>
  <w:comment w:id="35" w:author="Petrik, Amanda F" w:date="2023-05-17T07:47:00Z" w:initials="PAF">
    <w:p w14:paraId="38D946E1" w14:textId="77777777" w:rsidR="003C5AD4" w:rsidRDefault="003C5AD4" w:rsidP="001D5F80">
      <w:pPr>
        <w:pStyle w:val="CommentText"/>
      </w:pPr>
      <w:r>
        <w:rPr>
          <w:rStyle w:val="CommentReference"/>
        </w:rPr>
        <w:annotationRef/>
      </w:r>
      <w:r>
        <w:t>I don't think this level of detail is needed.</w:t>
      </w:r>
    </w:p>
  </w:comment>
  <w:comment w:id="36" w:author="Chrissy Radloff" w:date="2023-06-16T15:34:00Z" w:initials="CR">
    <w:p w14:paraId="66BA3B35" w14:textId="77777777" w:rsidR="00582664" w:rsidRDefault="00582664" w:rsidP="001D5F80">
      <w:r>
        <w:rPr>
          <w:rStyle w:val="CommentReference"/>
        </w:rPr>
        <w:annotationRef/>
      </w:r>
      <w:r>
        <w:rPr>
          <w:sz w:val="20"/>
          <w:szCs w:val="20"/>
        </w:rPr>
        <w:t>I assume OR stands for odds ratio</w:t>
      </w:r>
    </w:p>
  </w:comment>
  <w:comment w:id="38" w:author="Kaila Christini" w:date="2023-08-08T10:43:00Z" w:initials="KC">
    <w:p w14:paraId="4359A1DB" w14:textId="77777777" w:rsidR="00714D5E" w:rsidRDefault="00714D5E">
      <w:pPr>
        <w:pStyle w:val="CommentText"/>
      </w:pPr>
      <w:r>
        <w:rPr>
          <w:rStyle w:val="CommentReference"/>
        </w:rPr>
        <w:annotationRef/>
      </w:r>
      <w:r>
        <w:t xml:space="preserve">Rmarkdown - </w:t>
      </w:r>
    </w:p>
    <w:p w14:paraId="60A323C0" w14:textId="77777777" w:rsidR="00714D5E" w:rsidRDefault="00714D5E">
      <w:pPr>
        <w:pStyle w:val="CommentText"/>
      </w:pPr>
    </w:p>
    <w:p w14:paraId="642437D4" w14:textId="77777777" w:rsidR="00714D5E" w:rsidRDefault="00714D5E">
      <w:pPr>
        <w:pStyle w:val="CommentText"/>
      </w:pPr>
      <w:r>
        <w:rPr>
          <w:color w:val="000000"/>
          <w:highlight w:val="white"/>
        </w:rPr>
        <w:t>Allaire J, Xie Y, Dervieux C, McPherson J, Luraschi J, Ushey K, Atkins A, Wickham H, Cheng J, Chang W, Iannone R (2023). </w:t>
      </w:r>
      <w:r>
        <w:rPr>
          <w:i/>
          <w:iCs/>
          <w:color w:val="000000"/>
          <w:highlight w:val="white"/>
        </w:rPr>
        <w:t>rmarkdown: Dynamic Documents for R</w:t>
      </w:r>
      <w:r>
        <w:rPr>
          <w:color w:val="000000"/>
          <w:highlight w:val="white"/>
        </w:rPr>
        <w:t>. R package version 2.23, </w:t>
      </w:r>
      <w:hyperlink r:id="rId14" w:history="1">
        <w:r w:rsidRPr="002A6F50">
          <w:rPr>
            <w:rStyle w:val="Hyperlink"/>
          </w:rPr>
          <w:t>https://github.com/rstudio/rmarkdown</w:t>
        </w:r>
      </w:hyperlink>
      <w:r>
        <w:rPr>
          <w:color w:val="000000"/>
          <w:highlight w:val="white"/>
        </w:rPr>
        <w:t>.</w:t>
      </w:r>
      <w:r>
        <w:t xml:space="preserve"> </w:t>
      </w:r>
    </w:p>
  </w:comment>
  <w:comment w:id="37" w:author="Kaila Christini" w:date="2023-08-08T10:35:00Z" w:initials="KC">
    <w:p w14:paraId="438D9A2E" w14:textId="17CEEDBE" w:rsidR="00426CFD" w:rsidRDefault="00426CFD">
      <w:pPr>
        <w:pStyle w:val="CommentText"/>
      </w:pPr>
      <w:r>
        <w:rPr>
          <w:rStyle w:val="CommentReference"/>
        </w:rPr>
        <w:annotationRef/>
      </w:r>
      <w:r>
        <w:t xml:space="preserve">Rstudio - </w:t>
      </w:r>
    </w:p>
    <w:p w14:paraId="2A60B8B8" w14:textId="77777777" w:rsidR="00426CFD" w:rsidRDefault="00426CFD">
      <w:pPr>
        <w:pStyle w:val="CommentText"/>
      </w:pPr>
    </w:p>
    <w:p w14:paraId="78613624" w14:textId="77777777" w:rsidR="00426CFD" w:rsidRDefault="00426CFD">
      <w:pPr>
        <w:pStyle w:val="CommentText"/>
      </w:pPr>
      <w:r>
        <w:rPr>
          <w:b/>
          <w:bCs/>
          <w:color w:val="040C28"/>
        </w:rPr>
        <w:t>RStudio Team (2020).</w:t>
      </w:r>
      <w:r>
        <w:rPr>
          <w:color w:val="202124"/>
          <w:highlight w:val="white"/>
        </w:rPr>
        <w:t> </w:t>
      </w:r>
      <w:r>
        <w:rPr>
          <w:b/>
          <w:bCs/>
          <w:color w:val="040C28"/>
        </w:rPr>
        <w:t>RStudio: Integrated Development for R.</w:t>
      </w:r>
      <w:r>
        <w:rPr>
          <w:color w:val="202124"/>
          <w:highlight w:val="white"/>
        </w:rPr>
        <w:t> </w:t>
      </w:r>
      <w:r>
        <w:rPr>
          <w:b/>
          <w:bCs/>
          <w:color w:val="040C28"/>
        </w:rPr>
        <w:t>RStudio, PBC, Boston, MA URL http://www.rstudio.com/</w:t>
      </w:r>
      <w:r>
        <w:rPr>
          <w:color w:val="202124"/>
          <w:highlight w:val="white"/>
        </w:rPr>
        <w:t>.</w:t>
      </w:r>
      <w:r>
        <w:t xml:space="preserve"> </w:t>
      </w:r>
    </w:p>
  </w:comment>
  <w:comment w:id="39" w:author="Kaila Christini" w:date="2023-08-08T12:11:00Z" w:initials="KC">
    <w:p w14:paraId="512C6301" w14:textId="77777777" w:rsidR="00656712" w:rsidRDefault="005F7CA1">
      <w:pPr>
        <w:pStyle w:val="CommentText"/>
      </w:pPr>
      <w:r>
        <w:rPr>
          <w:rStyle w:val="CommentReference"/>
        </w:rPr>
        <w:annotationRef/>
      </w:r>
      <w:r w:rsidR="00656712">
        <w:t xml:space="preserve">gridExtra - </w:t>
      </w:r>
    </w:p>
    <w:p w14:paraId="2EDEED77" w14:textId="77777777" w:rsidR="00656712" w:rsidRDefault="00656712">
      <w:pPr>
        <w:pStyle w:val="CommentText"/>
        <w:ind w:left="40"/>
      </w:pPr>
      <w:r>
        <w:rPr>
          <w:i/>
          <w:iCs/>
          <w:color w:val="000000"/>
        </w:rPr>
        <w:t>Package “gridExtra.”</w:t>
      </w:r>
      <w:r>
        <w:rPr>
          <w:color w:val="000000"/>
        </w:rPr>
        <w:t> (2017). https://cran.r-project.org/web/packages/gridExtra/gridExtra.pdf</w:t>
      </w:r>
    </w:p>
    <w:p w14:paraId="3948A860" w14:textId="77777777" w:rsidR="00656712" w:rsidRDefault="00656712">
      <w:pPr>
        <w:pStyle w:val="CommentText"/>
      </w:pPr>
      <w:r>
        <w:rPr>
          <w:color w:val="000000"/>
        </w:rPr>
        <w:t>‌</w:t>
      </w:r>
    </w:p>
    <w:p w14:paraId="337042EB" w14:textId="77777777" w:rsidR="00656712" w:rsidRDefault="00656712">
      <w:pPr>
        <w:pStyle w:val="CommentText"/>
      </w:pPr>
      <w:r>
        <w:rPr>
          <w:color w:val="000000"/>
        </w:rPr>
        <w:t>Corrplot -</w:t>
      </w:r>
    </w:p>
    <w:p w14:paraId="74C3F541" w14:textId="77777777" w:rsidR="00656712" w:rsidRDefault="00656712">
      <w:pPr>
        <w:pStyle w:val="CommentText"/>
      </w:pPr>
      <w:r>
        <w:rPr>
          <w:color w:val="000000"/>
          <w:highlight w:val="white"/>
        </w:rPr>
        <w:t>Wei T, Simko V (2021). </w:t>
      </w:r>
      <w:r>
        <w:rPr>
          <w:i/>
          <w:iCs/>
          <w:color w:val="000000"/>
          <w:highlight w:val="white"/>
        </w:rPr>
        <w:t>R package 'corrplot': Visualization of a Correlation Matrix</w:t>
      </w:r>
      <w:r>
        <w:rPr>
          <w:color w:val="000000"/>
          <w:highlight w:val="white"/>
        </w:rPr>
        <w:t>. (Version 0.92), </w:t>
      </w:r>
      <w:hyperlink r:id="rId15" w:history="1">
        <w:r w:rsidRPr="00166702">
          <w:rPr>
            <w:rStyle w:val="Hyperlink"/>
          </w:rPr>
          <w:t>https://github.com/taiyun/corrplot</w:t>
        </w:r>
      </w:hyperlink>
      <w:r>
        <w:rPr>
          <w:color w:val="000000"/>
          <w:highlight w:val="white"/>
        </w:rPr>
        <w:t>.</w:t>
      </w:r>
      <w:r>
        <w:rPr>
          <w:color w:val="000000"/>
        </w:rPr>
        <w:t xml:space="preserve"> </w:t>
      </w:r>
    </w:p>
    <w:p w14:paraId="1CA4AE2F" w14:textId="77777777" w:rsidR="00656712" w:rsidRDefault="00656712">
      <w:pPr>
        <w:pStyle w:val="CommentText"/>
      </w:pPr>
    </w:p>
    <w:p w14:paraId="74BB0661" w14:textId="77777777" w:rsidR="00656712" w:rsidRDefault="00656712">
      <w:pPr>
        <w:pStyle w:val="CommentText"/>
      </w:pPr>
      <w:r>
        <w:rPr>
          <w:color w:val="000000"/>
        </w:rPr>
        <w:t xml:space="preserve">Psych - </w:t>
      </w:r>
    </w:p>
    <w:p w14:paraId="45F0B81D" w14:textId="77777777" w:rsidR="00656712" w:rsidRDefault="00656712">
      <w:pPr>
        <w:pStyle w:val="CommentText"/>
      </w:pPr>
      <w:r>
        <w:rPr>
          <w:color w:val="000000"/>
          <w:highlight w:val="white"/>
        </w:rPr>
        <w:t>William Revelle (2023). </w:t>
      </w:r>
      <w:r>
        <w:rPr>
          <w:i/>
          <w:iCs/>
          <w:color w:val="000000"/>
          <w:highlight w:val="white"/>
        </w:rPr>
        <w:t>psych: Procedures for Psychological, Psychometric, and Personality Research</w:t>
      </w:r>
      <w:r>
        <w:rPr>
          <w:color w:val="000000"/>
          <w:highlight w:val="white"/>
        </w:rPr>
        <w:t>. Northwestern University, Evanston, Illinois. R package version 2.3.6, </w:t>
      </w:r>
      <w:hyperlink r:id="rId16" w:history="1">
        <w:r w:rsidRPr="00166702">
          <w:rPr>
            <w:rStyle w:val="Hyperlink"/>
          </w:rPr>
          <w:t>https://CRAN.R-project.org/package=psych</w:t>
        </w:r>
      </w:hyperlink>
      <w:r>
        <w:rPr>
          <w:color w:val="000000"/>
          <w:highlight w:val="white"/>
        </w:rPr>
        <w:t>.</w:t>
      </w:r>
      <w:r>
        <w:rPr>
          <w:color w:val="000000"/>
        </w:rPr>
        <w:t xml:space="preserve"> </w:t>
      </w:r>
    </w:p>
    <w:p w14:paraId="3ED41A8F" w14:textId="77777777" w:rsidR="00656712" w:rsidRDefault="00656712">
      <w:pPr>
        <w:pStyle w:val="CommentText"/>
      </w:pPr>
    </w:p>
    <w:p w14:paraId="6A0BBA9C" w14:textId="77777777" w:rsidR="00656712" w:rsidRDefault="00656712">
      <w:pPr>
        <w:pStyle w:val="CommentText"/>
      </w:pPr>
      <w:r>
        <w:rPr>
          <w:color w:val="000000"/>
        </w:rPr>
        <w:t xml:space="preserve">Ltm - </w:t>
      </w:r>
    </w:p>
    <w:p w14:paraId="3B093F7B" w14:textId="77777777" w:rsidR="00656712" w:rsidRDefault="00656712">
      <w:pPr>
        <w:pStyle w:val="CommentText"/>
      </w:pPr>
      <w:r>
        <w:rPr>
          <w:color w:val="000000"/>
          <w:highlight w:val="white"/>
        </w:rPr>
        <w:t>Rizopoulos D (2006). “ltm: An R package for Latent Variable Modelling and Item Response Theory Analyses.” </w:t>
      </w:r>
      <w:r>
        <w:rPr>
          <w:i/>
          <w:iCs/>
          <w:color w:val="000000"/>
          <w:highlight w:val="white"/>
        </w:rPr>
        <w:t>Journal of Statistical Software</w:t>
      </w:r>
      <w:r>
        <w:rPr>
          <w:color w:val="000000"/>
          <w:highlight w:val="white"/>
        </w:rPr>
        <w:t>, </w:t>
      </w:r>
      <w:r>
        <w:rPr>
          <w:b/>
          <w:bCs/>
          <w:color w:val="000000"/>
          <w:highlight w:val="white"/>
        </w:rPr>
        <w:t>17</w:t>
      </w:r>
      <w:r>
        <w:rPr>
          <w:color w:val="000000"/>
          <w:highlight w:val="white"/>
        </w:rPr>
        <w:t>(5), 1–25. </w:t>
      </w:r>
      <w:hyperlink r:id="rId17" w:history="1">
        <w:r w:rsidRPr="00166702">
          <w:rPr>
            <w:rStyle w:val="Hyperlink"/>
          </w:rPr>
          <w:t>https://doi.org/10.18637/jss.v017.i05</w:t>
        </w:r>
      </w:hyperlink>
      <w:r>
        <w:rPr>
          <w:color w:val="000000"/>
          <w:highlight w:val="white"/>
        </w:rPr>
        <w:t>.</w:t>
      </w:r>
      <w:r>
        <w:rPr>
          <w:color w:val="000000"/>
        </w:rPr>
        <w:t xml:space="preserve"> </w:t>
      </w:r>
    </w:p>
  </w:comment>
  <w:comment w:id="40" w:author="Becca Slagle" w:date="2023-08-29T09:10:00Z" w:initials="BS">
    <w:p w14:paraId="41F27611" w14:textId="77777777" w:rsidR="00EB07C6" w:rsidRDefault="00EB07C6">
      <w:pPr>
        <w:pStyle w:val="CommentText"/>
      </w:pPr>
      <w:r>
        <w:rPr>
          <w:rStyle w:val="CommentReference"/>
        </w:rPr>
        <w:annotationRef/>
      </w:r>
      <w:r>
        <w:t>gridExtra -</w:t>
      </w:r>
    </w:p>
    <w:p w14:paraId="1D80CE01" w14:textId="77777777" w:rsidR="00EB07C6" w:rsidRDefault="00EB07C6" w:rsidP="00557DC7">
      <w:pPr>
        <w:pStyle w:val="CommentText"/>
      </w:pPr>
      <w:r>
        <w:t xml:space="preserve">Auguie B (2017). _gridExtra: Miscellaneous Functions for "Grid" Graphics_. R package version 2.3, &lt;https://CRAN.R-project.org/package=gridExtra&gt;. </w:t>
      </w:r>
    </w:p>
  </w:comment>
  <w:comment w:id="41" w:author="Chrissy Radloff" w:date="2023-06-16T15:50:00Z" w:initials="CR">
    <w:p w14:paraId="7C6D0D74" w14:textId="0AF5A2C0" w:rsidR="00470D1D" w:rsidRDefault="00470D1D" w:rsidP="001D5F80">
      <w:r>
        <w:rPr>
          <w:rStyle w:val="CommentReference"/>
        </w:rPr>
        <w:annotationRef/>
      </w:r>
      <w:r>
        <w:rPr>
          <w:sz w:val="20"/>
          <w:szCs w:val="20"/>
        </w:rPr>
        <w:t xml:space="preserve">The assessment of COVID-19 vaccine hesitancy was not mentioned in the intro and does not tie in well with HPV vaccine hesitancy. Consider removing results on COVID-19 vaccine hesitancy or mention in the intro why we looked at COVID-19 vaccine hesitancy and its relationship with HPV hesitancy, such as:  Are those who are hesitant about HPV vaccine more likely to be hesitant about he COVID-19 vaccine? </w:t>
      </w:r>
    </w:p>
  </w:comment>
  <w:comment w:id="42" w:author="Coronado, Gloria D" w:date="2023-05-15T17:32:00Z" w:initials="CGD">
    <w:p w14:paraId="4EB38B32" w14:textId="77777777" w:rsidR="00CD3B4F" w:rsidRDefault="00CD3B4F" w:rsidP="001D5F80">
      <w:pPr>
        <w:pStyle w:val="CommentText"/>
      </w:pPr>
      <w:r>
        <w:rPr>
          <w:rStyle w:val="CommentReference"/>
        </w:rPr>
        <w:annotationRef/>
      </w:r>
      <w:r>
        <w:t xml:space="preserve">This seems to come out of nowhere… perhaps foreshadow it earlier. </w:t>
      </w:r>
    </w:p>
  </w:comment>
  <w:comment w:id="43" w:author="Chrissy Radloff" w:date="2023-06-16T15:45:00Z" w:initials="CR">
    <w:p w14:paraId="610A587F" w14:textId="4086A115" w:rsidR="00470D1D" w:rsidRDefault="00470D1D" w:rsidP="001D5F80">
      <w:r>
        <w:rPr>
          <w:rStyle w:val="CommentReference"/>
        </w:rPr>
        <w:annotationRef/>
      </w:r>
      <w:r>
        <w:rPr>
          <w:sz w:val="20"/>
          <w:szCs w:val="20"/>
        </w:rPr>
        <w:t xml:space="preserve">Here ‘caucasian’ and in the first sentence of this paragraph ‘white’ is used. Consider using the same word for consistency (whatever term was used in the survey). </w:t>
      </w:r>
    </w:p>
  </w:comment>
  <w:comment w:id="44" w:author="Coronado, Gloria D" w:date="2023-05-15T17:36:00Z" w:initials="CGD">
    <w:p w14:paraId="58EFE982" w14:textId="77777777" w:rsidR="00EB0BF2" w:rsidRDefault="00EB0BF2" w:rsidP="001D5F80">
      <w:pPr>
        <w:pStyle w:val="CommentText"/>
      </w:pPr>
      <w:r>
        <w:rPr>
          <w:rStyle w:val="CommentReference"/>
        </w:rPr>
        <w:annotationRef/>
      </w:r>
      <w:r>
        <w:t>What is difference between caucasian and white?</w:t>
      </w:r>
    </w:p>
  </w:comment>
  <w:comment w:id="45" w:author="Becca Slagle" w:date="2023-10-12T16:44:00Z" w:initials="BS">
    <w:p w14:paraId="00F0A351" w14:textId="77777777" w:rsidR="009F492D" w:rsidRDefault="009F492D" w:rsidP="00FD3C8F">
      <w:pPr>
        <w:pStyle w:val="CommentText"/>
      </w:pPr>
      <w:r>
        <w:rPr>
          <w:rStyle w:val="CommentReference"/>
        </w:rPr>
        <w:annotationRef/>
      </w:r>
      <w:r>
        <w:t>HPV infection complacent??</w:t>
      </w:r>
    </w:p>
  </w:comment>
  <w:comment w:id="46" w:author="Becca Slagle" w:date="2023-10-12T16:46:00Z" w:initials="BS">
    <w:p w14:paraId="36555415" w14:textId="77777777" w:rsidR="00177132" w:rsidRDefault="00177132" w:rsidP="00FD3C8F">
      <w:pPr>
        <w:pStyle w:val="CommentText"/>
      </w:pPr>
      <w:r>
        <w:rPr>
          <w:rStyle w:val="CommentReference"/>
        </w:rPr>
        <w:annotationRef/>
      </w:r>
      <w:r>
        <w:t>Look at this</w:t>
      </w:r>
    </w:p>
  </w:comment>
  <w:comment w:id="47" w:author="Becca Slagle" w:date="2023-10-12T16:49:00Z" w:initials="BS">
    <w:p w14:paraId="389CCF26" w14:textId="77777777" w:rsidR="007B7F08" w:rsidRDefault="007B7F08" w:rsidP="00FD3C8F">
      <w:pPr>
        <w:pStyle w:val="CommentText"/>
      </w:pPr>
      <w:r>
        <w:rPr>
          <w:rStyle w:val="CommentReference"/>
        </w:rPr>
        <w:annotationRef/>
      </w:r>
      <w:r>
        <w:t>Infection???</w:t>
      </w:r>
    </w:p>
  </w:comment>
  <w:comment w:id="48" w:author="Chrissy Radloff" w:date="2023-06-20T07:46:00Z" w:initials="CR">
    <w:p w14:paraId="7A256D28" w14:textId="3472DF37" w:rsidR="0053144C" w:rsidRDefault="0053144C" w:rsidP="001D5F80">
      <w:r>
        <w:rPr>
          <w:rStyle w:val="CommentReference"/>
        </w:rPr>
        <w:annotationRef/>
      </w:r>
      <w:r>
        <w:rPr>
          <w:sz w:val="20"/>
          <w:szCs w:val="20"/>
        </w:rPr>
        <w:t>Is this accessibility to healthcare or vaccines themselves?</w:t>
      </w:r>
    </w:p>
  </w:comment>
  <w:comment w:id="49" w:author="Kaila Christini" w:date="2023-05-12T10:46:00Z" w:initials="KC">
    <w:p w14:paraId="451A5954" w14:textId="42A2F049" w:rsidR="00F525C3" w:rsidRDefault="00F525C3">
      <w:pPr>
        <w:pStyle w:val="CommentText"/>
      </w:pPr>
      <w:r>
        <w:rPr>
          <w:rStyle w:val="CommentReference"/>
        </w:rPr>
        <w:annotationRef/>
      </w:r>
      <w:sdt>
        <w:sdtPr>
          <w:rPr>
            <w:rFonts w:ascii="Arial" w:hAnsi="Arial" w:cs="Arial"/>
            <w:sz w:val="22"/>
            <w:szCs w:val="22"/>
          </w:rPr>
          <w:tag w:val="MENDELEY_CITATION_v3_eyJjaXRhdGlvbklEIjoiTUVOREVMRVlfQ0lUQVRJT05fYzFlYzA4Y2QtZmI4MS00ZjQ4LTgzZDEtMDA4ZTY1NjQyYTczIiwicHJvcGVydGllcyI6eyJub3RlSW5kZXgiOjB9LCJpc0VkaXRlZCI6ZmFsc2UsIm1hbnVhbE92ZXJyaWRlIjp7ImlzTWFudWFsbHlPdmVycmlkZGVuIjpmYWxzZSwiY2l0ZXByb2NUZXh0IjoiKDxpPkRlc2lnbmF0ZWQgSGVhbHRoIFByb2Zlc3Npb25hbCBTaG9ydGFnZSBBcmVhcyBTdGF0aXN0aWNzLUZpcnN0IFF1YXJ0ZXIgb2YgRmlzY2FsIFllYXIgMjAyMyBEZXNpZ25hdGVkIEhQU0EgUXVhcnRlcmx5IFN1bW1hcnk8L2k+LCAyMDIyKSIsIm1hbnVhbE92ZXJyaWRlVGV4dCI6IiJ9LCJjaXRhdGlvbkl0ZW1zIjpbeyJpZCI6ImEwNWEzNWExLTJkMWYtMzU3OC05MmNlLWFmODg3MTU5ZmM0OCIsIml0ZW1EYXRhIjp7InR5cGUiOiJyZXBvcnQiLCJpZCI6ImEwNWEzNWExLTJkMWYtMzU3OC05MmNlLWFmODg3MTU5ZmM0OCIsInRpdGxlIjoiRGVzaWduYXRlZCBIZWFsdGggUHJvZmVzc2lvbmFsIFNob3J0YWdlIEFyZWFzIFN0YXRpc3RpY3MtRmlyc3QgUXVhcnRlciBvZiBGaXNjYWwgWWVhciAyMDIzIERlc2lnbmF0ZWQgSFBTQSBRdWFydGVybHkgU3VtbWFyeSIsImlzc3VlZCI6eyJkYXRlLXBhcnRzIjpbWzIwMjIsMTIsMzFdXX0sImNvbnRhaW5lci10aXRsZS1zaG9ydCI6IiJ9LCJpc1RlbXBvcmFyeSI6ZmFsc2V9XX0="/>
          <w:id w:val="1959910661"/>
          <w:placeholder>
            <w:docPart w:val="8B3DBD95D7E44B389DF4F5DED9F2CDCB"/>
          </w:placeholder>
        </w:sdtPr>
        <w:sdtEndPr/>
        <w:sdtContent>
          <w:r>
            <w:rPr>
              <w:rFonts w:eastAsia="Times New Roman"/>
            </w:rPr>
            <w:t>(</w:t>
          </w:r>
          <w:r>
            <w:rPr>
              <w:rFonts w:eastAsia="Times New Roman"/>
              <w:i/>
              <w:iCs/>
            </w:rPr>
            <w:t>Designated Health Professional Shortage Areas Statistics-First Quarter of Fiscal Year 2023 Designated HPSA Quarterly Summary</w:t>
          </w:r>
          <w:r>
            <w:rPr>
              <w:rFonts w:eastAsia="Times New Roman"/>
            </w:rPr>
            <w:t>, 2022)</w:t>
          </w:r>
        </w:sdtContent>
      </w:sdt>
    </w:p>
  </w:comment>
  <w:comment w:id="50" w:author="Becca Slagle" w:date="2023-08-15T12:03:00Z" w:initials="BS">
    <w:p w14:paraId="3CE21759" w14:textId="77777777" w:rsidR="007075C4" w:rsidRDefault="007075C4">
      <w:pPr>
        <w:pStyle w:val="CommentText"/>
      </w:pPr>
      <w:r>
        <w:rPr>
          <w:rStyle w:val="CommentReference"/>
        </w:rPr>
        <w:annotationRef/>
      </w:r>
      <w:r>
        <w:t>Not sure this is cited correctly</w:t>
      </w:r>
    </w:p>
  </w:comment>
  <w:comment w:id="51" w:author="Becca Slagle" w:date="2023-11-07T12:26:00Z" w:initials="BS">
    <w:p w14:paraId="0B367BEB" w14:textId="77777777" w:rsidR="004F0E2E" w:rsidRDefault="004F0E2E" w:rsidP="00A13F78">
      <w:pPr>
        <w:pStyle w:val="CommentText"/>
      </w:pPr>
      <w:r>
        <w:rPr>
          <w:rStyle w:val="CommentReference"/>
        </w:rPr>
        <w:annotationRef/>
      </w:r>
      <w:r>
        <w:t>Do we neeed to write this out and then say (CDC)</w:t>
      </w:r>
    </w:p>
  </w:comment>
  <w:comment w:id="52" w:author="Becca Slagle" w:date="2023-08-18T10:56:00Z" w:initials="BS">
    <w:p w14:paraId="49E2994D" w14:textId="77777777" w:rsidR="00F92184" w:rsidRDefault="00F92184">
      <w:pPr>
        <w:pStyle w:val="CommentText"/>
      </w:pPr>
      <w:r>
        <w:rPr>
          <w:rStyle w:val="CommentReference"/>
        </w:rPr>
        <w:annotationRef/>
      </w:r>
      <w:r>
        <w:t>Nyguen Paper</w:t>
      </w:r>
    </w:p>
  </w:comment>
  <w:comment w:id="53" w:author="Becca Slagle" w:date="2023-08-18T11:00:00Z" w:initials="BS">
    <w:p w14:paraId="29362312" w14:textId="77777777" w:rsidR="00032513" w:rsidRDefault="00032513">
      <w:pPr>
        <w:pStyle w:val="CommentText"/>
      </w:pPr>
      <w:r>
        <w:rPr>
          <w:rStyle w:val="CommentReference"/>
        </w:rPr>
        <w:annotationRef/>
      </w:r>
      <w:r>
        <w:t>Add a phrase about shingles here from the last link of the citations</w:t>
      </w:r>
    </w:p>
  </w:comment>
  <w:comment w:id="54" w:author="Petrik, Amanda F" w:date="2023-05-17T08:28:00Z" w:initials="PAF">
    <w:p w14:paraId="2A1A26C3" w14:textId="2A08ACDA" w:rsidR="005D517A" w:rsidRDefault="005D517A" w:rsidP="001D5F80">
      <w:pPr>
        <w:pStyle w:val="CommentText"/>
      </w:pPr>
      <w:r>
        <w:rPr>
          <w:rStyle w:val="CommentReference"/>
        </w:rPr>
        <w:annotationRef/>
      </w:r>
      <w:r>
        <w:t>I think we should mention in this section somewhere that the rural Hispanic hesitancy is greater than overall general Hispanic hesitance</w:t>
      </w:r>
    </w:p>
  </w:comment>
  <w:comment w:id="55" w:author="Becca Slagle" w:date="2023-08-07T13:35:00Z" w:initials="BS">
    <w:p w14:paraId="6C953FB7" w14:textId="77777777" w:rsidR="006C2E82" w:rsidRDefault="006C2E82" w:rsidP="001D5F80">
      <w:pPr>
        <w:pStyle w:val="CommentText"/>
      </w:pPr>
      <w:r>
        <w:rPr>
          <w:rStyle w:val="CommentReference"/>
        </w:rPr>
        <w:annotationRef/>
      </w:r>
      <w:r>
        <w:t>Address in the Race/Ethnicity and Rurality Discussion section</w:t>
      </w:r>
    </w:p>
  </w:comment>
  <w:comment w:id="56" w:author="Kaila Christini" w:date="2023-08-09T16:50:00Z" w:initials="KC">
    <w:p w14:paraId="0168DD71" w14:textId="77777777" w:rsidR="00D27463" w:rsidRDefault="00D27463">
      <w:pPr>
        <w:pStyle w:val="CommentText"/>
      </w:pPr>
      <w:r>
        <w:rPr>
          <w:rStyle w:val="CommentReference"/>
        </w:rPr>
        <w:annotationRef/>
      </w:r>
      <w:r>
        <w:t>and hesitancy was more pronounced (in the HPV vaccine confidence and HPV vaccine complacency dimensions, and for COVID-19 vaccination intent) among rural Hispanics compared with urban Hispanic YAs.</w:t>
      </w:r>
    </w:p>
  </w:comment>
  <w:comment w:id="57" w:author="Chrissy Radloff" w:date="2023-06-20T08:11:00Z" w:initials="CR">
    <w:p w14:paraId="0398221F" w14:textId="7BC85CE4" w:rsidR="00970C34" w:rsidRDefault="00970C34" w:rsidP="001D5F80">
      <w:r>
        <w:rPr>
          <w:rStyle w:val="CommentReference"/>
        </w:rPr>
        <w:annotationRef/>
      </w:r>
      <w:r>
        <w:rPr>
          <w:sz w:val="20"/>
          <w:szCs w:val="20"/>
        </w:rPr>
        <w:t xml:space="preserve">This may be better placed in the limitations section as the context of the survey could have influenced results for not just Hispanic Yes, but all participating YAs. </w:t>
      </w:r>
    </w:p>
  </w:comment>
  <w:comment w:id="58" w:author="Becca Slagle" w:date="2023-08-07T13:41:00Z" w:initials="BS">
    <w:p w14:paraId="05EFFF38" w14:textId="77777777" w:rsidR="00956F83" w:rsidRDefault="00956F83" w:rsidP="001D5F80">
      <w:pPr>
        <w:pStyle w:val="CommentText"/>
      </w:pPr>
      <w:r>
        <w:rPr>
          <w:rStyle w:val="CommentReference"/>
        </w:rPr>
        <w:annotationRef/>
      </w:r>
      <w:r>
        <w:t>Keep here, but also additionally address in the Limitation section</w:t>
      </w:r>
    </w:p>
  </w:comment>
  <w:comment w:id="59" w:author="Becca Slagle" w:date="2023-08-07T13:34:00Z" w:initials="BS">
    <w:p w14:paraId="1960E6EC" w14:textId="7CBA78FC" w:rsidR="007222FF" w:rsidRDefault="007222FF" w:rsidP="001D5F80">
      <w:pPr>
        <w:pStyle w:val="CommentText"/>
      </w:pPr>
      <w:r>
        <w:rPr>
          <w:rStyle w:val="CommentReference"/>
        </w:rPr>
        <w:annotationRef/>
      </w:r>
      <w:r>
        <w:t>Insert sentence to address AP comments on comparing stronger hesitancy of rural Hispanic vs urban Hispanic compared to white vs. Hispanic</w:t>
      </w:r>
    </w:p>
  </w:comment>
  <w:comment w:id="60" w:author="Chrissy Radloff" w:date="2023-06-20T08:17:00Z" w:initials="CR">
    <w:p w14:paraId="057A708C" w14:textId="3E6A8AF8" w:rsidR="00970C34" w:rsidRDefault="00970C34" w:rsidP="001D5F80">
      <w:r>
        <w:rPr>
          <w:rStyle w:val="CommentReference"/>
        </w:rPr>
        <w:annotationRef/>
      </w:r>
      <w:r>
        <w:rPr>
          <w:sz w:val="20"/>
          <w:szCs w:val="20"/>
        </w:rPr>
        <w:t>Limitations</w:t>
      </w:r>
    </w:p>
  </w:comment>
  <w:comment w:id="61" w:author="Chrissy Radloff" w:date="2023-06-20T08:20:00Z" w:initials="CR">
    <w:p w14:paraId="56EA8E16" w14:textId="77777777" w:rsidR="00241083" w:rsidRDefault="00241083" w:rsidP="001D5F80">
      <w:r>
        <w:rPr>
          <w:rStyle w:val="CommentReference"/>
        </w:rPr>
        <w:annotationRef/>
      </w:r>
      <w:r>
        <w:rPr>
          <w:sz w:val="20"/>
          <w:szCs w:val="20"/>
        </w:rPr>
        <w:t xml:space="preserve">Some other limitations to consider adding. Can we know for sure if all participants meet the definition of YA? Sample size. Non-response bias. </w:t>
      </w:r>
    </w:p>
  </w:comment>
  <w:comment w:id="62" w:author="Kaila Christini" w:date="2023-08-09T17:02:00Z" w:initials="KC">
    <w:p w14:paraId="2591BFA1" w14:textId="77777777" w:rsidR="00492111" w:rsidRDefault="00492111">
      <w:pPr>
        <w:pStyle w:val="CommentText"/>
      </w:pPr>
      <w:r>
        <w:rPr>
          <w:rStyle w:val="CommentReference"/>
        </w:rPr>
        <w:annotationRef/>
      </w:r>
      <w:r>
        <w:rPr>
          <w:color w:val="222222"/>
          <w:highlight w:val="white"/>
        </w:rPr>
        <w:t>Tagliaferro, J., &amp; Glauser, J. (2022). Vaccine Hesitancy. </w:t>
      </w:r>
      <w:r>
        <w:rPr>
          <w:i/>
          <w:iCs/>
          <w:color w:val="222222"/>
          <w:highlight w:val="white"/>
        </w:rPr>
        <w:t>Current Emergency and Hospital Medicine Reports</w:t>
      </w:r>
      <w:r>
        <w:rPr>
          <w:color w:val="222222"/>
          <w:highlight w:val="white"/>
        </w:rPr>
        <w:t>, </w:t>
      </w:r>
      <w:r>
        <w:rPr>
          <w:i/>
          <w:iCs/>
          <w:color w:val="222222"/>
          <w:highlight w:val="white"/>
        </w:rPr>
        <w:t>10</w:t>
      </w:r>
      <w:r>
        <w:rPr>
          <w:color w:val="222222"/>
          <w:highlight w:val="white"/>
        </w:rPr>
        <w:t>(2), 13-17.</w:t>
      </w:r>
      <w:r>
        <w:t xml:space="preserve"> </w:t>
      </w:r>
    </w:p>
  </w:comment>
  <w:comment w:id="63" w:author="Kaila Christini" w:date="2023-09-08T11:32:00Z" w:initials="KC">
    <w:p w14:paraId="321CE688" w14:textId="77777777" w:rsidR="002824BB" w:rsidRDefault="002824BB">
      <w:pPr>
        <w:pStyle w:val="CommentText"/>
      </w:pPr>
      <w:r>
        <w:rPr>
          <w:rStyle w:val="CommentReference"/>
        </w:rPr>
        <w:annotationRef/>
      </w:r>
      <w:r>
        <w:t xml:space="preserve">Figures can be next to text or (here) on separate pages at the end of the document. </w:t>
      </w:r>
    </w:p>
    <w:p w14:paraId="19C4AB47" w14:textId="77777777" w:rsidR="002824BB" w:rsidRDefault="002824BB">
      <w:pPr>
        <w:pStyle w:val="CommentText"/>
      </w:pPr>
    </w:p>
    <w:p w14:paraId="46F13C76" w14:textId="77777777" w:rsidR="002824BB" w:rsidRDefault="002824BB" w:rsidP="00557DC7">
      <w:pPr>
        <w:pStyle w:val="CommentText"/>
      </w:pPr>
      <w:r>
        <w:t>Titles and captions for figures should be separate from the figure, not on the figure itself.</w:t>
      </w:r>
    </w:p>
  </w:comment>
  <w:comment w:id="64" w:author="Esther Chang" w:date="2023-05-12T16:32:00Z" w:initials="EC">
    <w:p w14:paraId="3A226279" w14:textId="6CE59E12" w:rsidR="000F77EB" w:rsidRDefault="000F77EB" w:rsidP="001D5F80">
      <w:pPr>
        <w:pStyle w:val="CommentText"/>
      </w:pPr>
      <w:r>
        <w:rPr>
          <w:rStyle w:val="CommentReference"/>
        </w:rPr>
        <w:annotationRef/>
      </w:r>
      <w:r>
        <w:t>I suggested changing the font to Arial</w:t>
      </w:r>
      <w:r>
        <w:rPr>
          <w:lang w:eastAsia="zh-TW"/>
        </w:rPr>
        <w:t xml:space="preserve"> because it was used in the manuscript text. It will make the manuscript more consistent.</w:t>
      </w:r>
    </w:p>
  </w:comment>
  <w:comment w:id="65" w:author="Esther Chang" w:date="2023-05-12T16:59:00Z" w:initials="EC">
    <w:p w14:paraId="0286DC37" w14:textId="77777777" w:rsidR="00D44D11" w:rsidRDefault="00D44D11" w:rsidP="001D5F80">
      <w:pPr>
        <w:pStyle w:val="CommentText"/>
      </w:pPr>
      <w:r>
        <w:rPr>
          <w:rStyle w:val="CommentReference"/>
        </w:rPr>
        <w:annotationRef/>
      </w:r>
      <w:r>
        <w:t>You may want to be consistent on the decimal point. Same for the text. Either 1 or 0 decimal point. (or follow the journal's instruction).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3E445AE" w15:done="0"/>
  <w15:commentEx w15:paraId="265B8496" w15:paraIdParent="43E445AE" w15:done="0"/>
  <w15:commentEx w15:paraId="3CA1AB59" w15:paraIdParent="43E445AE" w15:done="0"/>
  <w15:commentEx w15:paraId="73C1FF83" w15:done="0"/>
  <w15:commentEx w15:paraId="0EBD8D6B" w15:done="0"/>
  <w15:commentEx w15:paraId="18E6F2E0" w15:done="0"/>
  <w15:commentEx w15:paraId="0690E1F6" w15:done="0"/>
  <w15:commentEx w15:paraId="7F395BDA" w15:paraIdParent="0690E1F6" w15:done="0"/>
  <w15:commentEx w15:paraId="5685B0F5" w15:paraIdParent="0690E1F6" w15:done="0"/>
  <w15:commentEx w15:paraId="4997CD0B" w15:done="0"/>
  <w15:commentEx w15:paraId="369ED049" w15:done="0"/>
  <w15:commentEx w15:paraId="4E9B3562" w15:done="1"/>
  <w15:commentEx w15:paraId="4539FC65" w15:done="1"/>
  <w15:commentEx w15:paraId="4262F0F9" w15:paraIdParent="4539FC65" w15:done="1"/>
  <w15:commentEx w15:paraId="7E9A552F" w15:paraIdParent="4539FC65" w15:done="1"/>
  <w15:commentEx w15:paraId="178125EB" w15:done="1"/>
  <w15:commentEx w15:paraId="03C825C0" w15:done="0"/>
  <w15:commentEx w15:paraId="7D676412" w15:paraIdParent="03C825C0" w15:done="0"/>
  <w15:commentEx w15:paraId="61C303A3" w15:paraIdParent="03C825C0" w15:done="0"/>
  <w15:commentEx w15:paraId="360E3C18" w15:done="0"/>
  <w15:commentEx w15:paraId="1B55D85E" w15:paraIdParent="360E3C18" w15:done="0"/>
  <w15:commentEx w15:paraId="5BFEB1F4" w15:done="1"/>
  <w15:commentEx w15:paraId="283CC7BC" w15:done="1"/>
  <w15:commentEx w15:paraId="07020F5D" w15:done="1"/>
  <w15:commentEx w15:paraId="3D70FF90" w15:done="0"/>
  <w15:commentEx w15:paraId="09FB2CA2" w15:done="1"/>
  <w15:commentEx w15:paraId="12FFCDED" w15:done="1"/>
  <w15:commentEx w15:paraId="391A2B5D" w15:done="1"/>
  <w15:commentEx w15:paraId="41504308" w15:done="1"/>
  <w15:commentEx w15:paraId="03BF0899" w15:paraIdParent="41504308" w15:done="1"/>
  <w15:commentEx w15:paraId="3A396351" w15:paraIdParent="41504308" w15:done="1"/>
  <w15:commentEx w15:paraId="5CC8DC15" w15:done="1"/>
  <w15:commentEx w15:paraId="7F0C4B65" w15:done="1"/>
  <w15:commentEx w15:paraId="38D946E1" w15:done="1"/>
  <w15:commentEx w15:paraId="66BA3B35" w15:done="1"/>
  <w15:commentEx w15:paraId="642437D4" w15:done="1"/>
  <w15:commentEx w15:paraId="78613624" w15:done="1"/>
  <w15:commentEx w15:paraId="3B093F7B" w15:done="1"/>
  <w15:commentEx w15:paraId="1D80CE01" w15:paraIdParent="3B093F7B" w15:done="1"/>
  <w15:commentEx w15:paraId="7C6D0D74" w15:done="0"/>
  <w15:commentEx w15:paraId="4EB38B32" w15:done="0"/>
  <w15:commentEx w15:paraId="610A587F" w15:done="1"/>
  <w15:commentEx w15:paraId="58EFE982" w15:done="1"/>
  <w15:commentEx w15:paraId="00F0A351" w15:done="1"/>
  <w15:commentEx w15:paraId="36555415" w15:done="1"/>
  <w15:commentEx w15:paraId="389CCF26" w15:done="1"/>
  <w15:commentEx w15:paraId="7A256D28" w15:done="1"/>
  <w15:commentEx w15:paraId="451A5954" w15:done="0"/>
  <w15:commentEx w15:paraId="3CE21759" w15:paraIdParent="451A5954" w15:done="0"/>
  <w15:commentEx w15:paraId="0B367BEB" w15:done="0"/>
  <w15:commentEx w15:paraId="49E2994D" w15:done="1"/>
  <w15:commentEx w15:paraId="29362312" w15:done="1"/>
  <w15:commentEx w15:paraId="2A1A26C3" w15:done="1"/>
  <w15:commentEx w15:paraId="6C953FB7" w15:paraIdParent="2A1A26C3" w15:done="1"/>
  <w15:commentEx w15:paraId="0168DD71" w15:paraIdParent="2A1A26C3" w15:done="1"/>
  <w15:commentEx w15:paraId="0398221F" w15:done="1"/>
  <w15:commentEx w15:paraId="05EFFF38" w15:paraIdParent="0398221F" w15:done="1"/>
  <w15:commentEx w15:paraId="1960E6EC" w15:done="1"/>
  <w15:commentEx w15:paraId="057A708C" w15:done="1"/>
  <w15:commentEx w15:paraId="56EA8E16" w15:done="1"/>
  <w15:commentEx w15:paraId="2591BFA1" w15:done="1"/>
  <w15:commentEx w15:paraId="46F13C76" w15:done="0"/>
  <w15:commentEx w15:paraId="3A226279" w15:done="1"/>
  <w15:commentEx w15:paraId="0286DC3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287E17B1" w16cex:dateUtc="2023-08-09T19:48:00Z"/>
  <w16cex:commentExtensible w16cex:durableId="28A57CE1" w16cex:dateUtc="2023-09-08T16:58:00Z"/>
  <w16cex:commentExtensible w16cex:durableId="28A58497" w16cex:dateUtc="2023-09-08T17:31:00Z"/>
  <w16cex:commentExtensible w16cex:durableId="287E03A9" w16cex:dateUtc="2023-08-09T18:23:00Z"/>
  <w16cex:commentExtensible w16cex:durableId="31164DC3" w16cex:dateUtc="2023-10-05T16:53:00Z"/>
  <w16cex:commentExtensible w16cex:durableId="46753994" w16cex:dateUtc="2023-10-05T17:14:00Z"/>
  <w16cex:commentExtensible w16cex:durableId="287E1715" w16cex:dateUtc="2023-08-09T19:45:00Z"/>
  <w16cex:commentExtensible w16cex:durableId="19CFE6A3" w16cex:dateUtc="2023-10-05T18:14:00Z"/>
  <w16cex:commentExtensible w16cex:durableId="287E2360" w16cex:dateUtc="2023-08-09T20:38:00Z"/>
  <w16cex:commentExtensible w16cex:durableId="287E06D0" w16cex:dateUtc="2023-08-09T18:36:00Z"/>
  <w16cex:commentExtensible w16cex:durableId="287DFD01" w16cex:dateUtc="2023-08-09T17:54:00Z"/>
  <w16cex:commentExtensible w16cex:durableId="280CE69C" w16cex:dateUtc="2023-05-16T00:13:00Z"/>
  <w16cex:commentExtensible w16cex:durableId="320CEF20" w16cex:dateUtc="2023-08-08T15:28:00Z"/>
  <w16cex:commentExtensible w16cex:durableId="287DFC7D" w16cex:dateUtc="2023-08-09T17:52:00Z"/>
  <w16cex:commentExtensible w16cex:durableId="288F6276" w16cex:dateUtc="2023-08-22T22:36:00Z"/>
  <w16cex:commentExtensible w16cex:durableId="3BE5A7DB" w16cex:dateUtc="2023-10-17T19:03:00Z"/>
  <w16cex:commentExtensible w16cex:durableId="054D84D1" w16cex:dateUtc="2023-10-17T19:11:00Z"/>
  <w16cex:commentExtensible w16cex:durableId="4B94C685" w16cex:dateUtc="2023-10-17T20:01:00Z"/>
  <w16cex:commentExtensible w16cex:durableId="3E7D25C7" w16cex:dateUtc="2023-10-17T20:05:00Z"/>
  <w16cex:commentExtensible w16cex:durableId="41303AC5" w16cex:dateUtc="2023-10-17T20:07:00Z"/>
  <w16cex:commentExtensible w16cex:durableId="280F0636" w16cex:dateUtc="2023-05-17T14:52:00Z"/>
  <w16cex:commentExtensible w16cex:durableId="2836FD5C" w16cex:dateUtc="2023-06-16T21:25:00Z"/>
  <w16cex:commentExtensible w16cex:durableId="277530E5" w16cex:dateUtc="2023-11-07T19:15:00Z"/>
  <w16cex:commentExtensible w16cex:durableId="280CE822" w16cex:dateUtc="2023-05-16T00:19:00Z"/>
  <w16cex:commentExtensible w16cex:durableId="2808F0DD" w16cex:dateUtc="2023-05-12T23:07:00Z"/>
  <w16cex:commentExtensible w16cex:durableId="280CE933" w16cex:dateUtc="2023-05-16T00:24:00Z"/>
  <w16cex:commentExtensible w16cex:durableId="2874E7F1" w16cex:dateUtc="2023-08-02T20:34:00Z"/>
  <w16cex:commentExtensible w16cex:durableId="287C97FB" w16cex:dateUtc="2023-08-08T16:31:00Z"/>
  <w16cex:commentExtensible w16cex:durableId="280F0511" w16cex:dateUtc="2023-05-17T14:47:00Z"/>
  <w16cex:commentExtensible w16cex:durableId="2836FF91" w16cex:dateUtc="2023-06-16T21:34:00Z"/>
  <w16cex:commentExtensible w16cex:durableId="287C9AB8" w16cex:dateUtc="2023-08-08T16:43:00Z"/>
  <w16cex:commentExtensible w16cex:durableId="287C98E2" w16cex:dateUtc="2023-08-08T16:35:00Z"/>
  <w16cex:commentExtensible w16cex:durableId="287CAF87" w16cex:dateUtc="2023-08-08T18:11:00Z"/>
  <w16cex:commentExtensible w16cex:durableId="2898346C" w16cex:dateUtc="2023-08-29T15:10:00Z"/>
  <w16cex:commentExtensible w16cex:durableId="2837033B" w16cex:dateUtc="2023-06-16T21:50:00Z"/>
  <w16cex:commentExtensible w16cex:durableId="2874A562" w16cex:dateUtc="2023-05-16T00:32:00Z"/>
  <w16cex:commentExtensible w16cex:durableId="2837020D" w16cex:dateUtc="2023-06-16T21:45:00Z"/>
  <w16cex:commentExtensible w16cex:durableId="2874A563" w16cex:dateUtc="2023-05-16T00:36:00Z"/>
  <w16cex:commentExtensible w16cex:durableId="3C91BDE7" w16cex:dateUtc="2023-10-12T22:44:00Z">
    <w16cex:extLst>
      <w16:ext w16:uri="{CE6994B0-6A32-4C9F-8C6B-6E91EDA988CE}">
        <cr:reactions xmlns:cr="http://schemas.microsoft.com/office/comments/2020/reactions">
          <cr:reaction reactionType="1">
            <cr:reactionInfo dateUtc="2023-10-13T16:36:06Z">
              <cr:user userId="S::u6050070@umail.utah.edu::62d260da-e84d-416e-bed0-b66c1b12e5de" userProvider="AD" userName="Becca Slagle"/>
            </cr:reactionInfo>
          </cr:reaction>
        </cr:reactions>
      </w16:ext>
    </w16cex:extLst>
  </w16cex:commentExtensible>
  <w16cex:commentExtensible w16cex:durableId="2F072A09" w16cex:dateUtc="2023-10-12T22:46:00Z"/>
  <w16cex:commentExtensible w16cex:durableId="047AADC5" w16cex:dateUtc="2023-10-12T22:49:00Z"/>
  <w16cex:commentExtensible w16cex:durableId="283BD7C6" w16cex:dateUtc="2023-06-20T11:46:00Z"/>
  <w16cex:commentExtensible w16cex:durableId="2885E82C" w16cex:dateUtc="2023-08-15T18:03:00Z"/>
  <w16cex:commentExtensible w16cex:durableId="6AD53A43" w16cex:dateUtc="2023-11-07T19:26:00Z"/>
  <w16cex:commentExtensible w16cex:durableId="2889CCC2" w16cex:dateUtc="2023-08-18T16:56:00Z"/>
  <w16cex:commentExtensible w16cex:durableId="2889CDD2" w16cex:dateUtc="2023-08-18T17:00:00Z"/>
  <w16cex:commentExtensible w16cex:durableId="280F0E98" w16cex:dateUtc="2023-05-17T15:28:00Z"/>
  <w16cex:commentExtensible w16cex:durableId="287B71A1" w16cex:dateUtc="2023-08-07T19:35:00Z"/>
  <w16cex:commentExtensible w16cex:durableId="287E426A" w16cex:dateUtc="2023-08-09T22:50:00Z"/>
  <w16cex:commentExtensible w16cex:durableId="283BDDB7" w16cex:dateUtc="2023-06-20T12:11:00Z"/>
  <w16cex:commentExtensible w16cex:durableId="287B72F0" w16cex:dateUtc="2023-08-07T19:41:00Z"/>
  <w16cex:commentExtensible w16cex:durableId="287B7172" w16cex:dateUtc="2023-08-07T19:34:00Z"/>
  <w16cex:commentExtensible w16cex:durableId="283BDF11" w16cex:dateUtc="2023-06-20T12:17:00Z"/>
  <w16cex:commentExtensible w16cex:durableId="283BDFEA" w16cex:dateUtc="2023-06-20T12:20:00Z"/>
  <w16cex:commentExtensible w16cex:durableId="287E451F" w16cex:dateUtc="2023-08-09T23:02:00Z"/>
  <w16cex:commentExtensible w16cex:durableId="28A584DD" w16cex:dateUtc="2023-09-08T17:32:00Z"/>
  <w16cex:commentExtensible w16cex:durableId="2808E8B3" w16cex:dateUtc="2023-05-12T22:32:00Z"/>
  <w16cex:commentExtensible w16cex:durableId="2808EEEF" w16cex:dateUtc="2023-05-12T22: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3E445AE" w16cid:durableId="287E17B1"/>
  <w16cid:commentId w16cid:paraId="265B8496" w16cid:durableId="28A57CE1"/>
  <w16cid:commentId w16cid:paraId="3CA1AB59" w16cid:durableId="28A58497"/>
  <w16cid:commentId w16cid:paraId="73C1FF83" w16cid:durableId="287E03A9"/>
  <w16cid:commentId w16cid:paraId="0EBD8D6B" w16cid:durableId="31164DC3"/>
  <w16cid:commentId w16cid:paraId="18E6F2E0" w16cid:durableId="46753994"/>
  <w16cid:commentId w16cid:paraId="0690E1F6" w16cid:durableId="27581604"/>
  <w16cid:commentId w16cid:paraId="7F395BDA" w16cid:durableId="287E1715"/>
  <w16cid:commentId w16cid:paraId="5685B0F5" w16cid:durableId="19CFE6A3"/>
  <w16cid:commentId w16cid:paraId="4997CD0B" w16cid:durableId="287E2360"/>
  <w16cid:commentId w16cid:paraId="369ED049" w16cid:durableId="287E06D0"/>
  <w16cid:commentId w16cid:paraId="4E9B3562" w16cid:durableId="287DFD01"/>
  <w16cid:commentId w16cid:paraId="4539FC65" w16cid:durableId="280CE69C"/>
  <w16cid:commentId w16cid:paraId="4262F0F9" w16cid:durableId="320CEF20"/>
  <w16cid:commentId w16cid:paraId="7E9A552F" w16cid:durableId="287DFC7D"/>
  <w16cid:commentId w16cid:paraId="178125EB" w16cid:durableId="288F6276"/>
  <w16cid:commentId w16cid:paraId="03C825C0" w16cid:durableId="3BE5A7DB"/>
  <w16cid:commentId w16cid:paraId="7D676412" w16cid:durableId="054D84D1"/>
  <w16cid:commentId w16cid:paraId="61C303A3" w16cid:durableId="4B94C685"/>
  <w16cid:commentId w16cid:paraId="360E3C18" w16cid:durableId="3E7D25C7"/>
  <w16cid:commentId w16cid:paraId="1B55D85E" w16cid:durableId="41303AC5"/>
  <w16cid:commentId w16cid:paraId="5BFEB1F4" w16cid:durableId="27581FBA"/>
  <w16cid:commentId w16cid:paraId="283CC7BC" w16cid:durableId="280F0636"/>
  <w16cid:commentId w16cid:paraId="07020F5D" w16cid:durableId="2836FD5C"/>
  <w16cid:commentId w16cid:paraId="3D70FF90" w16cid:durableId="277530E5"/>
  <w16cid:commentId w16cid:paraId="09FB2CA2" w16cid:durableId="280CE822"/>
  <w16cid:commentId w16cid:paraId="12FFCDED" w16cid:durableId="2808F0DD"/>
  <w16cid:commentId w16cid:paraId="391A2B5D" w16cid:durableId="275E8A77"/>
  <w16cid:commentId w16cid:paraId="41504308" w16cid:durableId="280CE933"/>
  <w16cid:commentId w16cid:paraId="03BF0899" w16cid:durableId="2874E7F1"/>
  <w16cid:commentId w16cid:paraId="3A396351" w16cid:durableId="287C97FB"/>
  <w16cid:commentId w16cid:paraId="5CC8DC15" w16cid:durableId="275E8573"/>
  <w16cid:commentId w16cid:paraId="7F0C4B65" w16cid:durableId="275E85A2"/>
  <w16cid:commentId w16cid:paraId="38D946E1" w16cid:durableId="280F0511"/>
  <w16cid:commentId w16cid:paraId="66BA3B35" w16cid:durableId="2836FF91"/>
  <w16cid:commentId w16cid:paraId="642437D4" w16cid:durableId="287C9AB8"/>
  <w16cid:commentId w16cid:paraId="78613624" w16cid:durableId="287C98E2"/>
  <w16cid:commentId w16cid:paraId="3B093F7B" w16cid:durableId="287CAF87"/>
  <w16cid:commentId w16cid:paraId="1D80CE01" w16cid:durableId="2898346C"/>
  <w16cid:commentId w16cid:paraId="7C6D0D74" w16cid:durableId="2837033B"/>
  <w16cid:commentId w16cid:paraId="4EB38B32" w16cid:durableId="2874A562"/>
  <w16cid:commentId w16cid:paraId="610A587F" w16cid:durableId="2837020D"/>
  <w16cid:commentId w16cid:paraId="58EFE982" w16cid:durableId="2874A563"/>
  <w16cid:commentId w16cid:paraId="00F0A351" w16cid:durableId="3C91BDE7"/>
  <w16cid:commentId w16cid:paraId="36555415" w16cid:durableId="2F072A09"/>
  <w16cid:commentId w16cid:paraId="389CCF26" w16cid:durableId="047AADC5"/>
  <w16cid:commentId w16cid:paraId="7A256D28" w16cid:durableId="283BD7C6"/>
  <w16cid:commentId w16cid:paraId="451A5954" w16cid:durableId="2808977A"/>
  <w16cid:commentId w16cid:paraId="3CE21759" w16cid:durableId="2885E82C"/>
  <w16cid:commentId w16cid:paraId="0B367BEB" w16cid:durableId="6AD53A43"/>
  <w16cid:commentId w16cid:paraId="49E2994D" w16cid:durableId="2889CCC2"/>
  <w16cid:commentId w16cid:paraId="29362312" w16cid:durableId="2889CDD2"/>
  <w16cid:commentId w16cid:paraId="2A1A26C3" w16cid:durableId="280F0E98"/>
  <w16cid:commentId w16cid:paraId="6C953FB7" w16cid:durableId="287B71A1"/>
  <w16cid:commentId w16cid:paraId="0168DD71" w16cid:durableId="287E426A"/>
  <w16cid:commentId w16cid:paraId="0398221F" w16cid:durableId="283BDDB7"/>
  <w16cid:commentId w16cid:paraId="05EFFF38" w16cid:durableId="287B72F0"/>
  <w16cid:commentId w16cid:paraId="1960E6EC" w16cid:durableId="287B7172"/>
  <w16cid:commentId w16cid:paraId="057A708C" w16cid:durableId="283BDF11"/>
  <w16cid:commentId w16cid:paraId="56EA8E16" w16cid:durableId="283BDFEA"/>
  <w16cid:commentId w16cid:paraId="2591BFA1" w16cid:durableId="287E451F"/>
  <w16cid:commentId w16cid:paraId="46F13C76" w16cid:durableId="28A584DD"/>
  <w16cid:commentId w16cid:paraId="3A226279" w16cid:durableId="2808E8B3"/>
  <w16cid:commentId w16cid:paraId="0286DC37" w16cid:durableId="2808EEE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358C6" w14:textId="77777777" w:rsidR="00526DA0" w:rsidRDefault="00526DA0" w:rsidP="00F25F42">
      <w:r>
        <w:separator/>
      </w:r>
    </w:p>
  </w:endnote>
  <w:endnote w:type="continuationSeparator" w:id="0">
    <w:p w14:paraId="2B313EE0" w14:textId="77777777" w:rsidR="00526DA0" w:rsidRDefault="00526DA0" w:rsidP="00F25F42">
      <w:r>
        <w:continuationSeparator/>
      </w:r>
    </w:p>
  </w:endnote>
  <w:endnote w:type="continuationNotice" w:id="1">
    <w:p w14:paraId="64329FF0" w14:textId="77777777" w:rsidR="00526DA0" w:rsidRDefault="00526D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rPr>
      <w:id w:val="-612598435"/>
      <w:docPartObj>
        <w:docPartGallery w:val="Page Numbers (Bottom of Page)"/>
        <w:docPartUnique/>
      </w:docPartObj>
    </w:sdtPr>
    <w:sdtEndPr/>
    <w:sdtContent>
      <w:sdt>
        <w:sdtPr>
          <w:rPr>
            <w:sz w:val="18"/>
          </w:rPr>
          <w:id w:val="-1546754477"/>
          <w:docPartObj>
            <w:docPartGallery w:val="Page Numbers (Top of Page)"/>
            <w:docPartUnique/>
          </w:docPartObj>
        </w:sdtPr>
        <w:sdtEndPr/>
        <w:sdtContent>
          <w:p w14:paraId="73B489B6" w14:textId="77777777" w:rsidR="00D3662B" w:rsidRPr="00F25F42" w:rsidRDefault="00D3662B">
            <w:pPr>
              <w:pStyle w:val="Footer"/>
              <w:jc w:val="right"/>
              <w:rPr>
                <w:sz w:val="18"/>
              </w:rPr>
            </w:pPr>
            <w:r w:rsidRPr="00F25F42">
              <w:rPr>
                <w:sz w:val="18"/>
              </w:rPr>
              <w:t xml:space="preserve">Page </w:t>
            </w:r>
            <w:r w:rsidRPr="00F25F42">
              <w:rPr>
                <w:b/>
                <w:bCs/>
                <w:sz w:val="18"/>
              </w:rPr>
              <w:fldChar w:fldCharType="begin"/>
            </w:r>
            <w:r w:rsidRPr="00F25F42">
              <w:rPr>
                <w:b/>
                <w:bCs/>
                <w:sz w:val="18"/>
              </w:rPr>
              <w:instrText xml:space="preserve"> PAGE </w:instrText>
            </w:r>
            <w:r w:rsidRPr="00F25F42">
              <w:rPr>
                <w:b/>
                <w:bCs/>
                <w:sz w:val="18"/>
              </w:rPr>
              <w:fldChar w:fldCharType="separate"/>
            </w:r>
            <w:r w:rsidRPr="00F25F42">
              <w:rPr>
                <w:b/>
                <w:bCs/>
                <w:noProof/>
                <w:sz w:val="18"/>
              </w:rPr>
              <w:t>2</w:t>
            </w:r>
            <w:r w:rsidRPr="00F25F42">
              <w:rPr>
                <w:b/>
                <w:bCs/>
                <w:sz w:val="18"/>
              </w:rPr>
              <w:fldChar w:fldCharType="end"/>
            </w:r>
            <w:r w:rsidRPr="00F25F42">
              <w:rPr>
                <w:sz w:val="18"/>
              </w:rPr>
              <w:t xml:space="preserve"> of </w:t>
            </w:r>
            <w:r w:rsidRPr="00F25F42">
              <w:rPr>
                <w:b/>
                <w:bCs/>
                <w:sz w:val="18"/>
              </w:rPr>
              <w:fldChar w:fldCharType="begin"/>
            </w:r>
            <w:r w:rsidRPr="00F25F42">
              <w:rPr>
                <w:b/>
                <w:bCs/>
                <w:sz w:val="18"/>
              </w:rPr>
              <w:instrText xml:space="preserve"> NUMPAGES  </w:instrText>
            </w:r>
            <w:r w:rsidRPr="00F25F42">
              <w:rPr>
                <w:b/>
                <w:bCs/>
                <w:sz w:val="18"/>
              </w:rPr>
              <w:fldChar w:fldCharType="separate"/>
            </w:r>
            <w:r w:rsidRPr="00F25F42">
              <w:rPr>
                <w:b/>
                <w:bCs/>
                <w:noProof/>
                <w:sz w:val="18"/>
              </w:rPr>
              <w:t>2</w:t>
            </w:r>
            <w:r w:rsidRPr="00F25F42">
              <w:rPr>
                <w:b/>
                <w:bCs/>
                <w:sz w:val="18"/>
              </w:rPr>
              <w:fldChar w:fldCharType="end"/>
            </w:r>
          </w:p>
        </w:sdtContent>
      </w:sdt>
    </w:sdtContent>
  </w:sdt>
  <w:p w14:paraId="7013FAE8" w14:textId="77777777" w:rsidR="00D3662B" w:rsidRDefault="00D366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B5635" w14:textId="77777777" w:rsidR="00D3662B" w:rsidRDefault="00D366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B396" w14:textId="77777777" w:rsidR="00D3662B" w:rsidRDefault="00D366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43C73" w14:textId="77777777" w:rsidR="00D3662B" w:rsidRDefault="00D366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AFFA90" w14:textId="77777777" w:rsidR="00D3662B" w:rsidRDefault="00D366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38993" w14:textId="77777777" w:rsidR="00526DA0" w:rsidRDefault="00526DA0" w:rsidP="00F25F42">
      <w:r>
        <w:separator/>
      </w:r>
    </w:p>
  </w:footnote>
  <w:footnote w:type="continuationSeparator" w:id="0">
    <w:p w14:paraId="3AD7EAB7" w14:textId="77777777" w:rsidR="00526DA0" w:rsidRDefault="00526DA0" w:rsidP="00F25F42">
      <w:r>
        <w:continuationSeparator/>
      </w:r>
    </w:p>
  </w:footnote>
  <w:footnote w:type="continuationNotice" w:id="1">
    <w:p w14:paraId="210EAA01" w14:textId="77777777" w:rsidR="00526DA0" w:rsidRDefault="00526D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53FC0B" w14:textId="77777777" w:rsidR="00D3662B" w:rsidRDefault="00D366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1E8F54" w14:textId="77777777" w:rsidR="00D3662B" w:rsidRDefault="00D366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395CD8" w14:textId="77777777" w:rsidR="00D3662B" w:rsidRDefault="00D366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FE668C" w14:textId="77777777" w:rsidR="00D3662B" w:rsidRDefault="00D366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7B91" w14:textId="77777777" w:rsidR="00D3662B" w:rsidRDefault="00D3662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3A8D6D" w14:textId="77777777" w:rsidR="00D3662B" w:rsidRDefault="00D3662B">
    <w:pPr>
      <w:pStyle w:val="Header"/>
    </w:pPr>
  </w:p>
</w:hdr>
</file>

<file path=word/intelligence2.xml><?xml version="1.0" encoding="utf-8"?>
<int2:intelligence xmlns:int2="http://schemas.microsoft.com/office/intelligence/2020/intelligence" xmlns:oel="http://schemas.microsoft.com/office/2019/extlst">
  <int2:observations>
    <int2:bookmark int2:bookmarkName="_Int_au7bkwY2" int2:invalidationBookmarkName="" int2:hashCode="/HLO4IAJ6qFcXV" int2:id="3FwI87ej">
      <int2:state int2:value="Rejected" int2:type="AugLoop_Text_Critique"/>
    </int2:bookmark>
    <int2:bookmark int2:bookmarkName="_Int_uAxsoErN" int2:invalidationBookmarkName="" int2:hashCode="olcw844WwoXQz3" int2:id="5sgJp2Fk">
      <int2:state int2:value="Rejected" int2:type="AugLoop_Text_Critique"/>
    </int2:bookmark>
    <int2:bookmark int2:bookmarkName="_Int_5vqzanaE" int2:invalidationBookmarkName="" int2:hashCode="olcw844WwoXQz3" int2:id="9F69oTpa">
      <int2:state int2:value="Rejected" int2:type="AugLoop_Text_Critique"/>
    </int2:bookmark>
    <int2:bookmark int2:bookmarkName="_Int_Dyyhilz3" int2:invalidationBookmarkName="" int2:hashCode="olcw844WwoXQz3" int2:id="D3Px7tE1">
      <int2:state int2:value="Rejected" int2:type="AugLoop_Text_Critique"/>
    </int2:bookmark>
    <int2:bookmark int2:bookmarkName="_Int_Z6NSa8iI" int2:invalidationBookmarkName="" int2:hashCode="olcw844WwoXQz3" int2:id="LFl2JIt7">
      <int2:state int2:value="Rejected" int2:type="AugLoop_Text_Critique"/>
    </int2:bookmark>
    <int2:bookmark int2:bookmarkName="_Int_hzR99PGI" int2:invalidationBookmarkName="" int2:hashCode="/HLO4IAJ6qFcXV" int2:id="SR6a33L1">
      <int2:state int2:value="Rejected" int2:type="AugLoop_Text_Critique"/>
    </int2:bookmark>
    <int2:bookmark int2:bookmarkName="_Int_OaWrjibc" int2:invalidationBookmarkName="" int2:hashCode="olcw844WwoXQz3" int2:id="YFrIFf5z">
      <int2:state int2:value="Rejected" int2:type="AugLoop_Text_Critique"/>
    </int2:bookmark>
    <int2:bookmark int2:bookmarkName="_Int_zmTFc241" int2:invalidationBookmarkName="" int2:hashCode="olcw844WwoXQz3" int2:id="aAgVtX6E">
      <int2:state int2:value="Rejected" int2:type="AugLoop_Text_Critique"/>
    </int2:bookmark>
    <int2:bookmark int2:bookmarkName="_Int_wnsPMlva" int2:invalidationBookmarkName="" int2:hashCode="olcw844WwoXQz3" int2:id="aJVr9X8d">
      <int2:state int2:value="Rejected" int2:type="AugLoop_Text_Critique"/>
    </int2:bookmark>
    <int2:bookmark int2:bookmarkName="_Int_wk8UTPZc" int2:invalidationBookmarkName="" int2:hashCode="olcw844WwoXQz3" int2:id="eJLXQqkh">
      <int2:state int2:value="Rejected" int2:type="AugLoop_Text_Critique"/>
    </int2:bookmark>
    <int2:bookmark int2:bookmarkName="_Int_boDmWsfh" int2:invalidationBookmarkName="" int2:hashCode="wp9R3HGL8CsrLt" int2:id="ehtpOoa8">
      <int2:state int2:value="Rejected" int2:type="AugLoop_Text_Critique"/>
    </int2:bookmark>
    <int2:bookmark int2:bookmarkName="_Int_WsvdOf3M" int2:invalidationBookmarkName="" int2:hashCode="olcw844WwoXQz3" int2:id="fA5X8wx7">
      <int2:state int2:value="Rejected" int2:type="AugLoop_Text_Critique"/>
    </int2:bookmark>
    <int2:bookmark int2:bookmarkName="_Int_LYvigAuz" int2:invalidationBookmarkName="" int2:hashCode="olcw844WwoXQz3" int2:id="gmBdc7t4">
      <int2:state int2:value="Rejected" int2:type="AugLoop_Text_Critique"/>
    </int2:bookmark>
    <int2:bookmark int2:bookmarkName="_Int_nHejKlgb" int2:invalidationBookmarkName="" int2:hashCode="/HLO4IAJ6qFcXV" int2:id="h8zBZ2HB">
      <int2:state int2:value="Rejected" int2:type="AugLoop_Text_Critique"/>
    </int2:bookmark>
    <int2:bookmark int2:bookmarkName="_Int_peeg8pwg" int2:invalidationBookmarkName="" int2:hashCode="wp9R3HGL8CsrLt" int2:id="hfVwWExE">
      <int2:state int2:value="Rejected" int2:type="AugLoop_Text_Critique"/>
    </int2:bookmark>
    <int2:bookmark int2:bookmarkName="_Int_cOBxfph4" int2:invalidationBookmarkName="" int2:hashCode="hvfkN/qlp/zhXR" int2:id="tVGw7AfJ">
      <int2:state int2:value="Rejected" int2:type="AugLoop_Text_Critique"/>
    </int2:bookmark>
    <int2:bookmark int2:bookmarkName="_Int_zGEOvYyC" int2:invalidationBookmarkName="" int2:hashCode="olcw844WwoXQz3" int2:id="uo4w1X6C">
      <int2:state int2:value="Rejected" int2:type="AugLoop_Text_Critique"/>
    </int2:bookmark>
    <int2:bookmark int2:bookmarkName="_Int_tcrh7YvE" int2:invalidationBookmarkName="" int2:hashCode="/HLO4IAJ6qFcXV" int2:id="zhMqBzea">
      <int2:state int2:value="Rejected" int2:type="AugLoop_Text_Critique"/>
    </int2:bookmark>
    <int2:bookmark int2:bookmarkName="_Int_JFv1vCLN" int2:invalidationBookmarkName="" int2:hashCode="olcw844WwoXQz3" int2:id="zkN3oNzn">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A83E09"/>
    <w:multiLevelType w:val="hybridMultilevel"/>
    <w:tmpl w:val="3B208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3E645431"/>
    <w:multiLevelType w:val="hybridMultilevel"/>
    <w:tmpl w:val="9D44B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455491"/>
    <w:multiLevelType w:val="hybridMultilevel"/>
    <w:tmpl w:val="3B208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51C0AAE"/>
    <w:multiLevelType w:val="hybridMultilevel"/>
    <w:tmpl w:val="3B20858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0BA7C48"/>
    <w:multiLevelType w:val="hybridMultilevel"/>
    <w:tmpl w:val="9890444E"/>
    <w:lvl w:ilvl="0" w:tplc="5FEAF7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744929">
    <w:abstractNumId w:val="4"/>
  </w:num>
  <w:num w:numId="2" w16cid:durableId="248077721">
    <w:abstractNumId w:val="1"/>
  </w:num>
  <w:num w:numId="3" w16cid:durableId="1932539687">
    <w:abstractNumId w:val="2"/>
  </w:num>
  <w:num w:numId="4" w16cid:durableId="848520421">
    <w:abstractNumId w:val="0"/>
  </w:num>
  <w:num w:numId="5" w16cid:durableId="1700088719">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aila Christini">
    <w15:presenceInfo w15:providerId="AD" w15:userId="S::u0063010@umail.utah.edu::d3c87000-5d1a-4837-bf7c-d6f69bd3e434"/>
  </w15:person>
  <w15:person w15:author="Becca Slagle">
    <w15:presenceInfo w15:providerId="AD" w15:userId="S::u6050070@umail.utah.edu::62d260da-e84d-416e-bed0-b66c1b12e5de"/>
  </w15:person>
  <w15:person w15:author="Coronado, Gloria D">
    <w15:presenceInfo w15:providerId="AD" w15:userId="S::Gloria.D.Coronado@kpchr.org::fba74628-bbd2-402a-be0e-f0f721a203c4"/>
  </w15:person>
  <w15:person w15:author="Petrik, Amanda F">
    <w15:presenceInfo w15:providerId="AD" w15:userId="S::Amanda.F.Petrik@kpchr.org::bfe1033c-a047-4cc1-908a-3827d78b77bc"/>
  </w15:person>
  <w15:person w15:author="Chrissy Radloff">
    <w15:presenceInfo w15:providerId="AD" w15:userId="S::u1148851@umail.utah.edu::a79bd9a2-6090-4d10-937c-f30d3cdbffa4"/>
  </w15:person>
  <w15:person w15:author="Esther Chang">
    <w15:presenceInfo w15:providerId="AD" w15:userId="S::estherchang618@PersonalMicrosoftSoftware.ucla.edu::b6a4d73a-6688-41e7-8c63-1a79d52c5291"/>
  </w15:person>
  <w15:person w15:author="Stephen Gubler">
    <w15:presenceInfo w15:providerId="AD" w15:userId="S::u6050196@umail.utah.edu::61c03a94-a1e4-4acb-949c-9c84c38779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APA 7th&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w502tzvwfavd4ef2w7pxfs80f0psp5x5zwx&quot;&gt;My EndNote Library&lt;record-ids&gt;&lt;item&gt;1&lt;/item&gt;&lt;item&gt;5&lt;/item&gt;&lt;item&gt;6&lt;/item&gt;&lt;item&gt;7&lt;/item&gt;&lt;item&gt;8&lt;/item&gt;&lt;item&gt;10&lt;/item&gt;&lt;item&gt;11&lt;/item&gt;&lt;item&gt;12&lt;/item&gt;&lt;item&gt;13&lt;/item&gt;&lt;item&gt;14&lt;/item&gt;&lt;item&gt;15&lt;/item&gt;&lt;item&gt;16&lt;/item&gt;&lt;item&gt;17&lt;/item&gt;&lt;item&gt;18&lt;/item&gt;&lt;item&gt;19&lt;/item&gt;&lt;item&gt;20&lt;/item&gt;&lt;item&gt;21&lt;/item&gt;&lt;item&gt;22&lt;/item&gt;&lt;item&gt;24&lt;/item&gt;&lt;item&gt;25&lt;/item&gt;&lt;item&gt;27&lt;/item&gt;&lt;item&gt;28&lt;/item&gt;&lt;item&gt;29&lt;/item&gt;&lt;item&gt;30&lt;/item&gt;&lt;item&gt;31&lt;/item&gt;&lt;item&gt;32&lt;/item&gt;&lt;item&gt;33&lt;/item&gt;&lt;item&gt;34&lt;/item&gt;&lt;item&gt;35&lt;/item&gt;&lt;item&gt;36&lt;/item&gt;&lt;item&gt;37&lt;/item&gt;&lt;item&gt;38&lt;/item&gt;&lt;item&gt;39&lt;/item&gt;&lt;item&gt;40&lt;/item&gt;&lt;item&gt;41&lt;/item&gt;&lt;item&gt;44&lt;/item&gt;&lt;item&gt;45&lt;/item&gt;&lt;item&gt;46&lt;/item&gt;&lt;item&gt;47&lt;/item&gt;&lt;item&gt;48&lt;/item&gt;&lt;item&gt;49&lt;/item&gt;&lt;item&gt;50&lt;/item&gt;&lt;item&gt;52&lt;/item&gt;&lt;item&gt;54&lt;/item&gt;&lt;item&gt;55&lt;/item&gt;&lt;item&gt;65&lt;/item&gt;&lt;item&gt;66&lt;/item&gt;&lt;item&gt;68&lt;/item&gt;&lt;/record-ids&gt;&lt;/item&gt;&lt;/Libraries&gt;"/>
  </w:docVars>
  <w:rsids>
    <w:rsidRoot w:val="00155BEC"/>
    <w:rsid w:val="000124AE"/>
    <w:rsid w:val="00012DB4"/>
    <w:rsid w:val="00014222"/>
    <w:rsid w:val="00016084"/>
    <w:rsid w:val="00017BFA"/>
    <w:rsid w:val="0002467D"/>
    <w:rsid w:val="0002630C"/>
    <w:rsid w:val="00027A5A"/>
    <w:rsid w:val="00031111"/>
    <w:rsid w:val="00032063"/>
    <w:rsid w:val="00032319"/>
    <w:rsid w:val="00032513"/>
    <w:rsid w:val="0003361A"/>
    <w:rsid w:val="00036B00"/>
    <w:rsid w:val="00036D85"/>
    <w:rsid w:val="00043879"/>
    <w:rsid w:val="000439AB"/>
    <w:rsid w:val="00043F1D"/>
    <w:rsid w:val="000453E3"/>
    <w:rsid w:val="00045CA9"/>
    <w:rsid w:val="000462E2"/>
    <w:rsid w:val="00050376"/>
    <w:rsid w:val="00050DD6"/>
    <w:rsid w:val="000512F2"/>
    <w:rsid w:val="00052497"/>
    <w:rsid w:val="00053594"/>
    <w:rsid w:val="000539F5"/>
    <w:rsid w:val="000552C9"/>
    <w:rsid w:val="00057637"/>
    <w:rsid w:val="000600A8"/>
    <w:rsid w:val="0006091E"/>
    <w:rsid w:val="00060D97"/>
    <w:rsid w:val="00061BE1"/>
    <w:rsid w:val="000657CB"/>
    <w:rsid w:val="00066D7E"/>
    <w:rsid w:val="00066DAC"/>
    <w:rsid w:val="00070003"/>
    <w:rsid w:val="00070227"/>
    <w:rsid w:val="00070CE5"/>
    <w:rsid w:val="0007334E"/>
    <w:rsid w:val="000775C0"/>
    <w:rsid w:val="00081450"/>
    <w:rsid w:val="00082F19"/>
    <w:rsid w:val="00084090"/>
    <w:rsid w:val="00087EBF"/>
    <w:rsid w:val="00090CAC"/>
    <w:rsid w:val="00092D8A"/>
    <w:rsid w:val="0009695A"/>
    <w:rsid w:val="000A221A"/>
    <w:rsid w:val="000A28D9"/>
    <w:rsid w:val="000A78B8"/>
    <w:rsid w:val="000A7A74"/>
    <w:rsid w:val="000B2A77"/>
    <w:rsid w:val="000B33E7"/>
    <w:rsid w:val="000B3F4E"/>
    <w:rsid w:val="000B6256"/>
    <w:rsid w:val="000C06CF"/>
    <w:rsid w:val="000C1592"/>
    <w:rsid w:val="000C17D9"/>
    <w:rsid w:val="000C22EE"/>
    <w:rsid w:val="000C5826"/>
    <w:rsid w:val="000D2E90"/>
    <w:rsid w:val="000D3459"/>
    <w:rsid w:val="000D403C"/>
    <w:rsid w:val="000D4539"/>
    <w:rsid w:val="000D4630"/>
    <w:rsid w:val="000D7624"/>
    <w:rsid w:val="000E03E4"/>
    <w:rsid w:val="000E4866"/>
    <w:rsid w:val="000F175F"/>
    <w:rsid w:val="000F3EF5"/>
    <w:rsid w:val="000F6B1D"/>
    <w:rsid w:val="000F77EB"/>
    <w:rsid w:val="00101474"/>
    <w:rsid w:val="00104150"/>
    <w:rsid w:val="00106AB5"/>
    <w:rsid w:val="00107311"/>
    <w:rsid w:val="0011079B"/>
    <w:rsid w:val="001115D0"/>
    <w:rsid w:val="00114A13"/>
    <w:rsid w:val="00115B00"/>
    <w:rsid w:val="001168A3"/>
    <w:rsid w:val="00116AD8"/>
    <w:rsid w:val="00117DA1"/>
    <w:rsid w:val="00120A06"/>
    <w:rsid w:val="00120F11"/>
    <w:rsid w:val="00122B91"/>
    <w:rsid w:val="00124261"/>
    <w:rsid w:val="00124A4B"/>
    <w:rsid w:val="00124EF2"/>
    <w:rsid w:val="00124FA4"/>
    <w:rsid w:val="0012731D"/>
    <w:rsid w:val="001273A6"/>
    <w:rsid w:val="00132424"/>
    <w:rsid w:val="00132B9A"/>
    <w:rsid w:val="00135785"/>
    <w:rsid w:val="001370C6"/>
    <w:rsid w:val="00137AE1"/>
    <w:rsid w:val="00150C64"/>
    <w:rsid w:val="0015175F"/>
    <w:rsid w:val="00152578"/>
    <w:rsid w:val="00152B49"/>
    <w:rsid w:val="001552F8"/>
    <w:rsid w:val="0015550F"/>
    <w:rsid w:val="00155882"/>
    <w:rsid w:val="00155BEC"/>
    <w:rsid w:val="001560F8"/>
    <w:rsid w:val="001560FC"/>
    <w:rsid w:val="001604E0"/>
    <w:rsid w:val="00160665"/>
    <w:rsid w:val="00162C38"/>
    <w:rsid w:val="0016307D"/>
    <w:rsid w:val="00164C02"/>
    <w:rsid w:val="00165994"/>
    <w:rsid w:val="00166360"/>
    <w:rsid w:val="00177132"/>
    <w:rsid w:val="00181037"/>
    <w:rsid w:val="00182120"/>
    <w:rsid w:val="00184AD5"/>
    <w:rsid w:val="0018694E"/>
    <w:rsid w:val="0018787C"/>
    <w:rsid w:val="00187A55"/>
    <w:rsid w:val="00190446"/>
    <w:rsid w:val="00190959"/>
    <w:rsid w:val="001918E6"/>
    <w:rsid w:val="001927FA"/>
    <w:rsid w:val="00193704"/>
    <w:rsid w:val="00194A35"/>
    <w:rsid w:val="00194D5E"/>
    <w:rsid w:val="0019651B"/>
    <w:rsid w:val="00197983"/>
    <w:rsid w:val="00197AA9"/>
    <w:rsid w:val="001A467D"/>
    <w:rsid w:val="001A484D"/>
    <w:rsid w:val="001A669D"/>
    <w:rsid w:val="001A7E99"/>
    <w:rsid w:val="001B2F8B"/>
    <w:rsid w:val="001B3FC0"/>
    <w:rsid w:val="001B4D92"/>
    <w:rsid w:val="001B6C9C"/>
    <w:rsid w:val="001C02AB"/>
    <w:rsid w:val="001C045A"/>
    <w:rsid w:val="001C06DD"/>
    <w:rsid w:val="001C1738"/>
    <w:rsid w:val="001C246C"/>
    <w:rsid w:val="001C51A3"/>
    <w:rsid w:val="001C6F36"/>
    <w:rsid w:val="001D03EB"/>
    <w:rsid w:val="001D06FA"/>
    <w:rsid w:val="001D111B"/>
    <w:rsid w:val="001D3AB6"/>
    <w:rsid w:val="001D4E0F"/>
    <w:rsid w:val="001D5F80"/>
    <w:rsid w:val="001D602E"/>
    <w:rsid w:val="001D62BD"/>
    <w:rsid w:val="001D680A"/>
    <w:rsid w:val="001D76C5"/>
    <w:rsid w:val="001E1577"/>
    <w:rsid w:val="001E2159"/>
    <w:rsid w:val="001E3232"/>
    <w:rsid w:val="001E3B16"/>
    <w:rsid w:val="001E3CDD"/>
    <w:rsid w:val="001E3ECF"/>
    <w:rsid w:val="001F051E"/>
    <w:rsid w:val="001F36DE"/>
    <w:rsid w:val="001F5A7E"/>
    <w:rsid w:val="00200AA8"/>
    <w:rsid w:val="00202627"/>
    <w:rsid w:val="002134C9"/>
    <w:rsid w:val="00214E86"/>
    <w:rsid w:val="00214F95"/>
    <w:rsid w:val="00217354"/>
    <w:rsid w:val="00220526"/>
    <w:rsid w:val="002212A5"/>
    <w:rsid w:val="00221C6C"/>
    <w:rsid w:val="00222293"/>
    <w:rsid w:val="00224680"/>
    <w:rsid w:val="002266A8"/>
    <w:rsid w:val="002374C8"/>
    <w:rsid w:val="00241083"/>
    <w:rsid w:val="00241099"/>
    <w:rsid w:val="0024442B"/>
    <w:rsid w:val="00244792"/>
    <w:rsid w:val="00244FC1"/>
    <w:rsid w:val="0025068B"/>
    <w:rsid w:val="00254207"/>
    <w:rsid w:val="0025619B"/>
    <w:rsid w:val="002605F3"/>
    <w:rsid w:val="00262953"/>
    <w:rsid w:val="002634E9"/>
    <w:rsid w:val="00263A52"/>
    <w:rsid w:val="002654B4"/>
    <w:rsid w:val="00267E39"/>
    <w:rsid w:val="00271F15"/>
    <w:rsid w:val="00271F37"/>
    <w:rsid w:val="00273466"/>
    <w:rsid w:val="00273E08"/>
    <w:rsid w:val="00280065"/>
    <w:rsid w:val="00280630"/>
    <w:rsid w:val="002824BB"/>
    <w:rsid w:val="00290330"/>
    <w:rsid w:val="00293044"/>
    <w:rsid w:val="0029396E"/>
    <w:rsid w:val="00294A99"/>
    <w:rsid w:val="00296BD7"/>
    <w:rsid w:val="002A627F"/>
    <w:rsid w:val="002B0438"/>
    <w:rsid w:val="002B7AE1"/>
    <w:rsid w:val="002C01BC"/>
    <w:rsid w:val="002C1391"/>
    <w:rsid w:val="002C5F27"/>
    <w:rsid w:val="002C7C60"/>
    <w:rsid w:val="002C7FA3"/>
    <w:rsid w:val="002D03AE"/>
    <w:rsid w:val="002D3F45"/>
    <w:rsid w:val="002D5575"/>
    <w:rsid w:val="002D56AD"/>
    <w:rsid w:val="002D5EE6"/>
    <w:rsid w:val="002D6749"/>
    <w:rsid w:val="002D70E7"/>
    <w:rsid w:val="002D7287"/>
    <w:rsid w:val="002D72A5"/>
    <w:rsid w:val="002D7A84"/>
    <w:rsid w:val="002E0E7D"/>
    <w:rsid w:val="002F00C1"/>
    <w:rsid w:val="002F3ABF"/>
    <w:rsid w:val="002F52DE"/>
    <w:rsid w:val="002F5B7C"/>
    <w:rsid w:val="002F6380"/>
    <w:rsid w:val="002F7606"/>
    <w:rsid w:val="002F7E01"/>
    <w:rsid w:val="003040CE"/>
    <w:rsid w:val="00304BA0"/>
    <w:rsid w:val="003072A3"/>
    <w:rsid w:val="00307F82"/>
    <w:rsid w:val="0031044E"/>
    <w:rsid w:val="00310660"/>
    <w:rsid w:val="00311D41"/>
    <w:rsid w:val="00313593"/>
    <w:rsid w:val="003166D0"/>
    <w:rsid w:val="00320975"/>
    <w:rsid w:val="00324193"/>
    <w:rsid w:val="00325ACF"/>
    <w:rsid w:val="00326C35"/>
    <w:rsid w:val="0033110A"/>
    <w:rsid w:val="003312BA"/>
    <w:rsid w:val="0033307E"/>
    <w:rsid w:val="00334ED1"/>
    <w:rsid w:val="00336FAD"/>
    <w:rsid w:val="003414ED"/>
    <w:rsid w:val="003430E1"/>
    <w:rsid w:val="00344269"/>
    <w:rsid w:val="003460A5"/>
    <w:rsid w:val="00347043"/>
    <w:rsid w:val="003524D9"/>
    <w:rsid w:val="003551ED"/>
    <w:rsid w:val="003631C7"/>
    <w:rsid w:val="00364120"/>
    <w:rsid w:val="00367507"/>
    <w:rsid w:val="003723EF"/>
    <w:rsid w:val="00375DE5"/>
    <w:rsid w:val="00387561"/>
    <w:rsid w:val="00390A2C"/>
    <w:rsid w:val="00393237"/>
    <w:rsid w:val="0039382A"/>
    <w:rsid w:val="0039438E"/>
    <w:rsid w:val="003960E7"/>
    <w:rsid w:val="003A25AE"/>
    <w:rsid w:val="003A2AFC"/>
    <w:rsid w:val="003A3380"/>
    <w:rsid w:val="003A3DC7"/>
    <w:rsid w:val="003A3FF2"/>
    <w:rsid w:val="003A4364"/>
    <w:rsid w:val="003A4A7E"/>
    <w:rsid w:val="003A4F18"/>
    <w:rsid w:val="003B3169"/>
    <w:rsid w:val="003B4039"/>
    <w:rsid w:val="003B75AA"/>
    <w:rsid w:val="003C172C"/>
    <w:rsid w:val="003C4191"/>
    <w:rsid w:val="003C5AD4"/>
    <w:rsid w:val="003D0A1D"/>
    <w:rsid w:val="003D3DF1"/>
    <w:rsid w:val="003D5138"/>
    <w:rsid w:val="003D73C4"/>
    <w:rsid w:val="003E08B9"/>
    <w:rsid w:val="003E0F4C"/>
    <w:rsid w:val="003E1B68"/>
    <w:rsid w:val="003E29F5"/>
    <w:rsid w:val="003E43A6"/>
    <w:rsid w:val="003E5778"/>
    <w:rsid w:val="003E653B"/>
    <w:rsid w:val="003E6923"/>
    <w:rsid w:val="003F21A6"/>
    <w:rsid w:val="003F2AAE"/>
    <w:rsid w:val="003F3885"/>
    <w:rsid w:val="003F4CF8"/>
    <w:rsid w:val="0040161E"/>
    <w:rsid w:val="0040285B"/>
    <w:rsid w:val="00404021"/>
    <w:rsid w:val="0040786E"/>
    <w:rsid w:val="004121C4"/>
    <w:rsid w:val="00415679"/>
    <w:rsid w:val="00416A49"/>
    <w:rsid w:val="00417529"/>
    <w:rsid w:val="0041763B"/>
    <w:rsid w:val="00417649"/>
    <w:rsid w:val="00420B6D"/>
    <w:rsid w:val="00426CFD"/>
    <w:rsid w:val="00427994"/>
    <w:rsid w:val="00427F57"/>
    <w:rsid w:val="004306F3"/>
    <w:rsid w:val="00430CEF"/>
    <w:rsid w:val="0043320F"/>
    <w:rsid w:val="0043326F"/>
    <w:rsid w:val="004336B5"/>
    <w:rsid w:val="00434335"/>
    <w:rsid w:val="00434CB0"/>
    <w:rsid w:val="0043594A"/>
    <w:rsid w:val="00436744"/>
    <w:rsid w:val="004407B4"/>
    <w:rsid w:val="00442F44"/>
    <w:rsid w:val="004432C8"/>
    <w:rsid w:val="004433AF"/>
    <w:rsid w:val="004439D0"/>
    <w:rsid w:val="0044508E"/>
    <w:rsid w:val="004453E9"/>
    <w:rsid w:val="00445D35"/>
    <w:rsid w:val="0045016C"/>
    <w:rsid w:val="0045110A"/>
    <w:rsid w:val="0045351E"/>
    <w:rsid w:val="00455752"/>
    <w:rsid w:val="00455CC6"/>
    <w:rsid w:val="00460DB4"/>
    <w:rsid w:val="00461F4D"/>
    <w:rsid w:val="004623B3"/>
    <w:rsid w:val="00464618"/>
    <w:rsid w:val="004655D1"/>
    <w:rsid w:val="00465601"/>
    <w:rsid w:val="00465631"/>
    <w:rsid w:val="00465E0B"/>
    <w:rsid w:val="00466A78"/>
    <w:rsid w:val="00466E8F"/>
    <w:rsid w:val="0046750A"/>
    <w:rsid w:val="00470A73"/>
    <w:rsid w:val="00470D1D"/>
    <w:rsid w:val="00470E7C"/>
    <w:rsid w:val="00476552"/>
    <w:rsid w:val="00481B1D"/>
    <w:rsid w:val="004826F9"/>
    <w:rsid w:val="00482BAB"/>
    <w:rsid w:val="0048684A"/>
    <w:rsid w:val="00487224"/>
    <w:rsid w:val="004876E7"/>
    <w:rsid w:val="0049027A"/>
    <w:rsid w:val="00492111"/>
    <w:rsid w:val="004949B0"/>
    <w:rsid w:val="004968F8"/>
    <w:rsid w:val="004A06E4"/>
    <w:rsid w:val="004A0865"/>
    <w:rsid w:val="004B088E"/>
    <w:rsid w:val="004B0F77"/>
    <w:rsid w:val="004B1978"/>
    <w:rsid w:val="004B23B9"/>
    <w:rsid w:val="004B4D86"/>
    <w:rsid w:val="004B5E8F"/>
    <w:rsid w:val="004B6F5A"/>
    <w:rsid w:val="004B77A2"/>
    <w:rsid w:val="004C0523"/>
    <w:rsid w:val="004C3AA0"/>
    <w:rsid w:val="004C3EDC"/>
    <w:rsid w:val="004C7670"/>
    <w:rsid w:val="004C7C75"/>
    <w:rsid w:val="004D041C"/>
    <w:rsid w:val="004D3DE5"/>
    <w:rsid w:val="004E094E"/>
    <w:rsid w:val="004E18E7"/>
    <w:rsid w:val="004E2AA0"/>
    <w:rsid w:val="004E3F19"/>
    <w:rsid w:val="004E596F"/>
    <w:rsid w:val="004F0E2E"/>
    <w:rsid w:val="004F1002"/>
    <w:rsid w:val="004F4AB5"/>
    <w:rsid w:val="004F572F"/>
    <w:rsid w:val="004F5CE4"/>
    <w:rsid w:val="004F5F82"/>
    <w:rsid w:val="004F60B5"/>
    <w:rsid w:val="00500DAC"/>
    <w:rsid w:val="005017C8"/>
    <w:rsid w:val="00513892"/>
    <w:rsid w:val="00513A8A"/>
    <w:rsid w:val="005165F2"/>
    <w:rsid w:val="00517504"/>
    <w:rsid w:val="0052111B"/>
    <w:rsid w:val="00522B30"/>
    <w:rsid w:val="005240CC"/>
    <w:rsid w:val="00526DA0"/>
    <w:rsid w:val="00527B96"/>
    <w:rsid w:val="0053144C"/>
    <w:rsid w:val="00532759"/>
    <w:rsid w:val="00533182"/>
    <w:rsid w:val="00535429"/>
    <w:rsid w:val="0053603A"/>
    <w:rsid w:val="00541BC9"/>
    <w:rsid w:val="0054360B"/>
    <w:rsid w:val="00543DDA"/>
    <w:rsid w:val="00543E8D"/>
    <w:rsid w:val="00550D0B"/>
    <w:rsid w:val="005517E1"/>
    <w:rsid w:val="005559A3"/>
    <w:rsid w:val="00556B9D"/>
    <w:rsid w:val="00557DC7"/>
    <w:rsid w:val="00563A59"/>
    <w:rsid w:val="00564058"/>
    <w:rsid w:val="00564BC3"/>
    <w:rsid w:val="00570522"/>
    <w:rsid w:val="005707F7"/>
    <w:rsid w:val="005709AC"/>
    <w:rsid w:val="005710F6"/>
    <w:rsid w:val="00572467"/>
    <w:rsid w:val="005729C8"/>
    <w:rsid w:val="00575ACF"/>
    <w:rsid w:val="00581798"/>
    <w:rsid w:val="00582664"/>
    <w:rsid w:val="00582918"/>
    <w:rsid w:val="005834F9"/>
    <w:rsid w:val="00585CBD"/>
    <w:rsid w:val="005919EE"/>
    <w:rsid w:val="005923DF"/>
    <w:rsid w:val="005930D4"/>
    <w:rsid w:val="005930E3"/>
    <w:rsid w:val="00593306"/>
    <w:rsid w:val="005946BF"/>
    <w:rsid w:val="00594858"/>
    <w:rsid w:val="00595715"/>
    <w:rsid w:val="005972CA"/>
    <w:rsid w:val="005A2D22"/>
    <w:rsid w:val="005A2FED"/>
    <w:rsid w:val="005A4E93"/>
    <w:rsid w:val="005A6AD9"/>
    <w:rsid w:val="005B131E"/>
    <w:rsid w:val="005B29FC"/>
    <w:rsid w:val="005B3923"/>
    <w:rsid w:val="005B4261"/>
    <w:rsid w:val="005B42B1"/>
    <w:rsid w:val="005B54A8"/>
    <w:rsid w:val="005C0746"/>
    <w:rsid w:val="005C3ED9"/>
    <w:rsid w:val="005C45DC"/>
    <w:rsid w:val="005C6144"/>
    <w:rsid w:val="005C64FE"/>
    <w:rsid w:val="005C70A2"/>
    <w:rsid w:val="005D4154"/>
    <w:rsid w:val="005D517A"/>
    <w:rsid w:val="005D6155"/>
    <w:rsid w:val="005E6844"/>
    <w:rsid w:val="005F03F7"/>
    <w:rsid w:val="005F2A76"/>
    <w:rsid w:val="005F56A6"/>
    <w:rsid w:val="005F5866"/>
    <w:rsid w:val="005F73F7"/>
    <w:rsid w:val="005F7CA1"/>
    <w:rsid w:val="00604B3D"/>
    <w:rsid w:val="00605127"/>
    <w:rsid w:val="00605B0C"/>
    <w:rsid w:val="00606CA6"/>
    <w:rsid w:val="0061000B"/>
    <w:rsid w:val="00611BE4"/>
    <w:rsid w:val="00613E4C"/>
    <w:rsid w:val="00616309"/>
    <w:rsid w:val="0061702D"/>
    <w:rsid w:val="00617868"/>
    <w:rsid w:val="00620FF7"/>
    <w:rsid w:val="006215EE"/>
    <w:rsid w:val="00621AFC"/>
    <w:rsid w:val="00622822"/>
    <w:rsid w:val="006230CC"/>
    <w:rsid w:val="00623BE6"/>
    <w:rsid w:val="00624B0C"/>
    <w:rsid w:val="00635DEE"/>
    <w:rsid w:val="006366DD"/>
    <w:rsid w:val="006432C4"/>
    <w:rsid w:val="006433B3"/>
    <w:rsid w:val="0064374D"/>
    <w:rsid w:val="006467CF"/>
    <w:rsid w:val="006476D5"/>
    <w:rsid w:val="00647966"/>
    <w:rsid w:val="00651363"/>
    <w:rsid w:val="0065308D"/>
    <w:rsid w:val="0065457A"/>
    <w:rsid w:val="006551A0"/>
    <w:rsid w:val="006553F4"/>
    <w:rsid w:val="00656712"/>
    <w:rsid w:val="00656D97"/>
    <w:rsid w:val="00657FB7"/>
    <w:rsid w:val="00660A96"/>
    <w:rsid w:val="00662250"/>
    <w:rsid w:val="006641D5"/>
    <w:rsid w:val="00664580"/>
    <w:rsid w:val="006659C6"/>
    <w:rsid w:val="00667060"/>
    <w:rsid w:val="006704AF"/>
    <w:rsid w:val="00671612"/>
    <w:rsid w:val="00671C9A"/>
    <w:rsid w:val="00672189"/>
    <w:rsid w:val="00672B1D"/>
    <w:rsid w:val="00672FC3"/>
    <w:rsid w:val="006738BD"/>
    <w:rsid w:val="00673E51"/>
    <w:rsid w:val="00675B8F"/>
    <w:rsid w:val="006762D6"/>
    <w:rsid w:val="006808F9"/>
    <w:rsid w:val="00680904"/>
    <w:rsid w:val="00680F05"/>
    <w:rsid w:val="006816A9"/>
    <w:rsid w:val="006836AA"/>
    <w:rsid w:val="0068707D"/>
    <w:rsid w:val="00687619"/>
    <w:rsid w:val="00693A95"/>
    <w:rsid w:val="006950AD"/>
    <w:rsid w:val="006953B3"/>
    <w:rsid w:val="00695DF5"/>
    <w:rsid w:val="0069758D"/>
    <w:rsid w:val="006A1BE8"/>
    <w:rsid w:val="006A3169"/>
    <w:rsid w:val="006A5CE8"/>
    <w:rsid w:val="006A7A9F"/>
    <w:rsid w:val="006B1B63"/>
    <w:rsid w:val="006B2C5A"/>
    <w:rsid w:val="006B5086"/>
    <w:rsid w:val="006B6186"/>
    <w:rsid w:val="006B6443"/>
    <w:rsid w:val="006B6B29"/>
    <w:rsid w:val="006C0E2A"/>
    <w:rsid w:val="006C2E82"/>
    <w:rsid w:val="006C528E"/>
    <w:rsid w:val="006C5A69"/>
    <w:rsid w:val="006C6060"/>
    <w:rsid w:val="006C7C37"/>
    <w:rsid w:val="006D0B32"/>
    <w:rsid w:val="006D259D"/>
    <w:rsid w:val="006D4735"/>
    <w:rsid w:val="006D5337"/>
    <w:rsid w:val="006E087A"/>
    <w:rsid w:val="006E1096"/>
    <w:rsid w:val="006E2C54"/>
    <w:rsid w:val="006E36C7"/>
    <w:rsid w:val="006E5A83"/>
    <w:rsid w:val="006F11C4"/>
    <w:rsid w:val="006F134D"/>
    <w:rsid w:val="006F2B70"/>
    <w:rsid w:val="006F34FA"/>
    <w:rsid w:val="006F654F"/>
    <w:rsid w:val="006F77E8"/>
    <w:rsid w:val="006F7B3B"/>
    <w:rsid w:val="00704B69"/>
    <w:rsid w:val="00704DA8"/>
    <w:rsid w:val="007065D2"/>
    <w:rsid w:val="007067D8"/>
    <w:rsid w:val="007074F2"/>
    <w:rsid w:val="007075C4"/>
    <w:rsid w:val="00713F68"/>
    <w:rsid w:val="007141AD"/>
    <w:rsid w:val="00714D5E"/>
    <w:rsid w:val="00715D30"/>
    <w:rsid w:val="0072045D"/>
    <w:rsid w:val="00721F17"/>
    <w:rsid w:val="007222FF"/>
    <w:rsid w:val="0072279C"/>
    <w:rsid w:val="0072297E"/>
    <w:rsid w:val="007229AF"/>
    <w:rsid w:val="00722E36"/>
    <w:rsid w:val="00732006"/>
    <w:rsid w:val="007330A0"/>
    <w:rsid w:val="00734309"/>
    <w:rsid w:val="00735237"/>
    <w:rsid w:val="00736A85"/>
    <w:rsid w:val="00742BA3"/>
    <w:rsid w:val="00744C93"/>
    <w:rsid w:val="0074540B"/>
    <w:rsid w:val="00747015"/>
    <w:rsid w:val="00750B8E"/>
    <w:rsid w:val="00750DA3"/>
    <w:rsid w:val="007529E5"/>
    <w:rsid w:val="0075534C"/>
    <w:rsid w:val="007553F0"/>
    <w:rsid w:val="0075540E"/>
    <w:rsid w:val="00756F9B"/>
    <w:rsid w:val="00757FA5"/>
    <w:rsid w:val="00764246"/>
    <w:rsid w:val="0076518C"/>
    <w:rsid w:val="0076632B"/>
    <w:rsid w:val="00772BCF"/>
    <w:rsid w:val="00773DAF"/>
    <w:rsid w:val="007741C7"/>
    <w:rsid w:val="007760E2"/>
    <w:rsid w:val="00777F67"/>
    <w:rsid w:val="00782131"/>
    <w:rsid w:val="0078383A"/>
    <w:rsid w:val="00783E81"/>
    <w:rsid w:val="0078450D"/>
    <w:rsid w:val="007873FD"/>
    <w:rsid w:val="007924CD"/>
    <w:rsid w:val="00793A9F"/>
    <w:rsid w:val="0079722D"/>
    <w:rsid w:val="007A03A9"/>
    <w:rsid w:val="007A0CA1"/>
    <w:rsid w:val="007A21D3"/>
    <w:rsid w:val="007A3721"/>
    <w:rsid w:val="007A3E9D"/>
    <w:rsid w:val="007A4121"/>
    <w:rsid w:val="007A64FD"/>
    <w:rsid w:val="007B32B4"/>
    <w:rsid w:val="007B3E4F"/>
    <w:rsid w:val="007B7F08"/>
    <w:rsid w:val="007B7F66"/>
    <w:rsid w:val="007C5905"/>
    <w:rsid w:val="007D0BC3"/>
    <w:rsid w:val="007D0CE5"/>
    <w:rsid w:val="007D28F2"/>
    <w:rsid w:val="007D2C41"/>
    <w:rsid w:val="007D3620"/>
    <w:rsid w:val="007D4D6C"/>
    <w:rsid w:val="007D79DB"/>
    <w:rsid w:val="007E148F"/>
    <w:rsid w:val="007E2411"/>
    <w:rsid w:val="007E4D5A"/>
    <w:rsid w:val="007E57FA"/>
    <w:rsid w:val="007E5E25"/>
    <w:rsid w:val="007E61AF"/>
    <w:rsid w:val="007E74E5"/>
    <w:rsid w:val="007E778F"/>
    <w:rsid w:val="007E7C78"/>
    <w:rsid w:val="007F078A"/>
    <w:rsid w:val="007F2C70"/>
    <w:rsid w:val="00802973"/>
    <w:rsid w:val="00803119"/>
    <w:rsid w:val="00804889"/>
    <w:rsid w:val="00804DC1"/>
    <w:rsid w:val="00805B93"/>
    <w:rsid w:val="00805CBE"/>
    <w:rsid w:val="00807A6C"/>
    <w:rsid w:val="0081026F"/>
    <w:rsid w:val="00810572"/>
    <w:rsid w:val="008115BF"/>
    <w:rsid w:val="00811F32"/>
    <w:rsid w:val="0081265C"/>
    <w:rsid w:val="00813710"/>
    <w:rsid w:val="008139ED"/>
    <w:rsid w:val="0081428A"/>
    <w:rsid w:val="008223E0"/>
    <w:rsid w:val="00825CA4"/>
    <w:rsid w:val="00826C1B"/>
    <w:rsid w:val="0082746F"/>
    <w:rsid w:val="008377DE"/>
    <w:rsid w:val="00837B9F"/>
    <w:rsid w:val="00840B08"/>
    <w:rsid w:val="008416BB"/>
    <w:rsid w:val="0084170E"/>
    <w:rsid w:val="00844A9E"/>
    <w:rsid w:val="00847834"/>
    <w:rsid w:val="00847F63"/>
    <w:rsid w:val="0085203C"/>
    <w:rsid w:val="00853CC1"/>
    <w:rsid w:val="0085400E"/>
    <w:rsid w:val="00855586"/>
    <w:rsid w:val="00864596"/>
    <w:rsid w:val="00865CC6"/>
    <w:rsid w:val="00866826"/>
    <w:rsid w:val="00870E1C"/>
    <w:rsid w:val="00872227"/>
    <w:rsid w:val="00874CD1"/>
    <w:rsid w:val="00874DEA"/>
    <w:rsid w:val="00876C0C"/>
    <w:rsid w:val="008779F0"/>
    <w:rsid w:val="00877F1B"/>
    <w:rsid w:val="00882551"/>
    <w:rsid w:val="00883433"/>
    <w:rsid w:val="00891AAA"/>
    <w:rsid w:val="00891C1E"/>
    <w:rsid w:val="00897AEE"/>
    <w:rsid w:val="008A05D5"/>
    <w:rsid w:val="008A07FC"/>
    <w:rsid w:val="008A0897"/>
    <w:rsid w:val="008A139C"/>
    <w:rsid w:val="008A1F29"/>
    <w:rsid w:val="008B097B"/>
    <w:rsid w:val="008B0E22"/>
    <w:rsid w:val="008B1285"/>
    <w:rsid w:val="008B272E"/>
    <w:rsid w:val="008B2A56"/>
    <w:rsid w:val="008B3C7C"/>
    <w:rsid w:val="008B40BD"/>
    <w:rsid w:val="008B731D"/>
    <w:rsid w:val="008C27AE"/>
    <w:rsid w:val="008C4BB8"/>
    <w:rsid w:val="008D399B"/>
    <w:rsid w:val="008D51EC"/>
    <w:rsid w:val="008E2CAC"/>
    <w:rsid w:val="008E3A1B"/>
    <w:rsid w:val="008E6DFE"/>
    <w:rsid w:val="008E75ED"/>
    <w:rsid w:val="008F1279"/>
    <w:rsid w:val="008F1F42"/>
    <w:rsid w:val="008F2C4D"/>
    <w:rsid w:val="008F7246"/>
    <w:rsid w:val="00900A04"/>
    <w:rsid w:val="00902209"/>
    <w:rsid w:val="00903EBD"/>
    <w:rsid w:val="009101E0"/>
    <w:rsid w:val="00910665"/>
    <w:rsid w:val="00912EFE"/>
    <w:rsid w:val="00912FB5"/>
    <w:rsid w:val="009151B1"/>
    <w:rsid w:val="009166BD"/>
    <w:rsid w:val="00920CF7"/>
    <w:rsid w:val="00923E7B"/>
    <w:rsid w:val="0092565B"/>
    <w:rsid w:val="00925D01"/>
    <w:rsid w:val="00926C3E"/>
    <w:rsid w:val="0093090E"/>
    <w:rsid w:val="00930A10"/>
    <w:rsid w:val="0093150F"/>
    <w:rsid w:val="00934FB8"/>
    <w:rsid w:val="00935C52"/>
    <w:rsid w:val="00936727"/>
    <w:rsid w:val="00943727"/>
    <w:rsid w:val="00943A7A"/>
    <w:rsid w:val="00943E67"/>
    <w:rsid w:val="00943EDA"/>
    <w:rsid w:val="00945733"/>
    <w:rsid w:val="009502A0"/>
    <w:rsid w:val="009503F4"/>
    <w:rsid w:val="0095040C"/>
    <w:rsid w:val="0095297D"/>
    <w:rsid w:val="00953879"/>
    <w:rsid w:val="00955CCA"/>
    <w:rsid w:val="009565B5"/>
    <w:rsid w:val="00956F83"/>
    <w:rsid w:val="00957A66"/>
    <w:rsid w:val="00957B88"/>
    <w:rsid w:val="00957BE5"/>
    <w:rsid w:val="009600DD"/>
    <w:rsid w:val="00962058"/>
    <w:rsid w:val="00970685"/>
    <w:rsid w:val="00970C34"/>
    <w:rsid w:val="00970EE2"/>
    <w:rsid w:val="009721B1"/>
    <w:rsid w:val="0097444F"/>
    <w:rsid w:val="00975A67"/>
    <w:rsid w:val="00976C7D"/>
    <w:rsid w:val="00976D0B"/>
    <w:rsid w:val="009811A5"/>
    <w:rsid w:val="00982FEC"/>
    <w:rsid w:val="00983A26"/>
    <w:rsid w:val="00985F56"/>
    <w:rsid w:val="00986BCD"/>
    <w:rsid w:val="00991938"/>
    <w:rsid w:val="009922BD"/>
    <w:rsid w:val="00993A0D"/>
    <w:rsid w:val="00993F4A"/>
    <w:rsid w:val="009943E5"/>
    <w:rsid w:val="009A0CD1"/>
    <w:rsid w:val="009A1328"/>
    <w:rsid w:val="009A1AE3"/>
    <w:rsid w:val="009A1E1A"/>
    <w:rsid w:val="009A2179"/>
    <w:rsid w:val="009A4276"/>
    <w:rsid w:val="009A49FD"/>
    <w:rsid w:val="009A56E0"/>
    <w:rsid w:val="009A5F00"/>
    <w:rsid w:val="009A65A8"/>
    <w:rsid w:val="009A6B2D"/>
    <w:rsid w:val="009B22BB"/>
    <w:rsid w:val="009B2BDE"/>
    <w:rsid w:val="009B2D3A"/>
    <w:rsid w:val="009B4A8D"/>
    <w:rsid w:val="009B6CDB"/>
    <w:rsid w:val="009B72E4"/>
    <w:rsid w:val="009C05DD"/>
    <w:rsid w:val="009C14BA"/>
    <w:rsid w:val="009C44AB"/>
    <w:rsid w:val="009C4FAF"/>
    <w:rsid w:val="009C51A8"/>
    <w:rsid w:val="009C6422"/>
    <w:rsid w:val="009C6592"/>
    <w:rsid w:val="009C6740"/>
    <w:rsid w:val="009D06E0"/>
    <w:rsid w:val="009D0F75"/>
    <w:rsid w:val="009D205D"/>
    <w:rsid w:val="009D302C"/>
    <w:rsid w:val="009D3807"/>
    <w:rsid w:val="009D48A7"/>
    <w:rsid w:val="009D5F3F"/>
    <w:rsid w:val="009D6533"/>
    <w:rsid w:val="009D74F1"/>
    <w:rsid w:val="009E09C3"/>
    <w:rsid w:val="009E2067"/>
    <w:rsid w:val="009E25C3"/>
    <w:rsid w:val="009E60E2"/>
    <w:rsid w:val="009E6FE0"/>
    <w:rsid w:val="009E7A4D"/>
    <w:rsid w:val="009F1195"/>
    <w:rsid w:val="009F1ECF"/>
    <w:rsid w:val="009F492D"/>
    <w:rsid w:val="009F4C4B"/>
    <w:rsid w:val="009F59CE"/>
    <w:rsid w:val="009F7553"/>
    <w:rsid w:val="00A01DEF"/>
    <w:rsid w:val="00A01F9D"/>
    <w:rsid w:val="00A03079"/>
    <w:rsid w:val="00A07828"/>
    <w:rsid w:val="00A07CCA"/>
    <w:rsid w:val="00A118D3"/>
    <w:rsid w:val="00A12E42"/>
    <w:rsid w:val="00A1458F"/>
    <w:rsid w:val="00A21BA4"/>
    <w:rsid w:val="00A254CF"/>
    <w:rsid w:val="00A25DE8"/>
    <w:rsid w:val="00A2669E"/>
    <w:rsid w:val="00A26D4C"/>
    <w:rsid w:val="00A27866"/>
    <w:rsid w:val="00A27AF7"/>
    <w:rsid w:val="00A34EFF"/>
    <w:rsid w:val="00A3579A"/>
    <w:rsid w:val="00A357D9"/>
    <w:rsid w:val="00A35C86"/>
    <w:rsid w:val="00A36952"/>
    <w:rsid w:val="00A37805"/>
    <w:rsid w:val="00A378D9"/>
    <w:rsid w:val="00A41967"/>
    <w:rsid w:val="00A45D9F"/>
    <w:rsid w:val="00A466AD"/>
    <w:rsid w:val="00A469B4"/>
    <w:rsid w:val="00A47C78"/>
    <w:rsid w:val="00A50BB4"/>
    <w:rsid w:val="00A51473"/>
    <w:rsid w:val="00A51BA5"/>
    <w:rsid w:val="00A51CA3"/>
    <w:rsid w:val="00A5670A"/>
    <w:rsid w:val="00A60F1E"/>
    <w:rsid w:val="00A612F7"/>
    <w:rsid w:val="00A6376D"/>
    <w:rsid w:val="00A63874"/>
    <w:rsid w:val="00A639D7"/>
    <w:rsid w:val="00A64563"/>
    <w:rsid w:val="00A65DCA"/>
    <w:rsid w:val="00A676EB"/>
    <w:rsid w:val="00A70F4C"/>
    <w:rsid w:val="00A74785"/>
    <w:rsid w:val="00A765BE"/>
    <w:rsid w:val="00A77E2D"/>
    <w:rsid w:val="00A806D3"/>
    <w:rsid w:val="00A80780"/>
    <w:rsid w:val="00A81738"/>
    <w:rsid w:val="00A817DD"/>
    <w:rsid w:val="00A82178"/>
    <w:rsid w:val="00A82DCE"/>
    <w:rsid w:val="00A84464"/>
    <w:rsid w:val="00A84C55"/>
    <w:rsid w:val="00A85F02"/>
    <w:rsid w:val="00A9059E"/>
    <w:rsid w:val="00A9143B"/>
    <w:rsid w:val="00A92E64"/>
    <w:rsid w:val="00A94B7D"/>
    <w:rsid w:val="00A9705F"/>
    <w:rsid w:val="00A9722A"/>
    <w:rsid w:val="00AA4310"/>
    <w:rsid w:val="00AA6F8B"/>
    <w:rsid w:val="00AA7C40"/>
    <w:rsid w:val="00AB0344"/>
    <w:rsid w:val="00AB24C4"/>
    <w:rsid w:val="00AB54B3"/>
    <w:rsid w:val="00AB5B6A"/>
    <w:rsid w:val="00AC049B"/>
    <w:rsid w:val="00AC075D"/>
    <w:rsid w:val="00AC1689"/>
    <w:rsid w:val="00AC1824"/>
    <w:rsid w:val="00AC3AA7"/>
    <w:rsid w:val="00AC5D85"/>
    <w:rsid w:val="00AD3516"/>
    <w:rsid w:val="00AD5C63"/>
    <w:rsid w:val="00AD6A7E"/>
    <w:rsid w:val="00AD6C31"/>
    <w:rsid w:val="00AD7437"/>
    <w:rsid w:val="00AD7926"/>
    <w:rsid w:val="00AE30A1"/>
    <w:rsid w:val="00AF2E8E"/>
    <w:rsid w:val="00AF3356"/>
    <w:rsid w:val="00AF4544"/>
    <w:rsid w:val="00AF4629"/>
    <w:rsid w:val="00AF6471"/>
    <w:rsid w:val="00AF766D"/>
    <w:rsid w:val="00B012FD"/>
    <w:rsid w:val="00B03748"/>
    <w:rsid w:val="00B03804"/>
    <w:rsid w:val="00B04E56"/>
    <w:rsid w:val="00B05917"/>
    <w:rsid w:val="00B065B0"/>
    <w:rsid w:val="00B0786A"/>
    <w:rsid w:val="00B11E31"/>
    <w:rsid w:val="00B1286A"/>
    <w:rsid w:val="00B144EE"/>
    <w:rsid w:val="00B177C3"/>
    <w:rsid w:val="00B17AB3"/>
    <w:rsid w:val="00B2067B"/>
    <w:rsid w:val="00B2088E"/>
    <w:rsid w:val="00B23D53"/>
    <w:rsid w:val="00B24BBC"/>
    <w:rsid w:val="00B25401"/>
    <w:rsid w:val="00B27B30"/>
    <w:rsid w:val="00B36261"/>
    <w:rsid w:val="00B3737F"/>
    <w:rsid w:val="00B379F9"/>
    <w:rsid w:val="00B37ACA"/>
    <w:rsid w:val="00B40352"/>
    <w:rsid w:val="00B40CD8"/>
    <w:rsid w:val="00B41BC0"/>
    <w:rsid w:val="00B435A6"/>
    <w:rsid w:val="00B446A2"/>
    <w:rsid w:val="00B44B67"/>
    <w:rsid w:val="00B44E95"/>
    <w:rsid w:val="00B4617A"/>
    <w:rsid w:val="00B4755E"/>
    <w:rsid w:val="00B47741"/>
    <w:rsid w:val="00B50F7A"/>
    <w:rsid w:val="00B52247"/>
    <w:rsid w:val="00B52D9C"/>
    <w:rsid w:val="00B54DBA"/>
    <w:rsid w:val="00B55FF7"/>
    <w:rsid w:val="00B56579"/>
    <w:rsid w:val="00B568A3"/>
    <w:rsid w:val="00B644E5"/>
    <w:rsid w:val="00B653CA"/>
    <w:rsid w:val="00B676C5"/>
    <w:rsid w:val="00B72CAB"/>
    <w:rsid w:val="00B73F03"/>
    <w:rsid w:val="00B77FA3"/>
    <w:rsid w:val="00B80C85"/>
    <w:rsid w:val="00B8184C"/>
    <w:rsid w:val="00B81852"/>
    <w:rsid w:val="00B8287E"/>
    <w:rsid w:val="00B83BA2"/>
    <w:rsid w:val="00B83D2E"/>
    <w:rsid w:val="00B8516C"/>
    <w:rsid w:val="00B856F6"/>
    <w:rsid w:val="00B8639A"/>
    <w:rsid w:val="00B8644D"/>
    <w:rsid w:val="00B86EC4"/>
    <w:rsid w:val="00B87B8F"/>
    <w:rsid w:val="00B87E2E"/>
    <w:rsid w:val="00B930A5"/>
    <w:rsid w:val="00B93A9E"/>
    <w:rsid w:val="00B93BCB"/>
    <w:rsid w:val="00B94490"/>
    <w:rsid w:val="00B94B63"/>
    <w:rsid w:val="00B957B2"/>
    <w:rsid w:val="00B958CE"/>
    <w:rsid w:val="00B95C84"/>
    <w:rsid w:val="00B97035"/>
    <w:rsid w:val="00BA1BD4"/>
    <w:rsid w:val="00BA2FDB"/>
    <w:rsid w:val="00BA7CFC"/>
    <w:rsid w:val="00BA7E69"/>
    <w:rsid w:val="00BB211A"/>
    <w:rsid w:val="00BB21FB"/>
    <w:rsid w:val="00BB2D50"/>
    <w:rsid w:val="00BB4CAB"/>
    <w:rsid w:val="00BB7213"/>
    <w:rsid w:val="00BC042E"/>
    <w:rsid w:val="00BC0569"/>
    <w:rsid w:val="00BC1433"/>
    <w:rsid w:val="00BC16CE"/>
    <w:rsid w:val="00BC6364"/>
    <w:rsid w:val="00BC6C44"/>
    <w:rsid w:val="00BD0163"/>
    <w:rsid w:val="00BD07D3"/>
    <w:rsid w:val="00BD41F5"/>
    <w:rsid w:val="00BD57B4"/>
    <w:rsid w:val="00BD5B1D"/>
    <w:rsid w:val="00BD77CD"/>
    <w:rsid w:val="00BE1AEC"/>
    <w:rsid w:val="00BE22E2"/>
    <w:rsid w:val="00BE3D1F"/>
    <w:rsid w:val="00BE3E91"/>
    <w:rsid w:val="00BE414D"/>
    <w:rsid w:val="00BE66A0"/>
    <w:rsid w:val="00BF0327"/>
    <w:rsid w:val="00BF1F5C"/>
    <w:rsid w:val="00BF2CFA"/>
    <w:rsid w:val="00BF3A3E"/>
    <w:rsid w:val="00BF3ED2"/>
    <w:rsid w:val="00BF4B9B"/>
    <w:rsid w:val="00BF57F6"/>
    <w:rsid w:val="00BF7FE3"/>
    <w:rsid w:val="00C024AF"/>
    <w:rsid w:val="00C0643E"/>
    <w:rsid w:val="00C07CB6"/>
    <w:rsid w:val="00C1220F"/>
    <w:rsid w:val="00C12F43"/>
    <w:rsid w:val="00C14116"/>
    <w:rsid w:val="00C1418E"/>
    <w:rsid w:val="00C147A9"/>
    <w:rsid w:val="00C1752B"/>
    <w:rsid w:val="00C17769"/>
    <w:rsid w:val="00C207C1"/>
    <w:rsid w:val="00C20840"/>
    <w:rsid w:val="00C21B5E"/>
    <w:rsid w:val="00C21EA0"/>
    <w:rsid w:val="00C24B47"/>
    <w:rsid w:val="00C24FC9"/>
    <w:rsid w:val="00C26631"/>
    <w:rsid w:val="00C30CB4"/>
    <w:rsid w:val="00C329E3"/>
    <w:rsid w:val="00C33C9F"/>
    <w:rsid w:val="00C35142"/>
    <w:rsid w:val="00C4055B"/>
    <w:rsid w:val="00C406EF"/>
    <w:rsid w:val="00C41727"/>
    <w:rsid w:val="00C42262"/>
    <w:rsid w:val="00C43E00"/>
    <w:rsid w:val="00C44440"/>
    <w:rsid w:val="00C51343"/>
    <w:rsid w:val="00C51BB1"/>
    <w:rsid w:val="00C5260E"/>
    <w:rsid w:val="00C538AA"/>
    <w:rsid w:val="00C56A94"/>
    <w:rsid w:val="00C5783B"/>
    <w:rsid w:val="00C6303E"/>
    <w:rsid w:val="00C66672"/>
    <w:rsid w:val="00C67F45"/>
    <w:rsid w:val="00C74DD7"/>
    <w:rsid w:val="00C772E1"/>
    <w:rsid w:val="00C7743B"/>
    <w:rsid w:val="00C809F5"/>
    <w:rsid w:val="00C8124E"/>
    <w:rsid w:val="00C85266"/>
    <w:rsid w:val="00C8638D"/>
    <w:rsid w:val="00C934DB"/>
    <w:rsid w:val="00C94704"/>
    <w:rsid w:val="00C97E60"/>
    <w:rsid w:val="00CA2D7C"/>
    <w:rsid w:val="00CA6585"/>
    <w:rsid w:val="00CA6BC9"/>
    <w:rsid w:val="00CA7363"/>
    <w:rsid w:val="00CB33FB"/>
    <w:rsid w:val="00CB43BB"/>
    <w:rsid w:val="00CB6ED7"/>
    <w:rsid w:val="00CB7993"/>
    <w:rsid w:val="00CC1F57"/>
    <w:rsid w:val="00CC4BC7"/>
    <w:rsid w:val="00CC5A32"/>
    <w:rsid w:val="00CC696F"/>
    <w:rsid w:val="00CC6C12"/>
    <w:rsid w:val="00CC7A2A"/>
    <w:rsid w:val="00CD0202"/>
    <w:rsid w:val="00CD29F9"/>
    <w:rsid w:val="00CD3575"/>
    <w:rsid w:val="00CD3B4F"/>
    <w:rsid w:val="00CD460C"/>
    <w:rsid w:val="00CD5974"/>
    <w:rsid w:val="00CD5B15"/>
    <w:rsid w:val="00CD6507"/>
    <w:rsid w:val="00CD7462"/>
    <w:rsid w:val="00CE0052"/>
    <w:rsid w:val="00CE2267"/>
    <w:rsid w:val="00CE34E2"/>
    <w:rsid w:val="00CE727A"/>
    <w:rsid w:val="00CF046C"/>
    <w:rsid w:val="00CF0522"/>
    <w:rsid w:val="00CF5E31"/>
    <w:rsid w:val="00CF7090"/>
    <w:rsid w:val="00D00124"/>
    <w:rsid w:val="00D00349"/>
    <w:rsid w:val="00D015E5"/>
    <w:rsid w:val="00D03520"/>
    <w:rsid w:val="00D0575C"/>
    <w:rsid w:val="00D05891"/>
    <w:rsid w:val="00D0744B"/>
    <w:rsid w:val="00D07604"/>
    <w:rsid w:val="00D104F9"/>
    <w:rsid w:val="00D14B9B"/>
    <w:rsid w:val="00D15BFD"/>
    <w:rsid w:val="00D163AE"/>
    <w:rsid w:val="00D1718D"/>
    <w:rsid w:val="00D17212"/>
    <w:rsid w:val="00D17394"/>
    <w:rsid w:val="00D177D9"/>
    <w:rsid w:val="00D17D68"/>
    <w:rsid w:val="00D20574"/>
    <w:rsid w:val="00D20D1B"/>
    <w:rsid w:val="00D24067"/>
    <w:rsid w:val="00D25C06"/>
    <w:rsid w:val="00D27463"/>
    <w:rsid w:val="00D27976"/>
    <w:rsid w:val="00D27DDE"/>
    <w:rsid w:val="00D3056A"/>
    <w:rsid w:val="00D33D31"/>
    <w:rsid w:val="00D3662B"/>
    <w:rsid w:val="00D36C40"/>
    <w:rsid w:val="00D370CF"/>
    <w:rsid w:val="00D372FA"/>
    <w:rsid w:val="00D418CE"/>
    <w:rsid w:val="00D43508"/>
    <w:rsid w:val="00D44D11"/>
    <w:rsid w:val="00D45854"/>
    <w:rsid w:val="00D466B2"/>
    <w:rsid w:val="00D47826"/>
    <w:rsid w:val="00D519FB"/>
    <w:rsid w:val="00D551B6"/>
    <w:rsid w:val="00D55E3B"/>
    <w:rsid w:val="00D56FED"/>
    <w:rsid w:val="00D62382"/>
    <w:rsid w:val="00D62A59"/>
    <w:rsid w:val="00D643D0"/>
    <w:rsid w:val="00D652A9"/>
    <w:rsid w:val="00D65A84"/>
    <w:rsid w:val="00D677E7"/>
    <w:rsid w:val="00D677F5"/>
    <w:rsid w:val="00D678EE"/>
    <w:rsid w:val="00D758AC"/>
    <w:rsid w:val="00D758D2"/>
    <w:rsid w:val="00D80310"/>
    <w:rsid w:val="00D80822"/>
    <w:rsid w:val="00D81095"/>
    <w:rsid w:val="00D828A7"/>
    <w:rsid w:val="00D82A91"/>
    <w:rsid w:val="00D86995"/>
    <w:rsid w:val="00D90035"/>
    <w:rsid w:val="00D9190F"/>
    <w:rsid w:val="00D91970"/>
    <w:rsid w:val="00D96927"/>
    <w:rsid w:val="00D9715A"/>
    <w:rsid w:val="00DA377E"/>
    <w:rsid w:val="00DA38B6"/>
    <w:rsid w:val="00DA3FF9"/>
    <w:rsid w:val="00DA4206"/>
    <w:rsid w:val="00DA421D"/>
    <w:rsid w:val="00DA5E60"/>
    <w:rsid w:val="00DA649D"/>
    <w:rsid w:val="00DB1579"/>
    <w:rsid w:val="00DB2B7C"/>
    <w:rsid w:val="00DB2DDF"/>
    <w:rsid w:val="00DB4758"/>
    <w:rsid w:val="00DB483E"/>
    <w:rsid w:val="00DB5C8C"/>
    <w:rsid w:val="00DB6213"/>
    <w:rsid w:val="00DC4BDA"/>
    <w:rsid w:val="00DC5C75"/>
    <w:rsid w:val="00DD3322"/>
    <w:rsid w:val="00DD3A4C"/>
    <w:rsid w:val="00DD56DE"/>
    <w:rsid w:val="00DD5DCB"/>
    <w:rsid w:val="00DD6799"/>
    <w:rsid w:val="00DD705D"/>
    <w:rsid w:val="00DE0698"/>
    <w:rsid w:val="00DE14F8"/>
    <w:rsid w:val="00DE1A25"/>
    <w:rsid w:val="00DE26C1"/>
    <w:rsid w:val="00DE308C"/>
    <w:rsid w:val="00DE4163"/>
    <w:rsid w:val="00DF0EF7"/>
    <w:rsid w:val="00DF1A69"/>
    <w:rsid w:val="00DF5EAB"/>
    <w:rsid w:val="00E00AA9"/>
    <w:rsid w:val="00E041C0"/>
    <w:rsid w:val="00E0474B"/>
    <w:rsid w:val="00E04986"/>
    <w:rsid w:val="00E04B72"/>
    <w:rsid w:val="00E06FEF"/>
    <w:rsid w:val="00E078B1"/>
    <w:rsid w:val="00E12569"/>
    <w:rsid w:val="00E16A6E"/>
    <w:rsid w:val="00E16C63"/>
    <w:rsid w:val="00E16CD9"/>
    <w:rsid w:val="00E17830"/>
    <w:rsid w:val="00E2059D"/>
    <w:rsid w:val="00E25244"/>
    <w:rsid w:val="00E25321"/>
    <w:rsid w:val="00E256DE"/>
    <w:rsid w:val="00E261D9"/>
    <w:rsid w:val="00E266CB"/>
    <w:rsid w:val="00E2721F"/>
    <w:rsid w:val="00E30F13"/>
    <w:rsid w:val="00E336A6"/>
    <w:rsid w:val="00E351CB"/>
    <w:rsid w:val="00E35DDB"/>
    <w:rsid w:val="00E3605B"/>
    <w:rsid w:val="00E366C9"/>
    <w:rsid w:val="00E429A3"/>
    <w:rsid w:val="00E43EB4"/>
    <w:rsid w:val="00E4592C"/>
    <w:rsid w:val="00E45E61"/>
    <w:rsid w:val="00E513BE"/>
    <w:rsid w:val="00E5525F"/>
    <w:rsid w:val="00E56FB8"/>
    <w:rsid w:val="00E5751F"/>
    <w:rsid w:val="00E6010E"/>
    <w:rsid w:val="00E60A60"/>
    <w:rsid w:val="00E61A0A"/>
    <w:rsid w:val="00E61DDB"/>
    <w:rsid w:val="00E62D9D"/>
    <w:rsid w:val="00E637E1"/>
    <w:rsid w:val="00E63EC5"/>
    <w:rsid w:val="00E64664"/>
    <w:rsid w:val="00E70741"/>
    <w:rsid w:val="00E722B1"/>
    <w:rsid w:val="00E73640"/>
    <w:rsid w:val="00E747DF"/>
    <w:rsid w:val="00E76728"/>
    <w:rsid w:val="00E7742B"/>
    <w:rsid w:val="00E80A20"/>
    <w:rsid w:val="00E80C6E"/>
    <w:rsid w:val="00E842B1"/>
    <w:rsid w:val="00E84504"/>
    <w:rsid w:val="00E85D43"/>
    <w:rsid w:val="00E863E1"/>
    <w:rsid w:val="00E86C18"/>
    <w:rsid w:val="00E8722A"/>
    <w:rsid w:val="00E93795"/>
    <w:rsid w:val="00E951D1"/>
    <w:rsid w:val="00E9765F"/>
    <w:rsid w:val="00E97AA3"/>
    <w:rsid w:val="00EA10C4"/>
    <w:rsid w:val="00EA298E"/>
    <w:rsid w:val="00EA30A7"/>
    <w:rsid w:val="00EA3872"/>
    <w:rsid w:val="00EA396D"/>
    <w:rsid w:val="00EA550D"/>
    <w:rsid w:val="00EA6E18"/>
    <w:rsid w:val="00EB07C6"/>
    <w:rsid w:val="00EB0BF2"/>
    <w:rsid w:val="00EB3E83"/>
    <w:rsid w:val="00EB591E"/>
    <w:rsid w:val="00EC0008"/>
    <w:rsid w:val="00EC0BD7"/>
    <w:rsid w:val="00EC0F55"/>
    <w:rsid w:val="00EC1BA6"/>
    <w:rsid w:val="00EC3DF6"/>
    <w:rsid w:val="00EC50FE"/>
    <w:rsid w:val="00EC5C1D"/>
    <w:rsid w:val="00EC7CB4"/>
    <w:rsid w:val="00ED4958"/>
    <w:rsid w:val="00ED4B0A"/>
    <w:rsid w:val="00ED4F62"/>
    <w:rsid w:val="00ED513A"/>
    <w:rsid w:val="00ED5ACB"/>
    <w:rsid w:val="00EE34A7"/>
    <w:rsid w:val="00EE3503"/>
    <w:rsid w:val="00EF0703"/>
    <w:rsid w:val="00EF26D1"/>
    <w:rsid w:val="00EF2EFB"/>
    <w:rsid w:val="00EF3A5F"/>
    <w:rsid w:val="00EF4921"/>
    <w:rsid w:val="00EF4FF4"/>
    <w:rsid w:val="00EF6725"/>
    <w:rsid w:val="00F05F70"/>
    <w:rsid w:val="00F06E11"/>
    <w:rsid w:val="00F11E68"/>
    <w:rsid w:val="00F12A30"/>
    <w:rsid w:val="00F25F42"/>
    <w:rsid w:val="00F31685"/>
    <w:rsid w:val="00F35236"/>
    <w:rsid w:val="00F36992"/>
    <w:rsid w:val="00F37069"/>
    <w:rsid w:val="00F3769B"/>
    <w:rsid w:val="00F37A38"/>
    <w:rsid w:val="00F42B2B"/>
    <w:rsid w:val="00F510EF"/>
    <w:rsid w:val="00F525C3"/>
    <w:rsid w:val="00F52A04"/>
    <w:rsid w:val="00F5363D"/>
    <w:rsid w:val="00F54598"/>
    <w:rsid w:val="00F57F01"/>
    <w:rsid w:val="00F60071"/>
    <w:rsid w:val="00F6290A"/>
    <w:rsid w:val="00F657A3"/>
    <w:rsid w:val="00F67535"/>
    <w:rsid w:val="00F67AA9"/>
    <w:rsid w:val="00F70E41"/>
    <w:rsid w:val="00F72183"/>
    <w:rsid w:val="00F74AFA"/>
    <w:rsid w:val="00F809E4"/>
    <w:rsid w:val="00F81FD2"/>
    <w:rsid w:val="00F8337D"/>
    <w:rsid w:val="00F84DB2"/>
    <w:rsid w:val="00F904B6"/>
    <w:rsid w:val="00F92184"/>
    <w:rsid w:val="00F94843"/>
    <w:rsid w:val="00F95238"/>
    <w:rsid w:val="00F95DE1"/>
    <w:rsid w:val="00F962F5"/>
    <w:rsid w:val="00FA146D"/>
    <w:rsid w:val="00FA1811"/>
    <w:rsid w:val="00FA1B0E"/>
    <w:rsid w:val="00FA25E8"/>
    <w:rsid w:val="00FA261A"/>
    <w:rsid w:val="00FA2ABC"/>
    <w:rsid w:val="00FA3B15"/>
    <w:rsid w:val="00FA3B5D"/>
    <w:rsid w:val="00FA3E54"/>
    <w:rsid w:val="00FA48BA"/>
    <w:rsid w:val="00FA72E1"/>
    <w:rsid w:val="00FA7F2C"/>
    <w:rsid w:val="00FB05BC"/>
    <w:rsid w:val="00FB2FB7"/>
    <w:rsid w:val="00FB7704"/>
    <w:rsid w:val="00FC2FBB"/>
    <w:rsid w:val="00FC31EA"/>
    <w:rsid w:val="00FC41D2"/>
    <w:rsid w:val="00FC4BC2"/>
    <w:rsid w:val="00FC57E6"/>
    <w:rsid w:val="00FC6074"/>
    <w:rsid w:val="00FC6187"/>
    <w:rsid w:val="00FC76FE"/>
    <w:rsid w:val="00FD25DD"/>
    <w:rsid w:val="00FD2795"/>
    <w:rsid w:val="00FD3C8F"/>
    <w:rsid w:val="00FD7374"/>
    <w:rsid w:val="00FD782D"/>
    <w:rsid w:val="00FE0C60"/>
    <w:rsid w:val="00FE21D2"/>
    <w:rsid w:val="00FE41E8"/>
    <w:rsid w:val="00FE4751"/>
    <w:rsid w:val="00FE4A75"/>
    <w:rsid w:val="00FE5AC5"/>
    <w:rsid w:val="00FE7C0B"/>
    <w:rsid w:val="00FF3612"/>
    <w:rsid w:val="00FF4B0A"/>
    <w:rsid w:val="00FF5C8F"/>
    <w:rsid w:val="05F454E1"/>
    <w:rsid w:val="087F877F"/>
    <w:rsid w:val="09609A5F"/>
    <w:rsid w:val="0ECF14E1"/>
    <w:rsid w:val="1105BBB9"/>
    <w:rsid w:val="11F90C9C"/>
    <w:rsid w:val="16982FC7"/>
    <w:rsid w:val="1BAD31F0"/>
    <w:rsid w:val="1C6C065F"/>
    <w:rsid w:val="234FEDCB"/>
    <w:rsid w:val="25FC0060"/>
    <w:rsid w:val="27AB31FF"/>
    <w:rsid w:val="2810BDD7"/>
    <w:rsid w:val="28AF33AA"/>
    <w:rsid w:val="29B03FFD"/>
    <w:rsid w:val="2BCC229E"/>
    <w:rsid w:val="2F011EEC"/>
    <w:rsid w:val="31FFF014"/>
    <w:rsid w:val="32862ECA"/>
    <w:rsid w:val="3EEF94A9"/>
    <w:rsid w:val="41103FE1"/>
    <w:rsid w:val="48272A2C"/>
    <w:rsid w:val="4C96BA87"/>
    <w:rsid w:val="4EACCBA1"/>
    <w:rsid w:val="541C677D"/>
    <w:rsid w:val="56A25780"/>
    <w:rsid w:val="5954C01F"/>
    <w:rsid w:val="5D43B0E8"/>
    <w:rsid w:val="62DB7D45"/>
    <w:rsid w:val="65EF820B"/>
    <w:rsid w:val="667C2B8D"/>
    <w:rsid w:val="677F2511"/>
    <w:rsid w:val="67FBA165"/>
    <w:rsid w:val="6B3B3AAB"/>
    <w:rsid w:val="6CC32CA4"/>
    <w:rsid w:val="6FC53459"/>
    <w:rsid w:val="712E1629"/>
    <w:rsid w:val="74DD5C15"/>
    <w:rsid w:val="7A7EE240"/>
    <w:rsid w:val="7D6FF87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C69DD7D"/>
  <w15:chartTrackingRefBased/>
  <w15:docId w15:val="{AFA0D811-4D8E-414D-826C-24D77DBEB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7A9"/>
  </w:style>
  <w:style w:type="paragraph" w:styleId="Heading1">
    <w:name w:val="heading 1"/>
    <w:basedOn w:val="Normal"/>
    <w:link w:val="Heading1Char"/>
    <w:uiPriority w:val="9"/>
    <w:qFormat/>
    <w:rsid w:val="001A467D"/>
    <w:pPr>
      <w:spacing w:line="480" w:lineRule="auto"/>
      <w:jc w:val="center"/>
      <w:outlineLvl w:val="0"/>
    </w:pPr>
    <w:rPr>
      <w:rFonts w:ascii="Arial" w:hAnsi="Arial" w:cs="Arial"/>
      <w:b/>
      <w:sz w:val="22"/>
      <w:szCs w:val="22"/>
    </w:rPr>
  </w:style>
  <w:style w:type="paragraph" w:styleId="Heading2">
    <w:name w:val="heading 2"/>
    <w:basedOn w:val="Normal"/>
    <w:next w:val="Normal"/>
    <w:link w:val="Heading2Char"/>
    <w:uiPriority w:val="9"/>
    <w:unhideWhenUsed/>
    <w:qFormat/>
    <w:rsid w:val="00D9190F"/>
    <w:pPr>
      <w:spacing w:line="480" w:lineRule="auto"/>
      <w:outlineLvl w:val="1"/>
    </w:pPr>
    <w:rPr>
      <w:rFonts w:ascii="Arial" w:hAnsi="Arial" w:cs="Arial"/>
      <w:bCs/>
      <w:cap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82178"/>
    <w:rPr>
      <w:color w:val="0563C1" w:themeColor="hyperlink"/>
      <w:u w:val="single"/>
    </w:rPr>
  </w:style>
  <w:style w:type="character" w:styleId="UnresolvedMention">
    <w:name w:val="Unresolved Mention"/>
    <w:basedOn w:val="DefaultParagraphFont"/>
    <w:uiPriority w:val="99"/>
    <w:semiHidden/>
    <w:unhideWhenUsed/>
    <w:rsid w:val="00A82178"/>
    <w:rPr>
      <w:color w:val="605E5C"/>
      <w:shd w:val="clear" w:color="auto" w:fill="E1DFDD"/>
    </w:rPr>
  </w:style>
  <w:style w:type="character" w:customStyle="1" w:styleId="Heading1Char">
    <w:name w:val="Heading 1 Char"/>
    <w:basedOn w:val="DefaultParagraphFont"/>
    <w:link w:val="Heading1"/>
    <w:uiPriority w:val="9"/>
    <w:rsid w:val="001A467D"/>
    <w:rPr>
      <w:rFonts w:ascii="Arial" w:hAnsi="Arial" w:cs="Arial"/>
      <w:b/>
      <w:sz w:val="22"/>
      <w:szCs w:val="22"/>
    </w:rPr>
  </w:style>
  <w:style w:type="character" w:customStyle="1" w:styleId="title-text">
    <w:name w:val="title-text"/>
    <w:basedOn w:val="DefaultParagraphFont"/>
    <w:rsid w:val="003E0F4C"/>
  </w:style>
  <w:style w:type="paragraph" w:styleId="ListParagraph">
    <w:name w:val="List Paragraph"/>
    <w:basedOn w:val="Normal"/>
    <w:link w:val="ListParagraphChar"/>
    <w:uiPriority w:val="1"/>
    <w:qFormat/>
    <w:rsid w:val="003E0F4C"/>
    <w:pPr>
      <w:ind w:left="720"/>
      <w:contextualSpacing/>
    </w:pPr>
  </w:style>
  <w:style w:type="character" w:styleId="FollowedHyperlink">
    <w:name w:val="FollowedHyperlink"/>
    <w:basedOn w:val="DefaultParagraphFont"/>
    <w:uiPriority w:val="99"/>
    <w:semiHidden/>
    <w:unhideWhenUsed/>
    <w:rsid w:val="00B24BBC"/>
    <w:rPr>
      <w:color w:val="954F72" w:themeColor="followedHyperlink"/>
      <w:u w:val="single"/>
    </w:rPr>
  </w:style>
  <w:style w:type="character" w:styleId="CommentReference">
    <w:name w:val="annotation reference"/>
    <w:basedOn w:val="DefaultParagraphFont"/>
    <w:uiPriority w:val="99"/>
    <w:semiHidden/>
    <w:unhideWhenUsed/>
    <w:rsid w:val="0072279C"/>
    <w:rPr>
      <w:sz w:val="16"/>
      <w:szCs w:val="16"/>
    </w:rPr>
  </w:style>
  <w:style w:type="paragraph" w:styleId="CommentText">
    <w:name w:val="annotation text"/>
    <w:basedOn w:val="Normal"/>
    <w:link w:val="CommentTextChar"/>
    <w:uiPriority w:val="99"/>
    <w:unhideWhenUsed/>
    <w:rsid w:val="00E97AA3"/>
    <w:rPr>
      <w:sz w:val="20"/>
      <w:szCs w:val="20"/>
    </w:rPr>
  </w:style>
  <w:style w:type="character" w:customStyle="1" w:styleId="CommentTextChar">
    <w:name w:val="Comment Text Char"/>
    <w:basedOn w:val="DefaultParagraphFont"/>
    <w:link w:val="CommentText"/>
    <w:uiPriority w:val="99"/>
    <w:rsid w:val="0072279C"/>
    <w:rPr>
      <w:sz w:val="20"/>
      <w:szCs w:val="20"/>
    </w:rPr>
  </w:style>
  <w:style w:type="paragraph" w:styleId="CommentSubject">
    <w:name w:val="annotation subject"/>
    <w:basedOn w:val="CommentText"/>
    <w:next w:val="CommentText"/>
    <w:link w:val="CommentSubjectChar"/>
    <w:uiPriority w:val="99"/>
    <w:semiHidden/>
    <w:unhideWhenUsed/>
    <w:rsid w:val="0072279C"/>
    <w:rPr>
      <w:b/>
      <w:bCs/>
    </w:rPr>
  </w:style>
  <w:style w:type="character" w:customStyle="1" w:styleId="CommentSubjectChar">
    <w:name w:val="Comment Subject Char"/>
    <w:basedOn w:val="CommentTextChar"/>
    <w:link w:val="CommentSubject"/>
    <w:uiPriority w:val="99"/>
    <w:semiHidden/>
    <w:rsid w:val="0072279C"/>
    <w:rPr>
      <w:b/>
      <w:bCs/>
      <w:sz w:val="20"/>
      <w:szCs w:val="20"/>
    </w:rPr>
  </w:style>
  <w:style w:type="paragraph" w:styleId="Revision">
    <w:name w:val="Revision"/>
    <w:hidden/>
    <w:uiPriority w:val="99"/>
    <w:semiHidden/>
    <w:rsid w:val="0072279C"/>
  </w:style>
  <w:style w:type="paragraph" w:styleId="BalloonText">
    <w:name w:val="Balloon Text"/>
    <w:basedOn w:val="Normal"/>
    <w:link w:val="BalloonTextChar"/>
    <w:uiPriority w:val="99"/>
    <w:semiHidden/>
    <w:unhideWhenUsed/>
    <w:rsid w:val="007227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2279C"/>
    <w:rPr>
      <w:rFonts w:ascii="Segoe UI" w:hAnsi="Segoe UI" w:cs="Segoe UI"/>
      <w:sz w:val="18"/>
      <w:szCs w:val="18"/>
    </w:rPr>
  </w:style>
  <w:style w:type="character" w:customStyle="1" w:styleId="Heading2Char">
    <w:name w:val="Heading 2 Char"/>
    <w:basedOn w:val="DefaultParagraphFont"/>
    <w:link w:val="Heading2"/>
    <w:uiPriority w:val="9"/>
    <w:rsid w:val="00D9190F"/>
    <w:rPr>
      <w:rFonts w:ascii="Arial" w:hAnsi="Arial" w:cs="Arial"/>
      <w:bCs/>
      <w:caps/>
      <w:sz w:val="22"/>
      <w:szCs w:val="22"/>
    </w:rPr>
  </w:style>
  <w:style w:type="paragraph" w:styleId="Header">
    <w:name w:val="header"/>
    <w:basedOn w:val="Normal"/>
    <w:link w:val="HeaderChar"/>
    <w:uiPriority w:val="99"/>
    <w:unhideWhenUsed/>
    <w:rsid w:val="00F25F42"/>
    <w:pPr>
      <w:tabs>
        <w:tab w:val="center" w:pos="4680"/>
        <w:tab w:val="right" w:pos="9360"/>
      </w:tabs>
    </w:pPr>
  </w:style>
  <w:style w:type="character" w:customStyle="1" w:styleId="HeaderChar">
    <w:name w:val="Header Char"/>
    <w:basedOn w:val="DefaultParagraphFont"/>
    <w:link w:val="Header"/>
    <w:uiPriority w:val="99"/>
    <w:rsid w:val="00F25F42"/>
  </w:style>
  <w:style w:type="paragraph" w:styleId="Footer">
    <w:name w:val="footer"/>
    <w:basedOn w:val="Normal"/>
    <w:link w:val="FooterChar"/>
    <w:uiPriority w:val="99"/>
    <w:unhideWhenUsed/>
    <w:rsid w:val="00F25F42"/>
    <w:pPr>
      <w:tabs>
        <w:tab w:val="center" w:pos="4680"/>
        <w:tab w:val="right" w:pos="9360"/>
      </w:tabs>
    </w:pPr>
  </w:style>
  <w:style w:type="character" w:customStyle="1" w:styleId="FooterChar">
    <w:name w:val="Footer Char"/>
    <w:basedOn w:val="DefaultParagraphFont"/>
    <w:link w:val="Footer"/>
    <w:uiPriority w:val="99"/>
    <w:rsid w:val="00F25F42"/>
  </w:style>
  <w:style w:type="character" w:styleId="LineNumber">
    <w:name w:val="line number"/>
    <w:basedOn w:val="DefaultParagraphFont"/>
    <w:uiPriority w:val="99"/>
    <w:semiHidden/>
    <w:unhideWhenUsed/>
    <w:rsid w:val="007B7F66"/>
  </w:style>
  <w:style w:type="character" w:styleId="PlaceholderText">
    <w:name w:val="Placeholder Text"/>
    <w:basedOn w:val="DefaultParagraphFont"/>
    <w:uiPriority w:val="99"/>
    <w:semiHidden/>
    <w:rsid w:val="00D758AC"/>
    <w:rPr>
      <w:color w:val="808080"/>
    </w:rPr>
  </w:style>
  <w:style w:type="paragraph" w:customStyle="1" w:styleId="EndNoteBibliographyTitle">
    <w:name w:val="EndNote Bibliography Title"/>
    <w:basedOn w:val="Normal"/>
    <w:link w:val="EndNoteBibliographyTitleChar"/>
    <w:rsid w:val="00D43508"/>
    <w:pPr>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D43508"/>
    <w:rPr>
      <w:rFonts w:ascii="Calibri" w:hAnsi="Calibri" w:cs="Calibri"/>
      <w:noProof/>
    </w:rPr>
  </w:style>
  <w:style w:type="paragraph" w:customStyle="1" w:styleId="EndNoteBibliography">
    <w:name w:val="EndNote Bibliography"/>
    <w:basedOn w:val="Normal"/>
    <w:link w:val="EndNoteBibliographyChar"/>
    <w:rsid w:val="00D43508"/>
    <w:rPr>
      <w:rFonts w:ascii="Calibri" w:hAnsi="Calibri" w:cs="Calibri"/>
      <w:noProof/>
    </w:rPr>
  </w:style>
  <w:style w:type="character" w:customStyle="1" w:styleId="EndNoteBibliographyChar">
    <w:name w:val="EndNote Bibliography Char"/>
    <w:basedOn w:val="DefaultParagraphFont"/>
    <w:link w:val="EndNoteBibliography"/>
    <w:rsid w:val="00D43508"/>
    <w:rPr>
      <w:rFonts w:ascii="Calibri" w:hAnsi="Calibri" w:cs="Calibri"/>
      <w:noProof/>
    </w:rPr>
  </w:style>
  <w:style w:type="character" w:customStyle="1" w:styleId="ListParagraphChar">
    <w:name w:val="List Paragraph Char"/>
    <w:basedOn w:val="DefaultParagraphFont"/>
    <w:link w:val="ListParagraph"/>
    <w:uiPriority w:val="1"/>
    <w:rsid w:val="00290330"/>
  </w:style>
  <w:style w:type="table" w:styleId="TableGrid">
    <w:name w:val="Table Grid"/>
    <w:basedOn w:val="TableNormal"/>
    <w:uiPriority w:val="39"/>
    <w:rsid w:val="00290330"/>
    <w:rPr>
      <w:rFonts w:eastAsia="PMingLiU"/>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29101">
      <w:bodyDiv w:val="1"/>
      <w:marLeft w:val="0"/>
      <w:marRight w:val="0"/>
      <w:marTop w:val="0"/>
      <w:marBottom w:val="0"/>
      <w:divBdr>
        <w:top w:val="none" w:sz="0" w:space="0" w:color="auto"/>
        <w:left w:val="none" w:sz="0" w:space="0" w:color="auto"/>
        <w:bottom w:val="none" w:sz="0" w:space="0" w:color="auto"/>
        <w:right w:val="none" w:sz="0" w:space="0" w:color="auto"/>
      </w:divBdr>
    </w:div>
    <w:div w:id="420875832">
      <w:bodyDiv w:val="1"/>
      <w:marLeft w:val="0"/>
      <w:marRight w:val="0"/>
      <w:marTop w:val="0"/>
      <w:marBottom w:val="0"/>
      <w:divBdr>
        <w:top w:val="none" w:sz="0" w:space="0" w:color="auto"/>
        <w:left w:val="none" w:sz="0" w:space="0" w:color="auto"/>
        <w:bottom w:val="none" w:sz="0" w:space="0" w:color="auto"/>
        <w:right w:val="none" w:sz="0" w:space="0" w:color="auto"/>
      </w:divBdr>
    </w:div>
    <w:div w:id="480387544">
      <w:bodyDiv w:val="1"/>
      <w:marLeft w:val="0"/>
      <w:marRight w:val="0"/>
      <w:marTop w:val="0"/>
      <w:marBottom w:val="0"/>
      <w:divBdr>
        <w:top w:val="none" w:sz="0" w:space="0" w:color="auto"/>
        <w:left w:val="none" w:sz="0" w:space="0" w:color="auto"/>
        <w:bottom w:val="none" w:sz="0" w:space="0" w:color="auto"/>
        <w:right w:val="none" w:sz="0" w:space="0" w:color="auto"/>
      </w:divBdr>
    </w:div>
    <w:div w:id="545028352">
      <w:bodyDiv w:val="1"/>
      <w:marLeft w:val="0"/>
      <w:marRight w:val="0"/>
      <w:marTop w:val="0"/>
      <w:marBottom w:val="0"/>
      <w:divBdr>
        <w:top w:val="none" w:sz="0" w:space="0" w:color="auto"/>
        <w:left w:val="none" w:sz="0" w:space="0" w:color="auto"/>
        <w:bottom w:val="none" w:sz="0" w:space="0" w:color="auto"/>
        <w:right w:val="none" w:sz="0" w:space="0" w:color="auto"/>
      </w:divBdr>
    </w:div>
    <w:div w:id="630399467">
      <w:bodyDiv w:val="1"/>
      <w:marLeft w:val="0"/>
      <w:marRight w:val="0"/>
      <w:marTop w:val="0"/>
      <w:marBottom w:val="0"/>
      <w:divBdr>
        <w:top w:val="none" w:sz="0" w:space="0" w:color="auto"/>
        <w:left w:val="none" w:sz="0" w:space="0" w:color="auto"/>
        <w:bottom w:val="none" w:sz="0" w:space="0" w:color="auto"/>
        <w:right w:val="none" w:sz="0" w:space="0" w:color="auto"/>
      </w:divBdr>
    </w:div>
    <w:div w:id="641157511">
      <w:bodyDiv w:val="1"/>
      <w:marLeft w:val="0"/>
      <w:marRight w:val="0"/>
      <w:marTop w:val="0"/>
      <w:marBottom w:val="0"/>
      <w:divBdr>
        <w:top w:val="none" w:sz="0" w:space="0" w:color="auto"/>
        <w:left w:val="none" w:sz="0" w:space="0" w:color="auto"/>
        <w:bottom w:val="none" w:sz="0" w:space="0" w:color="auto"/>
        <w:right w:val="none" w:sz="0" w:space="0" w:color="auto"/>
      </w:divBdr>
    </w:div>
    <w:div w:id="679241429">
      <w:bodyDiv w:val="1"/>
      <w:marLeft w:val="0"/>
      <w:marRight w:val="0"/>
      <w:marTop w:val="0"/>
      <w:marBottom w:val="0"/>
      <w:divBdr>
        <w:top w:val="none" w:sz="0" w:space="0" w:color="auto"/>
        <w:left w:val="none" w:sz="0" w:space="0" w:color="auto"/>
        <w:bottom w:val="none" w:sz="0" w:space="0" w:color="auto"/>
        <w:right w:val="none" w:sz="0" w:space="0" w:color="auto"/>
      </w:divBdr>
    </w:div>
    <w:div w:id="739406097">
      <w:bodyDiv w:val="1"/>
      <w:marLeft w:val="0"/>
      <w:marRight w:val="0"/>
      <w:marTop w:val="0"/>
      <w:marBottom w:val="0"/>
      <w:divBdr>
        <w:top w:val="none" w:sz="0" w:space="0" w:color="auto"/>
        <w:left w:val="none" w:sz="0" w:space="0" w:color="auto"/>
        <w:bottom w:val="none" w:sz="0" w:space="0" w:color="auto"/>
        <w:right w:val="none" w:sz="0" w:space="0" w:color="auto"/>
      </w:divBdr>
    </w:div>
    <w:div w:id="869031159">
      <w:bodyDiv w:val="1"/>
      <w:marLeft w:val="0"/>
      <w:marRight w:val="0"/>
      <w:marTop w:val="0"/>
      <w:marBottom w:val="0"/>
      <w:divBdr>
        <w:top w:val="none" w:sz="0" w:space="0" w:color="auto"/>
        <w:left w:val="none" w:sz="0" w:space="0" w:color="auto"/>
        <w:bottom w:val="none" w:sz="0" w:space="0" w:color="auto"/>
        <w:right w:val="none" w:sz="0" w:space="0" w:color="auto"/>
      </w:divBdr>
    </w:div>
    <w:div w:id="875311797">
      <w:bodyDiv w:val="1"/>
      <w:marLeft w:val="0"/>
      <w:marRight w:val="0"/>
      <w:marTop w:val="0"/>
      <w:marBottom w:val="0"/>
      <w:divBdr>
        <w:top w:val="none" w:sz="0" w:space="0" w:color="auto"/>
        <w:left w:val="none" w:sz="0" w:space="0" w:color="auto"/>
        <w:bottom w:val="none" w:sz="0" w:space="0" w:color="auto"/>
        <w:right w:val="none" w:sz="0" w:space="0" w:color="auto"/>
      </w:divBdr>
    </w:div>
    <w:div w:id="925769667">
      <w:bodyDiv w:val="1"/>
      <w:marLeft w:val="0"/>
      <w:marRight w:val="0"/>
      <w:marTop w:val="0"/>
      <w:marBottom w:val="0"/>
      <w:divBdr>
        <w:top w:val="none" w:sz="0" w:space="0" w:color="auto"/>
        <w:left w:val="none" w:sz="0" w:space="0" w:color="auto"/>
        <w:bottom w:val="none" w:sz="0" w:space="0" w:color="auto"/>
        <w:right w:val="none" w:sz="0" w:space="0" w:color="auto"/>
      </w:divBdr>
    </w:div>
    <w:div w:id="976880015">
      <w:bodyDiv w:val="1"/>
      <w:marLeft w:val="0"/>
      <w:marRight w:val="0"/>
      <w:marTop w:val="0"/>
      <w:marBottom w:val="0"/>
      <w:divBdr>
        <w:top w:val="none" w:sz="0" w:space="0" w:color="auto"/>
        <w:left w:val="none" w:sz="0" w:space="0" w:color="auto"/>
        <w:bottom w:val="none" w:sz="0" w:space="0" w:color="auto"/>
        <w:right w:val="none" w:sz="0" w:space="0" w:color="auto"/>
      </w:divBdr>
    </w:div>
    <w:div w:id="1024818682">
      <w:bodyDiv w:val="1"/>
      <w:marLeft w:val="0"/>
      <w:marRight w:val="0"/>
      <w:marTop w:val="0"/>
      <w:marBottom w:val="0"/>
      <w:divBdr>
        <w:top w:val="none" w:sz="0" w:space="0" w:color="auto"/>
        <w:left w:val="none" w:sz="0" w:space="0" w:color="auto"/>
        <w:bottom w:val="none" w:sz="0" w:space="0" w:color="auto"/>
        <w:right w:val="none" w:sz="0" w:space="0" w:color="auto"/>
      </w:divBdr>
    </w:div>
    <w:div w:id="1163740662">
      <w:bodyDiv w:val="1"/>
      <w:marLeft w:val="0"/>
      <w:marRight w:val="0"/>
      <w:marTop w:val="0"/>
      <w:marBottom w:val="0"/>
      <w:divBdr>
        <w:top w:val="none" w:sz="0" w:space="0" w:color="auto"/>
        <w:left w:val="none" w:sz="0" w:space="0" w:color="auto"/>
        <w:bottom w:val="none" w:sz="0" w:space="0" w:color="auto"/>
        <w:right w:val="none" w:sz="0" w:space="0" w:color="auto"/>
      </w:divBdr>
    </w:div>
    <w:div w:id="1242717604">
      <w:bodyDiv w:val="1"/>
      <w:marLeft w:val="0"/>
      <w:marRight w:val="0"/>
      <w:marTop w:val="0"/>
      <w:marBottom w:val="0"/>
      <w:divBdr>
        <w:top w:val="none" w:sz="0" w:space="0" w:color="auto"/>
        <w:left w:val="none" w:sz="0" w:space="0" w:color="auto"/>
        <w:bottom w:val="none" w:sz="0" w:space="0" w:color="auto"/>
        <w:right w:val="none" w:sz="0" w:space="0" w:color="auto"/>
      </w:divBdr>
    </w:div>
    <w:div w:id="1270628326">
      <w:bodyDiv w:val="1"/>
      <w:marLeft w:val="0"/>
      <w:marRight w:val="0"/>
      <w:marTop w:val="0"/>
      <w:marBottom w:val="0"/>
      <w:divBdr>
        <w:top w:val="none" w:sz="0" w:space="0" w:color="auto"/>
        <w:left w:val="none" w:sz="0" w:space="0" w:color="auto"/>
        <w:bottom w:val="none" w:sz="0" w:space="0" w:color="auto"/>
        <w:right w:val="none" w:sz="0" w:space="0" w:color="auto"/>
      </w:divBdr>
    </w:div>
    <w:div w:id="1409770933">
      <w:bodyDiv w:val="1"/>
      <w:marLeft w:val="0"/>
      <w:marRight w:val="0"/>
      <w:marTop w:val="0"/>
      <w:marBottom w:val="0"/>
      <w:divBdr>
        <w:top w:val="none" w:sz="0" w:space="0" w:color="auto"/>
        <w:left w:val="none" w:sz="0" w:space="0" w:color="auto"/>
        <w:bottom w:val="none" w:sz="0" w:space="0" w:color="auto"/>
        <w:right w:val="none" w:sz="0" w:space="0" w:color="auto"/>
      </w:divBdr>
    </w:div>
    <w:div w:id="1438403492">
      <w:bodyDiv w:val="1"/>
      <w:marLeft w:val="0"/>
      <w:marRight w:val="0"/>
      <w:marTop w:val="0"/>
      <w:marBottom w:val="0"/>
      <w:divBdr>
        <w:top w:val="none" w:sz="0" w:space="0" w:color="auto"/>
        <w:left w:val="none" w:sz="0" w:space="0" w:color="auto"/>
        <w:bottom w:val="none" w:sz="0" w:space="0" w:color="auto"/>
        <w:right w:val="none" w:sz="0" w:space="0" w:color="auto"/>
      </w:divBdr>
    </w:div>
    <w:div w:id="1456145652">
      <w:bodyDiv w:val="1"/>
      <w:marLeft w:val="0"/>
      <w:marRight w:val="0"/>
      <w:marTop w:val="0"/>
      <w:marBottom w:val="0"/>
      <w:divBdr>
        <w:top w:val="none" w:sz="0" w:space="0" w:color="auto"/>
        <w:left w:val="none" w:sz="0" w:space="0" w:color="auto"/>
        <w:bottom w:val="none" w:sz="0" w:space="0" w:color="auto"/>
        <w:right w:val="none" w:sz="0" w:space="0" w:color="auto"/>
      </w:divBdr>
      <w:divsChild>
        <w:div w:id="40255658">
          <w:marLeft w:val="480"/>
          <w:marRight w:val="0"/>
          <w:marTop w:val="0"/>
          <w:marBottom w:val="0"/>
          <w:divBdr>
            <w:top w:val="none" w:sz="0" w:space="0" w:color="auto"/>
            <w:left w:val="none" w:sz="0" w:space="0" w:color="auto"/>
            <w:bottom w:val="none" w:sz="0" w:space="0" w:color="auto"/>
            <w:right w:val="none" w:sz="0" w:space="0" w:color="auto"/>
          </w:divBdr>
        </w:div>
        <w:div w:id="44722463">
          <w:marLeft w:val="480"/>
          <w:marRight w:val="0"/>
          <w:marTop w:val="0"/>
          <w:marBottom w:val="0"/>
          <w:divBdr>
            <w:top w:val="none" w:sz="0" w:space="0" w:color="auto"/>
            <w:left w:val="none" w:sz="0" w:space="0" w:color="auto"/>
            <w:bottom w:val="none" w:sz="0" w:space="0" w:color="auto"/>
            <w:right w:val="none" w:sz="0" w:space="0" w:color="auto"/>
          </w:divBdr>
        </w:div>
        <w:div w:id="191724237">
          <w:marLeft w:val="480"/>
          <w:marRight w:val="0"/>
          <w:marTop w:val="0"/>
          <w:marBottom w:val="0"/>
          <w:divBdr>
            <w:top w:val="none" w:sz="0" w:space="0" w:color="auto"/>
            <w:left w:val="none" w:sz="0" w:space="0" w:color="auto"/>
            <w:bottom w:val="none" w:sz="0" w:space="0" w:color="auto"/>
            <w:right w:val="none" w:sz="0" w:space="0" w:color="auto"/>
          </w:divBdr>
        </w:div>
        <w:div w:id="200359183">
          <w:marLeft w:val="480"/>
          <w:marRight w:val="0"/>
          <w:marTop w:val="0"/>
          <w:marBottom w:val="0"/>
          <w:divBdr>
            <w:top w:val="none" w:sz="0" w:space="0" w:color="auto"/>
            <w:left w:val="none" w:sz="0" w:space="0" w:color="auto"/>
            <w:bottom w:val="none" w:sz="0" w:space="0" w:color="auto"/>
            <w:right w:val="none" w:sz="0" w:space="0" w:color="auto"/>
          </w:divBdr>
        </w:div>
        <w:div w:id="427699599">
          <w:marLeft w:val="480"/>
          <w:marRight w:val="0"/>
          <w:marTop w:val="0"/>
          <w:marBottom w:val="0"/>
          <w:divBdr>
            <w:top w:val="none" w:sz="0" w:space="0" w:color="auto"/>
            <w:left w:val="none" w:sz="0" w:space="0" w:color="auto"/>
            <w:bottom w:val="none" w:sz="0" w:space="0" w:color="auto"/>
            <w:right w:val="none" w:sz="0" w:space="0" w:color="auto"/>
          </w:divBdr>
        </w:div>
        <w:div w:id="478882218">
          <w:marLeft w:val="480"/>
          <w:marRight w:val="0"/>
          <w:marTop w:val="0"/>
          <w:marBottom w:val="0"/>
          <w:divBdr>
            <w:top w:val="none" w:sz="0" w:space="0" w:color="auto"/>
            <w:left w:val="none" w:sz="0" w:space="0" w:color="auto"/>
            <w:bottom w:val="none" w:sz="0" w:space="0" w:color="auto"/>
            <w:right w:val="none" w:sz="0" w:space="0" w:color="auto"/>
          </w:divBdr>
        </w:div>
        <w:div w:id="504563153">
          <w:marLeft w:val="480"/>
          <w:marRight w:val="0"/>
          <w:marTop w:val="0"/>
          <w:marBottom w:val="0"/>
          <w:divBdr>
            <w:top w:val="none" w:sz="0" w:space="0" w:color="auto"/>
            <w:left w:val="none" w:sz="0" w:space="0" w:color="auto"/>
            <w:bottom w:val="none" w:sz="0" w:space="0" w:color="auto"/>
            <w:right w:val="none" w:sz="0" w:space="0" w:color="auto"/>
          </w:divBdr>
        </w:div>
        <w:div w:id="531381717">
          <w:marLeft w:val="480"/>
          <w:marRight w:val="0"/>
          <w:marTop w:val="0"/>
          <w:marBottom w:val="0"/>
          <w:divBdr>
            <w:top w:val="none" w:sz="0" w:space="0" w:color="auto"/>
            <w:left w:val="none" w:sz="0" w:space="0" w:color="auto"/>
            <w:bottom w:val="none" w:sz="0" w:space="0" w:color="auto"/>
            <w:right w:val="none" w:sz="0" w:space="0" w:color="auto"/>
          </w:divBdr>
        </w:div>
        <w:div w:id="538933806">
          <w:marLeft w:val="480"/>
          <w:marRight w:val="0"/>
          <w:marTop w:val="0"/>
          <w:marBottom w:val="0"/>
          <w:divBdr>
            <w:top w:val="none" w:sz="0" w:space="0" w:color="auto"/>
            <w:left w:val="none" w:sz="0" w:space="0" w:color="auto"/>
            <w:bottom w:val="none" w:sz="0" w:space="0" w:color="auto"/>
            <w:right w:val="none" w:sz="0" w:space="0" w:color="auto"/>
          </w:divBdr>
        </w:div>
        <w:div w:id="592251426">
          <w:marLeft w:val="480"/>
          <w:marRight w:val="0"/>
          <w:marTop w:val="0"/>
          <w:marBottom w:val="0"/>
          <w:divBdr>
            <w:top w:val="none" w:sz="0" w:space="0" w:color="auto"/>
            <w:left w:val="none" w:sz="0" w:space="0" w:color="auto"/>
            <w:bottom w:val="none" w:sz="0" w:space="0" w:color="auto"/>
            <w:right w:val="none" w:sz="0" w:space="0" w:color="auto"/>
          </w:divBdr>
        </w:div>
        <w:div w:id="789864174">
          <w:marLeft w:val="480"/>
          <w:marRight w:val="0"/>
          <w:marTop w:val="0"/>
          <w:marBottom w:val="0"/>
          <w:divBdr>
            <w:top w:val="none" w:sz="0" w:space="0" w:color="auto"/>
            <w:left w:val="none" w:sz="0" w:space="0" w:color="auto"/>
            <w:bottom w:val="none" w:sz="0" w:space="0" w:color="auto"/>
            <w:right w:val="none" w:sz="0" w:space="0" w:color="auto"/>
          </w:divBdr>
        </w:div>
        <w:div w:id="929046984">
          <w:marLeft w:val="480"/>
          <w:marRight w:val="0"/>
          <w:marTop w:val="0"/>
          <w:marBottom w:val="0"/>
          <w:divBdr>
            <w:top w:val="none" w:sz="0" w:space="0" w:color="auto"/>
            <w:left w:val="none" w:sz="0" w:space="0" w:color="auto"/>
            <w:bottom w:val="none" w:sz="0" w:space="0" w:color="auto"/>
            <w:right w:val="none" w:sz="0" w:space="0" w:color="auto"/>
          </w:divBdr>
        </w:div>
        <w:div w:id="1023020070">
          <w:marLeft w:val="480"/>
          <w:marRight w:val="0"/>
          <w:marTop w:val="0"/>
          <w:marBottom w:val="0"/>
          <w:divBdr>
            <w:top w:val="none" w:sz="0" w:space="0" w:color="auto"/>
            <w:left w:val="none" w:sz="0" w:space="0" w:color="auto"/>
            <w:bottom w:val="none" w:sz="0" w:space="0" w:color="auto"/>
            <w:right w:val="none" w:sz="0" w:space="0" w:color="auto"/>
          </w:divBdr>
        </w:div>
        <w:div w:id="1062631518">
          <w:marLeft w:val="480"/>
          <w:marRight w:val="0"/>
          <w:marTop w:val="0"/>
          <w:marBottom w:val="0"/>
          <w:divBdr>
            <w:top w:val="none" w:sz="0" w:space="0" w:color="auto"/>
            <w:left w:val="none" w:sz="0" w:space="0" w:color="auto"/>
            <w:bottom w:val="none" w:sz="0" w:space="0" w:color="auto"/>
            <w:right w:val="none" w:sz="0" w:space="0" w:color="auto"/>
          </w:divBdr>
        </w:div>
        <w:div w:id="1084646017">
          <w:marLeft w:val="480"/>
          <w:marRight w:val="0"/>
          <w:marTop w:val="0"/>
          <w:marBottom w:val="0"/>
          <w:divBdr>
            <w:top w:val="none" w:sz="0" w:space="0" w:color="auto"/>
            <w:left w:val="none" w:sz="0" w:space="0" w:color="auto"/>
            <w:bottom w:val="none" w:sz="0" w:space="0" w:color="auto"/>
            <w:right w:val="none" w:sz="0" w:space="0" w:color="auto"/>
          </w:divBdr>
        </w:div>
        <w:div w:id="1208376026">
          <w:marLeft w:val="480"/>
          <w:marRight w:val="0"/>
          <w:marTop w:val="0"/>
          <w:marBottom w:val="0"/>
          <w:divBdr>
            <w:top w:val="none" w:sz="0" w:space="0" w:color="auto"/>
            <w:left w:val="none" w:sz="0" w:space="0" w:color="auto"/>
            <w:bottom w:val="none" w:sz="0" w:space="0" w:color="auto"/>
            <w:right w:val="none" w:sz="0" w:space="0" w:color="auto"/>
          </w:divBdr>
        </w:div>
        <w:div w:id="1235435017">
          <w:marLeft w:val="480"/>
          <w:marRight w:val="0"/>
          <w:marTop w:val="0"/>
          <w:marBottom w:val="0"/>
          <w:divBdr>
            <w:top w:val="none" w:sz="0" w:space="0" w:color="auto"/>
            <w:left w:val="none" w:sz="0" w:space="0" w:color="auto"/>
            <w:bottom w:val="none" w:sz="0" w:space="0" w:color="auto"/>
            <w:right w:val="none" w:sz="0" w:space="0" w:color="auto"/>
          </w:divBdr>
        </w:div>
        <w:div w:id="1316643759">
          <w:marLeft w:val="480"/>
          <w:marRight w:val="0"/>
          <w:marTop w:val="0"/>
          <w:marBottom w:val="0"/>
          <w:divBdr>
            <w:top w:val="none" w:sz="0" w:space="0" w:color="auto"/>
            <w:left w:val="none" w:sz="0" w:space="0" w:color="auto"/>
            <w:bottom w:val="none" w:sz="0" w:space="0" w:color="auto"/>
            <w:right w:val="none" w:sz="0" w:space="0" w:color="auto"/>
          </w:divBdr>
        </w:div>
        <w:div w:id="1341086554">
          <w:marLeft w:val="480"/>
          <w:marRight w:val="0"/>
          <w:marTop w:val="0"/>
          <w:marBottom w:val="0"/>
          <w:divBdr>
            <w:top w:val="none" w:sz="0" w:space="0" w:color="auto"/>
            <w:left w:val="none" w:sz="0" w:space="0" w:color="auto"/>
            <w:bottom w:val="none" w:sz="0" w:space="0" w:color="auto"/>
            <w:right w:val="none" w:sz="0" w:space="0" w:color="auto"/>
          </w:divBdr>
        </w:div>
        <w:div w:id="1354721754">
          <w:marLeft w:val="480"/>
          <w:marRight w:val="0"/>
          <w:marTop w:val="0"/>
          <w:marBottom w:val="0"/>
          <w:divBdr>
            <w:top w:val="none" w:sz="0" w:space="0" w:color="auto"/>
            <w:left w:val="none" w:sz="0" w:space="0" w:color="auto"/>
            <w:bottom w:val="none" w:sz="0" w:space="0" w:color="auto"/>
            <w:right w:val="none" w:sz="0" w:space="0" w:color="auto"/>
          </w:divBdr>
        </w:div>
        <w:div w:id="1376272096">
          <w:marLeft w:val="480"/>
          <w:marRight w:val="0"/>
          <w:marTop w:val="0"/>
          <w:marBottom w:val="0"/>
          <w:divBdr>
            <w:top w:val="none" w:sz="0" w:space="0" w:color="auto"/>
            <w:left w:val="none" w:sz="0" w:space="0" w:color="auto"/>
            <w:bottom w:val="none" w:sz="0" w:space="0" w:color="auto"/>
            <w:right w:val="none" w:sz="0" w:space="0" w:color="auto"/>
          </w:divBdr>
        </w:div>
        <w:div w:id="1549563310">
          <w:marLeft w:val="480"/>
          <w:marRight w:val="0"/>
          <w:marTop w:val="0"/>
          <w:marBottom w:val="0"/>
          <w:divBdr>
            <w:top w:val="none" w:sz="0" w:space="0" w:color="auto"/>
            <w:left w:val="none" w:sz="0" w:space="0" w:color="auto"/>
            <w:bottom w:val="none" w:sz="0" w:space="0" w:color="auto"/>
            <w:right w:val="none" w:sz="0" w:space="0" w:color="auto"/>
          </w:divBdr>
        </w:div>
        <w:div w:id="1589071446">
          <w:marLeft w:val="480"/>
          <w:marRight w:val="0"/>
          <w:marTop w:val="0"/>
          <w:marBottom w:val="0"/>
          <w:divBdr>
            <w:top w:val="none" w:sz="0" w:space="0" w:color="auto"/>
            <w:left w:val="none" w:sz="0" w:space="0" w:color="auto"/>
            <w:bottom w:val="none" w:sz="0" w:space="0" w:color="auto"/>
            <w:right w:val="none" w:sz="0" w:space="0" w:color="auto"/>
          </w:divBdr>
        </w:div>
        <w:div w:id="1599288335">
          <w:marLeft w:val="480"/>
          <w:marRight w:val="0"/>
          <w:marTop w:val="0"/>
          <w:marBottom w:val="0"/>
          <w:divBdr>
            <w:top w:val="none" w:sz="0" w:space="0" w:color="auto"/>
            <w:left w:val="none" w:sz="0" w:space="0" w:color="auto"/>
            <w:bottom w:val="none" w:sz="0" w:space="0" w:color="auto"/>
            <w:right w:val="none" w:sz="0" w:space="0" w:color="auto"/>
          </w:divBdr>
        </w:div>
        <w:div w:id="1612349210">
          <w:marLeft w:val="480"/>
          <w:marRight w:val="0"/>
          <w:marTop w:val="0"/>
          <w:marBottom w:val="0"/>
          <w:divBdr>
            <w:top w:val="none" w:sz="0" w:space="0" w:color="auto"/>
            <w:left w:val="none" w:sz="0" w:space="0" w:color="auto"/>
            <w:bottom w:val="none" w:sz="0" w:space="0" w:color="auto"/>
            <w:right w:val="none" w:sz="0" w:space="0" w:color="auto"/>
          </w:divBdr>
        </w:div>
        <w:div w:id="1651709098">
          <w:marLeft w:val="480"/>
          <w:marRight w:val="0"/>
          <w:marTop w:val="0"/>
          <w:marBottom w:val="0"/>
          <w:divBdr>
            <w:top w:val="none" w:sz="0" w:space="0" w:color="auto"/>
            <w:left w:val="none" w:sz="0" w:space="0" w:color="auto"/>
            <w:bottom w:val="none" w:sz="0" w:space="0" w:color="auto"/>
            <w:right w:val="none" w:sz="0" w:space="0" w:color="auto"/>
          </w:divBdr>
        </w:div>
        <w:div w:id="1689721945">
          <w:marLeft w:val="480"/>
          <w:marRight w:val="0"/>
          <w:marTop w:val="0"/>
          <w:marBottom w:val="0"/>
          <w:divBdr>
            <w:top w:val="none" w:sz="0" w:space="0" w:color="auto"/>
            <w:left w:val="none" w:sz="0" w:space="0" w:color="auto"/>
            <w:bottom w:val="none" w:sz="0" w:space="0" w:color="auto"/>
            <w:right w:val="none" w:sz="0" w:space="0" w:color="auto"/>
          </w:divBdr>
        </w:div>
        <w:div w:id="1813478459">
          <w:marLeft w:val="480"/>
          <w:marRight w:val="0"/>
          <w:marTop w:val="0"/>
          <w:marBottom w:val="0"/>
          <w:divBdr>
            <w:top w:val="none" w:sz="0" w:space="0" w:color="auto"/>
            <w:left w:val="none" w:sz="0" w:space="0" w:color="auto"/>
            <w:bottom w:val="none" w:sz="0" w:space="0" w:color="auto"/>
            <w:right w:val="none" w:sz="0" w:space="0" w:color="auto"/>
          </w:divBdr>
        </w:div>
        <w:div w:id="1929342446">
          <w:marLeft w:val="480"/>
          <w:marRight w:val="0"/>
          <w:marTop w:val="0"/>
          <w:marBottom w:val="0"/>
          <w:divBdr>
            <w:top w:val="none" w:sz="0" w:space="0" w:color="auto"/>
            <w:left w:val="none" w:sz="0" w:space="0" w:color="auto"/>
            <w:bottom w:val="none" w:sz="0" w:space="0" w:color="auto"/>
            <w:right w:val="none" w:sz="0" w:space="0" w:color="auto"/>
          </w:divBdr>
        </w:div>
        <w:div w:id="1935630902">
          <w:marLeft w:val="480"/>
          <w:marRight w:val="0"/>
          <w:marTop w:val="0"/>
          <w:marBottom w:val="0"/>
          <w:divBdr>
            <w:top w:val="none" w:sz="0" w:space="0" w:color="auto"/>
            <w:left w:val="none" w:sz="0" w:space="0" w:color="auto"/>
            <w:bottom w:val="none" w:sz="0" w:space="0" w:color="auto"/>
            <w:right w:val="none" w:sz="0" w:space="0" w:color="auto"/>
          </w:divBdr>
        </w:div>
        <w:div w:id="1999916992">
          <w:marLeft w:val="480"/>
          <w:marRight w:val="0"/>
          <w:marTop w:val="0"/>
          <w:marBottom w:val="0"/>
          <w:divBdr>
            <w:top w:val="none" w:sz="0" w:space="0" w:color="auto"/>
            <w:left w:val="none" w:sz="0" w:space="0" w:color="auto"/>
            <w:bottom w:val="none" w:sz="0" w:space="0" w:color="auto"/>
            <w:right w:val="none" w:sz="0" w:space="0" w:color="auto"/>
          </w:divBdr>
        </w:div>
      </w:divsChild>
    </w:div>
    <w:div w:id="1501508583">
      <w:bodyDiv w:val="1"/>
      <w:marLeft w:val="0"/>
      <w:marRight w:val="0"/>
      <w:marTop w:val="0"/>
      <w:marBottom w:val="0"/>
      <w:divBdr>
        <w:top w:val="none" w:sz="0" w:space="0" w:color="auto"/>
        <w:left w:val="none" w:sz="0" w:space="0" w:color="auto"/>
        <w:bottom w:val="none" w:sz="0" w:space="0" w:color="auto"/>
        <w:right w:val="none" w:sz="0" w:space="0" w:color="auto"/>
      </w:divBdr>
    </w:div>
    <w:div w:id="1574772626">
      <w:bodyDiv w:val="1"/>
      <w:marLeft w:val="0"/>
      <w:marRight w:val="0"/>
      <w:marTop w:val="0"/>
      <w:marBottom w:val="0"/>
      <w:divBdr>
        <w:top w:val="none" w:sz="0" w:space="0" w:color="auto"/>
        <w:left w:val="none" w:sz="0" w:space="0" w:color="auto"/>
        <w:bottom w:val="none" w:sz="0" w:space="0" w:color="auto"/>
        <w:right w:val="none" w:sz="0" w:space="0" w:color="auto"/>
      </w:divBdr>
    </w:div>
    <w:div w:id="1664578037">
      <w:bodyDiv w:val="1"/>
      <w:marLeft w:val="0"/>
      <w:marRight w:val="0"/>
      <w:marTop w:val="0"/>
      <w:marBottom w:val="0"/>
      <w:divBdr>
        <w:top w:val="none" w:sz="0" w:space="0" w:color="auto"/>
        <w:left w:val="none" w:sz="0" w:space="0" w:color="auto"/>
        <w:bottom w:val="none" w:sz="0" w:space="0" w:color="auto"/>
        <w:right w:val="none" w:sz="0" w:space="0" w:color="auto"/>
      </w:divBdr>
    </w:div>
    <w:div w:id="1667518484">
      <w:bodyDiv w:val="1"/>
      <w:marLeft w:val="0"/>
      <w:marRight w:val="0"/>
      <w:marTop w:val="0"/>
      <w:marBottom w:val="0"/>
      <w:divBdr>
        <w:top w:val="none" w:sz="0" w:space="0" w:color="auto"/>
        <w:left w:val="none" w:sz="0" w:space="0" w:color="auto"/>
        <w:bottom w:val="none" w:sz="0" w:space="0" w:color="auto"/>
        <w:right w:val="none" w:sz="0" w:space="0" w:color="auto"/>
      </w:divBdr>
    </w:div>
    <w:div w:id="1708412577">
      <w:bodyDiv w:val="1"/>
      <w:marLeft w:val="0"/>
      <w:marRight w:val="0"/>
      <w:marTop w:val="0"/>
      <w:marBottom w:val="0"/>
      <w:divBdr>
        <w:top w:val="none" w:sz="0" w:space="0" w:color="auto"/>
        <w:left w:val="none" w:sz="0" w:space="0" w:color="auto"/>
        <w:bottom w:val="none" w:sz="0" w:space="0" w:color="auto"/>
        <w:right w:val="none" w:sz="0" w:space="0" w:color="auto"/>
      </w:divBdr>
    </w:div>
    <w:div w:id="1720468807">
      <w:bodyDiv w:val="1"/>
      <w:marLeft w:val="0"/>
      <w:marRight w:val="0"/>
      <w:marTop w:val="0"/>
      <w:marBottom w:val="0"/>
      <w:divBdr>
        <w:top w:val="none" w:sz="0" w:space="0" w:color="auto"/>
        <w:left w:val="none" w:sz="0" w:space="0" w:color="auto"/>
        <w:bottom w:val="none" w:sz="0" w:space="0" w:color="auto"/>
        <w:right w:val="none" w:sz="0" w:space="0" w:color="auto"/>
      </w:divBdr>
    </w:div>
    <w:div w:id="1798255625">
      <w:bodyDiv w:val="1"/>
      <w:marLeft w:val="0"/>
      <w:marRight w:val="0"/>
      <w:marTop w:val="0"/>
      <w:marBottom w:val="0"/>
      <w:divBdr>
        <w:top w:val="none" w:sz="0" w:space="0" w:color="auto"/>
        <w:left w:val="none" w:sz="0" w:space="0" w:color="auto"/>
        <w:bottom w:val="none" w:sz="0" w:space="0" w:color="auto"/>
        <w:right w:val="none" w:sz="0" w:space="0" w:color="auto"/>
      </w:divBdr>
    </w:div>
    <w:div w:id="1909878303">
      <w:bodyDiv w:val="1"/>
      <w:marLeft w:val="0"/>
      <w:marRight w:val="0"/>
      <w:marTop w:val="0"/>
      <w:marBottom w:val="0"/>
      <w:divBdr>
        <w:top w:val="none" w:sz="0" w:space="0" w:color="auto"/>
        <w:left w:val="none" w:sz="0" w:space="0" w:color="auto"/>
        <w:bottom w:val="none" w:sz="0" w:space="0" w:color="auto"/>
        <w:right w:val="none" w:sz="0" w:space="0" w:color="auto"/>
      </w:divBdr>
    </w:div>
    <w:div w:id="1929801901">
      <w:bodyDiv w:val="1"/>
      <w:marLeft w:val="0"/>
      <w:marRight w:val="0"/>
      <w:marTop w:val="0"/>
      <w:marBottom w:val="0"/>
      <w:divBdr>
        <w:top w:val="none" w:sz="0" w:space="0" w:color="auto"/>
        <w:left w:val="none" w:sz="0" w:space="0" w:color="auto"/>
        <w:bottom w:val="none" w:sz="0" w:space="0" w:color="auto"/>
        <w:right w:val="none" w:sz="0" w:space="0" w:color="auto"/>
      </w:divBdr>
    </w:div>
    <w:div w:id="1993949209">
      <w:bodyDiv w:val="1"/>
      <w:marLeft w:val="0"/>
      <w:marRight w:val="0"/>
      <w:marTop w:val="0"/>
      <w:marBottom w:val="0"/>
      <w:divBdr>
        <w:top w:val="none" w:sz="0" w:space="0" w:color="auto"/>
        <w:left w:val="none" w:sz="0" w:space="0" w:color="auto"/>
        <w:bottom w:val="none" w:sz="0" w:space="0" w:color="auto"/>
        <w:right w:val="none" w:sz="0" w:space="0" w:color="auto"/>
      </w:divBdr>
    </w:div>
    <w:div w:id="19978042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ncbi.nlm.nih.gov/pmc/articles/PMC8158890/" TargetMode="External"/><Relationship Id="rId13" Type="http://schemas.openxmlformats.org/officeDocument/2006/relationships/hyperlink" Target="https://www.cdc.gov/mmwr/volumes/70/wr/mm7025e1.htm" TargetMode="External"/><Relationship Id="rId3" Type="http://schemas.openxmlformats.org/officeDocument/2006/relationships/hyperlink" Target="https://credit.niso.org/" TargetMode="External"/><Relationship Id="rId7" Type="http://schemas.openxmlformats.org/officeDocument/2006/relationships/hyperlink" Target="https://www.ncbi.nlm.nih.gov/pmc/articles/PMC8158890/" TargetMode="External"/><Relationship Id="rId12" Type="http://schemas.openxmlformats.org/officeDocument/2006/relationships/hyperlink" Target="https://pubmed.ncbi.nlm.nih.gov/33389421/" TargetMode="External"/><Relationship Id="rId17" Type="http://schemas.openxmlformats.org/officeDocument/2006/relationships/hyperlink" Target="https://doi.org/10.18637/jss.v017.i05" TargetMode="External"/><Relationship Id="rId2" Type="http://schemas.openxmlformats.org/officeDocument/2006/relationships/hyperlink" Target="https://www.elsevier.com/journals/ssm-population-health/2352-8273/guide-for-authors" TargetMode="External"/><Relationship Id="rId16" Type="http://schemas.openxmlformats.org/officeDocument/2006/relationships/hyperlink" Target="https://cran.r-project.org/package=psych" TargetMode="External"/><Relationship Id="rId1" Type="http://schemas.openxmlformats.org/officeDocument/2006/relationships/hyperlink" Target="https://service.elsevier.com/app/answers/detail/a_id/286/supporthub/publishing/" TargetMode="External"/><Relationship Id="rId6" Type="http://schemas.openxmlformats.org/officeDocument/2006/relationships/hyperlink" Target="https://www.ncbi.nlm.nih.gov/pmc/articles/PMC8158890/" TargetMode="External"/><Relationship Id="rId11" Type="http://schemas.openxmlformats.org/officeDocument/2006/relationships/hyperlink" Target="https://www.cdc.gov/mmwr/volumes/70/wr/mm7025e2.htm" TargetMode="External"/><Relationship Id="rId5" Type="http://schemas.openxmlformats.org/officeDocument/2006/relationships/hyperlink" Target="https://www.ncbi.nlm.nih.gov/pmc/articles/PMC8158890/" TargetMode="External"/><Relationship Id="rId15" Type="http://schemas.openxmlformats.org/officeDocument/2006/relationships/hyperlink" Target="https://github.com/taiyun/corrplot" TargetMode="External"/><Relationship Id="rId10" Type="http://schemas.openxmlformats.org/officeDocument/2006/relationships/hyperlink" Target="https://pubmed.ncbi.nlm.nih.gov/34166337/" TargetMode="External"/><Relationship Id="rId4" Type="http://schemas.openxmlformats.org/officeDocument/2006/relationships/hyperlink" Target="https://www.ncbi.nlm.nih.gov/pmc/articles/PMC8158890/" TargetMode="External"/><Relationship Id="rId9" Type="http://schemas.openxmlformats.org/officeDocument/2006/relationships/hyperlink" Target="https://doi.org/10.15585%2Fmmwr.mm7021a5" TargetMode="External"/><Relationship Id="rId14" Type="http://schemas.openxmlformats.org/officeDocument/2006/relationships/hyperlink" Target="https://github.com/rstudio/rmarkdown" TargetMode="External"/></Relationships>
</file>

<file path=word/_rels/document.xml.rels><?xml version="1.0" encoding="UTF-8" standalone="yes"?>
<Relationships xmlns="http://schemas.openxmlformats.org/package/2006/relationships"><Relationship Id="rId26" Type="http://schemas.openxmlformats.org/officeDocument/2006/relationships/header" Target="header4.xml"/><Relationship Id="rId21" Type="http://schemas.openxmlformats.org/officeDocument/2006/relationships/footer" Target="footer2.xml"/><Relationship Id="rId42" Type="http://schemas.openxmlformats.org/officeDocument/2006/relationships/hyperlink" Target="https://doi.org/10.1158/1055-9965.Epi-15-0658" TargetMode="External"/><Relationship Id="rId47" Type="http://schemas.openxmlformats.org/officeDocument/2006/relationships/hyperlink" Target="https://doi.org/http://dx.doi.org/10.15585/mmwr.ss7003a1" TargetMode="External"/><Relationship Id="rId63" Type="http://schemas.openxmlformats.org/officeDocument/2006/relationships/hyperlink" Target="https://doi.org/10.1007/s40138-022-00243-2" TargetMode="External"/><Relationship Id="rId68" Type="http://schemas.openxmlformats.org/officeDocument/2006/relationships/hyperlink" Target="https://doi.org/10.1016/j.ygyno.2008.12.010" TargetMode="External"/><Relationship Id="rId16" Type="http://schemas.openxmlformats.org/officeDocument/2006/relationships/header" Target="header1.xml"/><Relationship Id="rId11" Type="http://schemas.openxmlformats.org/officeDocument/2006/relationships/comments" Target="comments.xml"/><Relationship Id="rId24" Type="http://schemas.openxmlformats.org/officeDocument/2006/relationships/image" Target="media/image4.png"/><Relationship Id="rId32" Type="http://schemas.openxmlformats.org/officeDocument/2006/relationships/hyperlink" Target="https://CRAN.R-project.org/package=gridExtra" TargetMode="External"/><Relationship Id="rId37" Type="http://schemas.openxmlformats.org/officeDocument/2006/relationships/hyperlink" Target="https://doi.org/10.1007/s10865-021-00203-3" TargetMode="External"/><Relationship Id="rId40" Type="http://schemas.openxmlformats.org/officeDocument/2006/relationships/hyperlink" Target="https://www.cdc.gov/hpv/hcp/protecting-patients.html" TargetMode="External"/><Relationship Id="rId45" Type="http://schemas.openxmlformats.org/officeDocument/2006/relationships/hyperlink" Target="https://doi.org/10.1016/j.amepre.2020.07.023" TargetMode="External"/><Relationship Id="rId53" Type="http://schemas.openxmlformats.org/officeDocument/2006/relationships/hyperlink" Target="https://doi.org/10.1515/jom-2022-0138" TargetMode="External"/><Relationship Id="rId58" Type="http://schemas.openxmlformats.org/officeDocument/2006/relationships/hyperlink" Target="http://www.rstudio.com/" TargetMode="External"/><Relationship Id="rId66" Type="http://schemas.openxmlformats.org/officeDocument/2006/relationships/hyperlink" Target="https://doi.org/10.1016/j.jadohealth.2020.10.021" TargetMode="External"/><Relationship Id="rId74"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hyperlink" Target="https://doi.org/10.1111/jrh.12625" TargetMode="External"/><Relationship Id="rId19" Type="http://schemas.openxmlformats.org/officeDocument/2006/relationships/package" Target="embeddings/Microsoft_Visio_Drawing.vsdx"/><Relationship Id="rId14" Type="http://schemas.microsoft.com/office/2018/08/relationships/commentsExtensible" Target="commentsExtensible.xml"/><Relationship Id="rId22" Type="http://schemas.openxmlformats.org/officeDocument/2006/relationships/image" Target="media/image2.png"/><Relationship Id="rId27" Type="http://schemas.openxmlformats.org/officeDocument/2006/relationships/footer" Target="footer3.xml"/><Relationship Id="rId30" Type="http://schemas.openxmlformats.org/officeDocument/2006/relationships/hyperlink" Target="https://doi.org/10.1016/j.pmedr.2022.101804" TargetMode="External"/><Relationship Id="rId35" Type="http://schemas.openxmlformats.org/officeDocument/2006/relationships/hyperlink" Target="https://www.cdc.gov/nchs/products/databriefs/db354.htm" TargetMode="External"/><Relationship Id="rId43" Type="http://schemas.openxmlformats.org/officeDocument/2006/relationships/hyperlink" Target="https://doi.org/10.1016/j.bbih.2021.100277" TargetMode="External"/><Relationship Id="rId48" Type="http://schemas.openxmlformats.org/officeDocument/2006/relationships/hyperlink" Target="https://doi.org/10.1016/j.vaccine.2015.04.036" TargetMode="External"/><Relationship Id="rId56" Type="http://schemas.openxmlformats.org/officeDocument/2006/relationships/hyperlink" Target="https://CRAN.R-project.org/package=psych" TargetMode="External"/><Relationship Id="rId64" Type="http://schemas.openxmlformats.org/officeDocument/2006/relationships/hyperlink" Target="https://www.cdc.gov/nchs/products/databriefs/db370.htm" TargetMode="External"/><Relationship Id="rId69" Type="http://schemas.openxmlformats.org/officeDocument/2006/relationships/hyperlink" Target="https://github.com/taiyun/corrplot" TargetMode="External"/><Relationship Id="rId7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1016/j.amepre.2021.08.015" TargetMode="External"/><Relationship Id="rId72" Type="http://schemas.openxmlformats.org/officeDocument/2006/relationships/header" Target="header6.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header" Target="header3.xml"/><Relationship Id="rId33" Type="http://schemas.openxmlformats.org/officeDocument/2006/relationships/hyperlink" Target="https://doi.org/10.1007/s40258-014-0099-4" TargetMode="External"/><Relationship Id="rId38" Type="http://schemas.openxmlformats.org/officeDocument/2006/relationships/hyperlink" Target="https://doi.org/10.3122/jabfm.2021.05.210107" TargetMode="External"/><Relationship Id="rId46" Type="http://schemas.openxmlformats.org/officeDocument/2006/relationships/hyperlink" Target="https://doi.org/10.1016/j.vaccine.2021.11.097" TargetMode="External"/><Relationship Id="rId59" Type="http://schemas.openxmlformats.org/officeDocument/2006/relationships/hyperlink" Target="https://doi.org/10.1016/j.vaccine.2021.01.010" TargetMode="External"/><Relationship Id="rId67" Type="http://schemas.openxmlformats.org/officeDocument/2006/relationships/hyperlink" Target="https://doi.org/10.15585/mmwr.mm6733a1" TargetMode="External"/><Relationship Id="rId20" Type="http://schemas.openxmlformats.org/officeDocument/2006/relationships/header" Target="header2.xml"/><Relationship Id="rId41" Type="http://schemas.openxmlformats.org/officeDocument/2006/relationships/hyperlink" Target="https://www.cdc.gov/nchs/nsfg/key_statistics/b.htm" TargetMode="External"/><Relationship Id="rId54" Type="http://schemas.openxmlformats.org/officeDocument/2006/relationships/hyperlink" Target="https://doi.org/http://dx.doi.org/10.15585/mmwr.mm7135a1" TargetMode="External"/><Relationship Id="rId62" Type="http://schemas.openxmlformats.org/officeDocument/2006/relationships/hyperlink" Target="https://doi.org/10.1016/j.vaccine.2019.01.036" TargetMode="External"/><Relationship Id="rId70" Type="http://schemas.openxmlformats.org/officeDocument/2006/relationships/hyperlink" Target="https://doi.org/http://dx.doi.org/10.15585/mmwr.ss6611a1" TargetMode="External"/><Relationship Id="rId75"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mailto:Kaila.Christini@hci.utah.edu" TargetMode="External"/><Relationship Id="rId23" Type="http://schemas.openxmlformats.org/officeDocument/2006/relationships/image" Target="media/image3.png"/><Relationship Id="rId28" Type="http://schemas.openxmlformats.org/officeDocument/2006/relationships/header" Target="header5.xml"/><Relationship Id="rId36" Type="http://schemas.openxmlformats.org/officeDocument/2006/relationships/hyperlink" Target="https://doi.org/10.1016/j.ypmed.2007.05.013" TargetMode="External"/><Relationship Id="rId49" Type="http://schemas.openxmlformats.org/officeDocument/2006/relationships/hyperlink" Target="https://doi.org/10.1016/j.pmedr.2022.101845" TargetMode="External"/><Relationship Id="rId57" Type="http://schemas.openxmlformats.org/officeDocument/2006/relationships/hyperlink" Target="https://doi.org/10.18637/jss.v017.i05" TargetMode="External"/><Relationship Id="rId10" Type="http://schemas.openxmlformats.org/officeDocument/2006/relationships/endnotes" Target="endnotes.xml"/><Relationship Id="rId31" Type="http://schemas.openxmlformats.org/officeDocument/2006/relationships/hyperlink" Target="https://github.com/rstudio/rmarkdown" TargetMode="External"/><Relationship Id="rId44" Type="http://schemas.openxmlformats.org/officeDocument/2006/relationships/hyperlink" Target="https://doi.org/10.1007/s10900-020-00958-x" TargetMode="External"/><Relationship Id="rId52" Type="http://schemas.openxmlformats.org/officeDocument/2006/relationships/hyperlink" Target="https://www.pewsocialtrends.org/wp-content/uploads/sites/3/2018/05/Pew-Research-Center-Community-Type-Full-Report-FINAL.pdf" TargetMode="External"/><Relationship Id="rId60" Type="http://schemas.openxmlformats.org/officeDocument/2006/relationships/hyperlink" Target="https://doi.org/10.5888/pcd17.190351" TargetMode="External"/><Relationship Id="rId65" Type="http://schemas.openxmlformats.org/officeDocument/2006/relationships/hyperlink" Target="https://doi.org/10.1093/ije/dyw341" TargetMode="External"/><Relationship Id="rId73" Type="http://schemas.openxmlformats.org/officeDocument/2006/relationships/footer" Target="footer5.xml"/><Relationship Id="rId78"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image" Target="media/image1.emf"/><Relationship Id="rId39" Type="http://schemas.openxmlformats.org/officeDocument/2006/relationships/hyperlink" Target="https://www.cdc.gov/cancer/hpv/statistics/cases.htm" TargetMode="External"/><Relationship Id="rId34" Type="http://schemas.openxmlformats.org/officeDocument/2006/relationships/hyperlink" Target="https://doi.org/10.15585/mmwr.mm7021a5" TargetMode="External"/><Relationship Id="rId50" Type="http://schemas.openxmlformats.org/officeDocument/2006/relationships/hyperlink" Target="https://doi.org/10.2196/21451" TargetMode="External"/><Relationship Id="rId55" Type="http://schemas.openxmlformats.org/officeDocument/2006/relationships/hyperlink" Target="https://doi.org/http://dx.doi.org/10.15585/mmwr.mm7035a1" TargetMode="External"/><Relationship Id="rId76" Type="http://schemas.openxmlformats.org/officeDocument/2006/relationships/glossaryDocument" Target="glossary/document.xml"/><Relationship Id="rId7" Type="http://schemas.openxmlformats.org/officeDocument/2006/relationships/settings" Target="settings.xml"/><Relationship Id="rId71" Type="http://schemas.openxmlformats.org/officeDocument/2006/relationships/hyperlink" Target="https://doi.org/https://doi.org/10.1016/j.vaccine.2020.10.030" TargetMode="External"/><Relationship Id="rId2" Type="http://schemas.openxmlformats.org/officeDocument/2006/relationships/customXml" Target="../customXml/item2.xml"/><Relationship Id="rId29"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620099D0-87AA-344F-A663-F9EE966D8073}"/>
      </w:docPartPr>
      <w:docPartBody>
        <w:p w:rsidR="00F14251" w:rsidRDefault="002B0438">
          <w:r w:rsidRPr="009F6459">
            <w:rPr>
              <w:rStyle w:val="PlaceholderText"/>
            </w:rPr>
            <w:t>Click or tap here to enter text.</w:t>
          </w:r>
        </w:p>
      </w:docPartBody>
    </w:docPart>
    <w:docPart>
      <w:docPartPr>
        <w:name w:val="8B3DBD95D7E44B389DF4F5DED9F2CDCB"/>
        <w:category>
          <w:name w:val="General"/>
          <w:gallery w:val="placeholder"/>
        </w:category>
        <w:types>
          <w:type w:val="bbPlcHdr"/>
        </w:types>
        <w:behaviors>
          <w:behavior w:val="content"/>
        </w:behaviors>
        <w:guid w:val="{EE5C004F-40FD-4955-91B9-897B728322F0}"/>
      </w:docPartPr>
      <w:docPartBody>
        <w:p w:rsidR="0035666C" w:rsidRDefault="00A82DCE" w:rsidP="00A82DCE">
          <w:pPr>
            <w:pStyle w:val="8B3DBD95D7E44B389DF4F5DED9F2CDCB"/>
          </w:pPr>
          <w:r w:rsidRPr="009F645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438"/>
    <w:rsid w:val="00100E35"/>
    <w:rsid w:val="00162C47"/>
    <w:rsid w:val="002070AA"/>
    <w:rsid w:val="002365C1"/>
    <w:rsid w:val="00256C48"/>
    <w:rsid w:val="002B0438"/>
    <w:rsid w:val="002B6843"/>
    <w:rsid w:val="00335088"/>
    <w:rsid w:val="00336F9E"/>
    <w:rsid w:val="0035666C"/>
    <w:rsid w:val="00564005"/>
    <w:rsid w:val="005E0DAC"/>
    <w:rsid w:val="005F6483"/>
    <w:rsid w:val="0066772D"/>
    <w:rsid w:val="006A5643"/>
    <w:rsid w:val="00796544"/>
    <w:rsid w:val="007A42D7"/>
    <w:rsid w:val="007F1FE9"/>
    <w:rsid w:val="009502E2"/>
    <w:rsid w:val="00A06D92"/>
    <w:rsid w:val="00A82DCE"/>
    <w:rsid w:val="00AE7991"/>
    <w:rsid w:val="00B276C5"/>
    <w:rsid w:val="00B30502"/>
    <w:rsid w:val="00B34161"/>
    <w:rsid w:val="00B7169F"/>
    <w:rsid w:val="00C559B9"/>
    <w:rsid w:val="00CD736E"/>
    <w:rsid w:val="00D74867"/>
    <w:rsid w:val="00D77F7E"/>
    <w:rsid w:val="00DC1345"/>
    <w:rsid w:val="00E2253F"/>
    <w:rsid w:val="00E746AC"/>
    <w:rsid w:val="00ED6405"/>
    <w:rsid w:val="00EF1E98"/>
    <w:rsid w:val="00EF5199"/>
    <w:rsid w:val="00F14251"/>
    <w:rsid w:val="00FA0A23"/>
    <w:rsid w:val="00FB6721"/>
    <w:rsid w:val="00FC1F10"/>
    <w:rsid w:val="00FF2B7C"/>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82DCE"/>
    <w:rPr>
      <w:color w:val="808080"/>
    </w:rPr>
  </w:style>
  <w:style w:type="paragraph" w:customStyle="1" w:styleId="8B3DBD95D7E44B389DF4F5DED9F2CDCB">
    <w:name w:val="8B3DBD95D7E44B389DF4F5DED9F2CDCB"/>
    <w:rsid w:val="00A82DCE"/>
    <w:pPr>
      <w:spacing w:after="160" w:line="259" w:lineRule="auto"/>
    </w:pPr>
    <w:rPr>
      <w:sz w:val="22"/>
      <w:szCs w:val="22"/>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60BE581-6A35-9B4D-ACEB-85EA050E1CE4}">
  <we:reference id="wa104382081" version="1.46.0.0" store="en-US" storeType="OMEX"/>
  <we:alternateReferences>
    <we:reference id="wa104382081" version="1.46.0.0" store="en-US" storeType="OMEX"/>
  </we:alternateReferences>
  <we:properties>
    <we:property name="MENDELEY_CITATIONS" value="[{&quot;citationID&quot;:&quot;MENDELEY_CITATION_0074f22c-fa87-4cf4-8431-df26a7289693&quot;,&quot;properties&quot;:{&quot;noteIndex&quot;:0},&quot;isEdited&quot;:false,&quot;manualOverride&quot;:{&quot;isManuallyOverridden&quot;:false,&quot;citeprocText&quot;:&quot;(Centers for Disease Control and Prevention, 2021)&quot;,&quot;manualOverrideText&quot;:&quot;&quot;},&quot;citationTag&quot;:&quot;MENDELEY_CITATION_v3_eyJjaXRhdGlvbklEIjoiTUVOREVMRVlfQ0lUQVRJT05fMDA3NGYyMmMtZmE4Ny00Y2Y0LTg0MzEtZGYyNmE3Mjg5NjkzIiwicHJvcGVydGllcyI6eyJub3RlSW5kZXgiOjB9LCJpc0VkaXRlZCI6ZmFsc2UsIm1hbnVhbE92ZXJyaWRlIjp7ImlzTWFudWFsbHlPdmVycmlkZGVuIjpmYWxzZSwiY2l0ZXByb2NUZXh0IjoiKENlbnRlcnMgZm9yIERpc2Vhc2UgQ29udHJvbCBhbmQgUHJldmVudGlvbiwgMjAyMSkiLCJtYW51YWxPdmVycmlkZVRleHQiOiIifSwiY2l0YXRpb25JdGVtcyI6W3siaWQiOiI4YzdmMDIyZi02MWFjLTMxZDYtOWYxNS04OTU2MWNjNzRiOTMiLCJpdGVtRGF0YSI6eyJ0eXBlIjoid2VicGFnZSIsImlkIjoiOGM3ZjAyMmYtNjFhYy0zMWQ2LTlmMTUtODk1NjFjYzc0YjkzIiwidGl0bGUiOiJIb3cgTWFueSBDYW5jZXJzIEFyZSBMaW5rZWQgd2l0aCBIUFYgRWFjaCBZZWFyPyIsImF1dGhvciI6W3siZmFtaWx5IjoiQ2VudGVycyBmb3IgRGlzZWFzZSBDb250cm9sIGFuZCBQcmV2ZW50aW9uIiwiZ2l2ZW4iOiIiLCJwYXJzZS1uYW1lcyI6ZmFsc2UsImRyb3BwaW5nLXBhcnRpY2xlIjoiIiwibm9uLWRyb3BwaW5nLXBhcnRpY2xlIjoiIn1dLCJhY2Nlc3NlZCI6eyJkYXRlLXBhcnRzIjpbWzIwMjIsNywxMF1dfSwiVVJMIjoiaHR0cHM6Ly93d3cuY2RjLmdvdi9jYW5jZXIvaHB2L3N0YXRpc3RpY3MvY2FzZXMuaHRtIzp+OnRleHQ9SG93JTIwTWFueSUyMENhbmNlcnMlMjBBcmUlMjBMaW5rZWQlMjB3aXRoJTIwSFBWJTIwRWFjaCUyMFllYXIlM0YsLUVzcGElQzMlQjFvbCUyMChTcGFuaXNoKSZ0ZXh0PUVhY2glMjB5ZWFyJTIwaW4lMjB0aGUlMjBVbml0ZWQsYWJvdXQlMjAzNyUyQzMwMCUyMG9mJTIwdGhlc2UlMjBjYW5jZXJzLiIsImlzc3VlZCI6eyJkYXRlLXBhcnRzIjpbWzIwMjEsMTFdXX0sImNvbnRhaW5lci10aXRsZS1zaG9ydCI6IiJ9LCJpc1RlbXBvcmFyeSI6ZmFsc2V9XX0=&quot;,&quot;citationItems&quot;:[{&quot;id&quot;:&quot;8c7f022f-61ac-31d6-9f15-89561cc74b93&quot;,&quot;itemData&quot;:{&quot;type&quot;:&quot;webpage&quot;,&quot;id&quot;:&quot;8c7f022f-61ac-31d6-9f15-89561cc74b93&quot;,&quot;title&quot;:&quot;How Many Cancers Are Linked with HPV Each Year?&quot;,&quot;author&quot;:[{&quot;family&quot;:&quot;Centers for Disease Control and Prevention&quot;,&quot;given&quot;:&quot;&quot;,&quot;parse-names&quot;:false,&quot;dropping-particle&quot;:&quot;&quot;,&quot;non-dropping-particle&quot;:&quot;&quot;}],&quot;accessed&quot;:{&quot;date-parts&quot;:[[2022,7,10]]},&quot;URL&quot;:&quot;https://www.cdc.gov/cancer/hpv/statistics/cases.htm#:~:text=How%20Many%20Cancers%20Are%20Linked%20with%20HPV%20Each%20Year%3F,-Espa%C3%B1ol%20(Spanish)&amp;text=Each%20year%20in%20the%20United,about%2037%2C300%20of%20these%20cancers.&quot;,&quot;issued&quot;:{&quot;date-parts&quot;:[[2021,11]]},&quot;container-title-short&quot;:&quot;&quot;},&quot;isTemporary&quot;:false}]},{&quot;citationID&quot;:&quot;MENDELEY_CITATION_99588a3a-f0ab-4db6-ad21-b9f62ae5fb54&quot;,&quot;properties&quot;:{&quot;noteIndex&quot;:0},&quot;isEdited&quot;:false,&quot;manualOverride&quot;:{&quot;isManuallyOverridden&quot;:true,&quot;citeprocText&quot;:&quot;(Center for Disease Control and Prevention, n.d.)&quot;,&quot;manualOverrideText&quot;:&quot;(Center for Disease Control and Prevention, 2021)&quot;},&quot;citationTag&quot;:&quot;MENDELEY_CITATION_v3_eyJjaXRhdGlvbklEIjoiTUVOREVMRVlfQ0lUQVRJT05fOTk1ODhhM2EtZjBhYi00ZGI2LWFkMjEtYjlmNjJhZTVmYjU0IiwicHJvcGVydGllcyI6eyJub3RlSW5kZXgiOjB9LCJpc0VkaXRlZCI6ZmFsc2UsIm1hbnVhbE92ZXJyaWRlIjp7ImlzTWFudWFsbHlPdmVycmlkZGVuIjp0cnVlLCJjaXRlcHJvY1RleHQiOiIoQ2VudGVyIGZvciBEaXNlYXNlIENvbnRyb2wgYW5kIFByZXZlbnRpb24sIG4uZC4pIiwibWFudWFsT3ZlcnJpZGVUZXh0IjoiKENlbnRlciBmb3IgRGlzZWFzZSBDb250cm9sIGFuZCBQcmV2ZW50aW9uLCAyMDIxKSJ9LCJjaXRhdGlvbkl0ZW1zIjpbeyJpZCI6IjU4MzYwZjU2LTRlZTQtM2ZlYy1hNzM4LTk0N2ZjY2NhMDZlZCIsIml0ZW1EYXRhIjp7InR5cGUiOiJ3ZWJwYWdlIiwiaWQiOiI1ODM2MGY1Ni00ZWU0LTNmZWMtYTczOC05NDdmY2NjYTA2ZWQiLCJ0aXRsZSI6IkhQViBDYW5jZXJzIGFyZSBQcmV2ZW50YWJsZSIsImF1dGhvciI6W3siZmFtaWx5IjoiQ2VudGVyIGZvciBEaXNlYXNlIENvbnRyb2wgYW5kIFByZXZlbnRpb24iLCJnaXZlbiI6IiIsInBhcnNlLW5hbWVzIjpmYWxzZSwiZHJvcHBpbmctcGFydGljbGUiOiIiLCJub24tZHJvcHBpbmctcGFydGljbGUiOiIifV0sImNvbnRhaW5lci10aXRsZSI6IjIwMjEiLCJhY2Nlc3NlZCI6eyJkYXRlLXBhcnRzIjpbWzIwMjIsMTEsNl1dfSwiVVJMIjoiaHR0cHM6Ly93d3cuY2RjLmdvdi9ocHYvaGNwL3Byb3RlY3RpbmctcGF0aWVudHMuaHRtbCM6fjp0ZXh0PUhQViUyMHZhY2NpbmF0aW9uJTIwY291bGQlMjBwcmV2ZW50JTIwbW9yZSx0aGUlMjBVbml0ZWQlMjBTdGF0ZXMlMjBldmVyeSUyMHllYXIuJnRleHQ9Q2VydmljYWwlMjBjYW5jZXIlMjBpcyUyMHRoZSUyMG9ubHksZGV0ZWN0aW9uJTIwYXQlMjBhbiUyMGVhcmx5JTIwc3RhZ2UiLCJjb250YWluZXItdGl0bGUtc2hvcnQiOiIifSwiaXNUZW1wb3JhcnkiOmZhbHNlfV19&quot;,&quot;citationItems&quot;:[{&quot;id&quot;:&quot;58360f56-4ee4-3fec-a738-947fccca06ed&quot;,&quot;itemData&quot;:{&quot;type&quot;:&quot;webpage&quot;,&quot;id&quot;:&quot;58360f56-4ee4-3fec-a738-947fccca06ed&quot;,&quot;title&quot;:&quot;HPV Cancers are Preventable&quot;,&quot;author&quot;:[{&quot;family&quot;:&quot;Center for Disease Control and Prevention&quot;,&quot;given&quot;:&quot;&quot;,&quot;parse-names&quot;:false,&quot;dropping-particle&quot;:&quot;&quot;,&quot;non-dropping-particle&quot;:&quot;&quot;}],&quot;container-title&quot;:&quot;2021&quot;,&quot;accessed&quot;:{&quot;date-parts&quot;:[[2022,11,6]]},&quot;URL&quot;:&quot;https://www.cdc.gov/hpv/hcp/protecting-patients.html#:~:text=HPV%20vaccination%20could%20prevent%20more,the%20United%20States%20every%20year.&amp;text=Cervical%20cancer%20is%20the%20only,detection%20at%20an%20early%20stage&quot;,&quot;container-title-short&quot;:&quot;&quot;},&quot;isTemporary&quot;:false}]},{&quot;citationID&quot;:&quot;MENDELEY_CITATION_0b67b683-87ca-45c1-bda4-fd2ac3bf9fda&quot;,&quot;properties&quot;:{&quot;noteIndex&quot;:0},&quot;isEdited&quot;:false,&quot;manualOverride&quot;:{&quot;isManuallyOverridden&quot;:false,&quot;citeprocText&quot;:&quot;(Pingali et al., 2022)&quot;,&quot;manualOverrideText&quot;:&quot;&quot;},&quot;citationTag&quot;:&quot;MENDELEY_CITATION_v3_eyJjaXRhdGlvbklEIjoiTUVOREVMRVlfQ0lUQVRJT05fMGI2N2I2ODMtODdjYS00NWMxLWJkYTQtZmQyYWMzYmY5ZmRhIiwicHJvcGVydGllcyI6eyJub3RlSW5kZXgiOjB9LCJpc0VkaXRlZCI6ZmFsc2UsIm1hbnVhbE92ZXJyaWRlIjp7ImlzTWFudWFsbHlPdmVycmlkZGVuIjpmYWxzZSwiY2l0ZXByb2NUZXh0IjoiKFBpbmdhbGkgZXQgYWwuLCAyMDIyKSIsIm1hbnVhbE92ZXJyaWRlVGV4dCI6IiJ9LCJjaXRhdGlvbkl0ZW1zIjpbeyJpZCI6IjY5MWQ5NWI4LWFlMTYtMzgxNi1iNmEwLWE3NDE0ZWEyMmM1OCIsIml0ZW1EYXRhIjp7InR5cGUiOiJhcnRpY2xlLWpvdXJuYWwiLCJpZCI6IjY5MWQ5NWI4LWFlMTYtMzgxNi1iNmEwLWE3NDE0ZWEyMmM1OCIsInRpdGxlIjoiTmF0aW9uYWwgVmFjY2luYXRpb24gQ292ZXJhZ2UgQW1vbmcgQWRvbGVzY2VudHMgQWdlZCAxM+KAkzE3IFllYXJzIOKAlCBOYXRpb25hbCBJbW11bml6YXRpb24gU3VydmV5LVRlZW4sIFVuaXRlZCBTdGF0ZXMsIDIwMjEiLCJhdXRob3IiOlt7ImZhbWlseSI6IlBpbmdhbGkiLCJnaXZlbiI6IkNhc3NhbmRyYSIsInBhcnNlLW5hbWVzIjpmYWxzZSwiZHJvcHBpbmctcGFydGljbGUiOiIiLCJub24tZHJvcHBpbmctcGFydGljbGUiOiIifSx7ImZhbWlseSI6IllhbmtleSIsImdpdmVuIjoiRGF2aWQiLCJwYXJzZS1uYW1lcyI6ZmFsc2UsImRyb3BwaW5nLXBhcnRpY2xlIjoiIiwibm9uLWRyb3BwaW5nLXBhcnRpY2xlIjoiIn0seyJmYW1pbHkiOiJFbGFtLUV2YW5zIiwiZ2l2ZW4iOiJMYXVyaWUgRC4iLCJwYXJzZS1uYW1lcyI6ZmFsc2UsImRyb3BwaW5nLXBhcnRpY2xlIjoiIiwibm9uLWRyb3BwaW5nLXBhcnRpY2xlIjoiIn0seyJmYW1pbHkiOiJNYXJrb3dpdHoiLCJnaXZlbiI6IkxhdXJpIEUuIiwicGFyc2UtbmFtZXMiOmZhbHNlLCJkcm9wcGluZy1wYXJ0aWNsZSI6IiIsIm5vbi1kcm9wcGluZy1wYXJ0aWNsZSI6IiJ9LHsiZmFtaWx5IjoiVmFsaWVyIiwiZ2l2ZW4iOiJNYWRlbGVpbmUgUi4iLCJwYXJzZS1uYW1lcyI6ZmFsc2UsImRyb3BwaW5nLXBhcnRpY2xlIjoiIiwibm9uLWRyb3BwaW5nLXBhcnRpY2xlIjoiIn0seyJmYW1pbHkiOiJGcmVkdWEiLCJnaXZlbiI6IkJlbmphbWluIiwicGFyc2UtbmFtZXMiOmZhbHNlLCJkcm9wcGluZy1wYXJ0aWNsZSI6IiIsIm5vbi1kcm9wcGluZy1wYXJ0aWNsZSI6IiJ9LHsiZmFtaWx5IjoiQ3Jvd2UiLCJnaXZlbiI6IlNhbXVlbCBKLiIsInBhcnNlLW5hbWVzIjpmYWxzZSwiZHJvcHBpbmctcGFydGljbGUiOiIiLCJub24tZHJvcHBpbmctcGFydGljbGUiOiIifSx7ImZhbWlseSI6IlN0b2tsZXkiLCJnaXZlbiI6IlNoYW5ub24iLCJwYXJzZS1uYW1lcyI6ZmFsc2UsImRyb3BwaW5nLXBhcnRpY2xlIjoiIiwibm9uLWRyb3BwaW5nLXBhcnRpY2xlIjoiIn0seyJmYW1pbHkiOiJTaW5nbGV0b24iLCJnaXZlbiI6IkphbWVzIEEuIiwicGFyc2UtbmFtZXMiOmZhbHNlLCJkcm9wcGluZy1wYXJ0aWNsZSI6IiIsIm5vbi1kcm9wcGluZy1wYXJ0aWNsZSI6IiJ9XSwiY29udGFpbmVyLXRpdGxlIjoiTU1XUi4gTW9yYmlkaXR5IGFuZCBNb3J0YWxpdHkgV2Vla2x5IFJlcG9ydCIsImNvbnRhaW5lci10aXRsZS1zaG9ydCI6Ik1NV1IgTW9yYiBNb3J0YWwgV2tseSBSZXAiLCJET0kiOiIxMC4xNTU4NS9tbXdyLm1tNzEzNWExIiwiSVNTTiI6IjAxNDktMjE5NSIsImlzc3VlZCI6eyJkYXRlLXBhcnRzIjpbWzIwMjIsOSwyXV19LCJwYWdlIjoiMTEwMS0xMTA4IiwiaXNzdWUiOiIzNSIsInZvbHVtZSI6IjcxIn0sImlzVGVtcG9yYXJ5IjpmYWxzZX1dfQ==&quot;,&quot;citationItems&quot;:[{&quot;id&quot;:&quot;691d95b8-ae16-3816-b6a0-a7414ea22c58&quot;,&quot;itemData&quot;:{&quot;type&quot;:&quot;article-journal&quot;,&quot;id&quot;:&quot;691d95b8-ae16-3816-b6a0-a7414ea22c58&quot;,&quot;title&quot;:&quot;National Vaccination Coverage Among Adolescents Aged 13–17 Years — National Immunization Survey-Teen, United States, 2021&quot;,&quot;author&quot;:[{&quot;family&quot;:&quot;Pingali&quot;,&quot;given&quot;:&quot;Cassandra&quot;,&quot;parse-names&quot;:false,&quot;dropping-particle&quot;:&quot;&quot;,&quot;non-dropping-particle&quot;:&quot;&quot;},{&quot;family&quot;:&quot;Yankey&quot;,&quot;given&quot;:&quot;David&quot;,&quot;parse-names&quot;:false,&quot;dropping-particle&quot;:&quot;&quot;,&quot;non-dropping-particle&quot;:&quot;&quot;},{&quot;family&quot;:&quot;Elam-Evans&quot;,&quot;given&quot;:&quot;Laurie D.&quot;,&quot;parse-names&quot;:false,&quot;dropping-particle&quot;:&quot;&quot;,&quot;non-dropping-particle&quot;:&quot;&quot;},{&quot;family&quot;:&quot;Markowitz&quot;,&quot;given&quot;:&quot;Lauri E.&quot;,&quot;parse-names&quot;:false,&quot;dropping-particle&quot;:&quot;&quot;,&quot;non-dropping-particle&quot;:&quot;&quot;},{&quot;family&quot;:&quot;Valier&quot;,&quot;given&quot;:&quot;Madeleine R.&quot;,&quot;parse-names&quot;:false,&quot;dropping-particle&quot;:&quot;&quot;,&quot;non-dropping-particle&quot;:&quot;&quot;},{&quot;family&quot;:&quot;Fredua&quot;,&quot;given&quot;:&quot;Benjamin&quot;,&quot;parse-names&quot;:false,&quot;dropping-particle&quot;:&quot;&quot;,&quot;non-dropping-particle&quot;:&quot;&quot;},{&quot;family&quot;:&quot;Crowe&quot;,&quot;given&quot;:&quot;Samuel J.&quot;,&quot;parse-names&quot;:false,&quot;dropping-particle&quot;:&quot;&quot;,&quot;non-dropping-particle&quot;:&quot;&quot;},{&quot;family&quot;:&quot;Stokley&quot;,&quot;given&quot;:&quot;Shannon&quot;,&quot;parse-names&quot;:false,&quot;dropping-particle&quot;:&quot;&quot;,&quot;non-dropping-particle&quot;:&quot;&quot;},{&quot;family&quot;:&quot;Singleton&quot;,&quot;given&quot;:&quot;James A.&quot;,&quot;parse-names&quot;:false,&quot;dropping-particle&quot;:&quot;&quot;,&quot;non-dropping-particle&quot;:&quot;&quot;}],&quot;container-title&quot;:&quot;MMWR. Morbidity and Mortality Weekly Report&quot;,&quot;container-title-short&quot;:&quot;MMWR Morb Mortal Wkly Rep&quot;,&quot;DOI&quot;:&quot;10.15585/mmwr.mm7135a1&quot;,&quot;ISSN&quot;:&quot;0149-2195&quot;,&quot;issued&quot;:{&quot;date-parts&quot;:[[2022,9,2]]},&quot;page&quot;:&quot;1101-1108&quot;,&quot;issue&quot;:&quot;35&quot;,&quot;volume&quot;:&quot;71&quot;},&quot;isTemporary&quot;:false}]},{&quot;citationID&quot;:&quot;MENDELEY_CITATION_4b40e7a6-76c3-40a7-be7c-63e5d5836c1d&quot;,&quot;properties&quot;:{&quot;noteIndex&quot;:0},&quot;isEdited&quot;:false,&quot;manualOverride&quot;:{&quot;isManuallyOverridden&quot;:true,&quot;citeprocText&quot;:&quot;(Black &amp;#38; Boersma, 2021)&quot;,&quot;manualOverrideText&quot;:&quot;Black &amp; Boersma, 2021&quot;},&quot;citationTag&quot;:&quot;MENDELEY_CITATION_v3_eyJjaXRhdGlvbklEIjoiTUVOREVMRVlfQ0lUQVRJT05fNGI0MGU3YTYtNzZjMy00MGE3LWJlN2MtNjNlNWQ1ODM2YzFkIiwicHJvcGVydGllcyI6eyJub3RlSW5kZXgiOjB9LCJpc0VkaXRlZCI6ZmFsc2UsIm1hbnVhbE92ZXJyaWRlIjp7ImlzTWFudWFsbHlPdmVycmlkZGVuIjp0cnVlLCJjaXRlcHJvY1RleHQiOiIoQmxhY2sgJiMzODsgQm9lcnNtYSwgMjAyMSkiLCJtYW51YWxPdmVycmlkZVRleHQiOiJCbGFjayAmIEJvZXJzbWEsIDIwMjEifSwiY2l0YXRpb25JdGVtcyI6W3siaWQiOiJhNmVhNjYwNS1jNjIwLTNkMGEtOWVlZC1mNGIzZjlhNTVkZTYiLCJpdGVtRGF0YSI6eyJ0eXBlIjoiYXJ0aWNsZS1qb3VybmFsIiwiaWQiOiJhNmVhNjYwNS1jNjIwLTNkMGEtOWVlZC1mNGIzZjlhNTVkZTYiLCJ0aXRsZSI6IlBlcmNlbnRhZ2UqIG9mIEFkdWx0cyBBZ2VkIDE44oCTMjYgWWVhcnMgV2hvIEV2ZXIgUmVjZWl2ZWQgYSBIdW1hbiBQYXBpbGxvbWF2aXJ1cyBWYWNjaW5lLCBieSBSYWNlIGFuZCBIaXNwYW5pYyBPcmlnaW4gYW5kIFNleCDigJQgTmF0aW9uYWwgSGVhbHRoIEludGVydmlldyBTdXJ2ZXksIFVuaXRlZCBTdGF0ZXMsIDIwMTkiLCJhdXRob3IiOlt7ImZhbWlseSI6IkJsYWNrIiwiZ2l2ZW4iOiJMaW5kc2V5IE1QSCIsInBhcnNlLW5hbWVzIjpmYWxzZSwiZHJvcHBpbmctcGFydGljbGUiOiIiLCJub24tZHJvcHBpbmctcGFydGljbGUiOiIifSx7ImZhbWlseSI6IkJvZXJzbWEiLCJnaXZlbiI6IlBldGVyIE1QSCIsInBhcnNlLW5hbWVzIjpmYWxzZSwiZHJvcHBpbmctcGFydGljbGUiOiIiLCJub24tZHJvcHBpbmctcGFydGljbGUiOiIifV0sImNvbnRhaW5lci10aXRsZSI6Ik1NV1IuIE1vcmJpZGl0eSBhbmQgTW9ydGFsaXR5IFdlZWtseSBSZXBvcnQiLCJjb250YWluZXItdGl0bGUtc2hvcnQiOiJNTVdSIE1vcmIgTW9ydGFsIFdrbHkgUmVwIiwiRE9JIjoiMTAuMTU1ODUvbW13ci5tbTcwMjFhNSIsIklTU04iOiIwMTQ5LTIxOTUiLCJpc3N1ZWQiOnsiZGF0ZS1wYXJ0cyI6W1syMDIxLDUsMjhdXX0sInBhZ2UiOiI3OTciLCJpc3N1ZSI6IjIxIiwidm9sdW1lIjoiNzAifSwiaXNUZW1wb3JhcnkiOmZhbHNlfV19&quot;,&quot;citationItems&quot;:[{&quot;id&quot;:&quot;a6ea6605-c620-3d0a-9eed-f4b3f9a55de6&quot;,&quot;itemData&quot;:{&quot;type&quot;:&quot;article-journal&quot;,&quot;id&quot;:&quot;a6ea6605-c620-3d0a-9eed-f4b3f9a55de6&quot;,&quot;title&quot;:&quot;Percentage* of Adults Aged 18–26 Years Who Ever Received a Human Papillomavirus Vaccine, by Race and Hispanic Origin and Sex — National Health Interview Survey, United States, 2019&quot;,&quot;author&quot;:[{&quot;family&quot;:&quot;Black&quot;,&quot;given&quot;:&quot;Lindsey MPH&quot;,&quot;parse-names&quot;:false,&quot;dropping-particle&quot;:&quot;&quot;,&quot;non-dropping-particle&quot;:&quot;&quot;},{&quot;family&quot;:&quot;Boersma&quot;,&quot;given&quot;:&quot;Peter MPH&quot;,&quot;parse-names&quot;:false,&quot;dropping-particle&quot;:&quot;&quot;,&quot;non-dropping-particle&quot;:&quot;&quot;}],&quot;container-title&quot;:&quot;MMWR. Morbidity and Mortality Weekly Report&quot;,&quot;container-title-short&quot;:&quot;MMWR Morb Mortal Wkly Rep&quot;,&quot;DOI&quot;:&quot;10.15585/mmwr.mm7021a5&quot;,&quot;ISSN&quot;:&quot;0149-2195&quot;,&quot;issued&quot;:{&quot;date-parts&quot;:[[2021,5,28]]},&quot;page&quot;:&quot;797&quot;,&quot;issue&quot;:&quot;21&quot;,&quot;volume&quot;:&quot;70&quot;},&quot;isTemporary&quot;:false}]},{&quot;citationID&quot;:&quot;MENDELEY_CITATION_555c4b7f-e6be-40f8-a73a-ee2882516fdf&quot;,&quot;properties&quot;:{&quot;noteIndex&quot;:0},&quot;isEdited&quot;:false,&quot;manualOverride&quot;:{&quot;isManuallyOverridden&quot;:false,&quot;citeprocText&quot;:&quot;(Black &amp;#38; Boersma, 2021)&quot;,&quot;manualOverrideText&quot;:&quot;&quot;},&quot;citationTag&quot;:&quot;MENDELEY_CITATION_v3_eyJjaXRhdGlvbklEIjoiTUVOREVMRVlfQ0lUQVRJT05fNTU1YzRiN2YtZTZiZS00MGY4LWE3M2EtZWUyODgyNTE2ZmRmIiwicHJvcGVydGllcyI6eyJub3RlSW5kZXgiOjB9LCJpc0VkaXRlZCI6ZmFsc2UsIm1hbnVhbE92ZXJyaWRlIjp7ImlzTWFudWFsbHlPdmVycmlkZGVuIjpmYWxzZSwiY2l0ZXByb2NUZXh0IjoiKEJsYWNrICYjMzg7IEJvZXJzbWEsIDIwMjEpIiwibWFudWFsT3ZlcnJpZGVUZXh0IjoiIn0sImNpdGF0aW9uSXRlbXMiOlt7ImlkIjoiYTZlYTY2MDUtYzYyMC0zZDBhLTllZWQtZjRiM2Y5YTU1ZGU2IiwiaXRlbURhdGEiOnsidHlwZSI6ImFydGljbGUtam91cm5hbCIsImlkIjoiYTZlYTY2MDUtYzYyMC0zZDBhLTllZWQtZjRiM2Y5YTU1ZGU2IiwidGl0bGUiOiJQZXJjZW50YWdlKiBvZiBBZHVsdHMgQWdlZCAxOOKAkzI2IFllYXJzIFdobyBFdmVyIFJlY2VpdmVkIGEgSHVtYW4gUGFwaWxsb21hdmlydXMgVmFjY2luZSwgYnkgUmFjZSBhbmQgSGlzcGFuaWMgT3JpZ2luIGFuZCBTZXgg4oCUIE5hdGlvbmFsIEhlYWx0aCBJbnRlcnZpZXcgU3VydmV5LCBVbml0ZWQgU3RhdGVzLCAyMDE5IiwiYXV0aG9yIjpbeyJmYW1pbHkiOiJCbGFjayIsImdpdmVuIjoiTGluZHNleSBNUEgiLCJwYXJzZS1uYW1lcyI6ZmFsc2UsImRyb3BwaW5nLXBhcnRpY2xlIjoiIiwibm9uLWRyb3BwaW5nLXBhcnRpY2xlIjoiIn0seyJmYW1pbHkiOiJCb2Vyc21hIiwiZ2l2ZW4iOiJQZXRlciBNUEgiLCJwYXJzZS1uYW1lcyI6ZmFsc2UsImRyb3BwaW5nLXBhcnRpY2xlIjoiIiwibm9uLWRyb3BwaW5nLXBhcnRpY2xlIjoiIn1dLCJjb250YWluZXItdGl0bGUiOiJNTVdSLiBNb3JiaWRpdHkgYW5kIE1vcnRhbGl0eSBXZWVrbHkgUmVwb3J0IiwiY29udGFpbmVyLXRpdGxlLXNob3J0IjoiTU1XUiBNb3JiIE1vcnRhbCBXa2x5IFJlcCIsIkRPSSI6IjEwLjE1NTg1L21td3IubW03MDIxYTUiLCJJU1NOIjoiMDE0OS0yMTk1IiwiaXNzdWVkIjp7ImRhdGUtcGFydHMiOltbMjAyMSw1LDI4XV19LCJwYWdlIjoiNzk3IiwiaXNzdWUiOiIyMSIsInZvbHVtZSI6IjcwIn0sImlzVGVtcG9yYXJ5IjpmYWxzZX1dfQ==&quot;,&quot;citationItems&quot;:[{&quot;id&quot;:&quot;a6ea6605-c620-3d0a-9eed-f4b3f9a55de6&quot;,&quot;itemData&quot;:{&quot;type&quot;:&quot;article-journal&quot;,&quot;id&quot;:&quot;a6ea6605-c620-3d0a-9eed-f4b3f9a55de6&quot;,&quot;title&quot;:&quot;Percentage* of Adults Aged 18–26 Years Who Ever Received a Human Papillomavirus Vaccine, by Race and Hispanic Origin and Sex — National Health Interview Survey, United States, 2019&quot;,&quot;author&quot;:[{&quot;family&quot;:&quot;Black&quot;,&quot;given&quot;:&quot;Lindsey MPH&quot;,&quot;parse-names&quot;:false,&quot;dropping-particle&quot;:&quot;&quot;,&quot;non-dropping-particle&quot;:&quot;&quot;},{&quot;family&quot;:&quot;Boersma&quot;,&quot;given&quot;:&quot;Peter MPH&quot;,&quot;parse-names&quot;:false,&quot;dropping-particle&quot;:&quot;&quot;,&quot;non-dropping-particle&quot;:&quot;&quot;}],&quot;container-title&quot;:&quot;MMWR. Morbidity and Mortality Weekly Report&quot;,&quot;container-title-short&quot;:&quot;MMWR Morb Mortal Wkly Rep&quot;,&quot;DOI&quot;:&quot;10.15585/mmwr.mm7021a5&quot;,&quot;ISSN&quot;:&quot;0149-2195&quot;,&quot;issued&quot;:{&quot;date-parts&quot;:[[2021,5,28]]},&quot;page&quot;:&quot;797&quot;,&quot;issue&quot;:&quot;21&quot;,&quot;volume&quot;:&quot;70&quot;},&quot;isTemporary&quot;:false}]},{&quot;citationID&quot;:&quot;MENDELEY_CITATION_db54ce40-25e8-41b5-a2bf-81721a5a2a27&quot;,&quot;properties&quot;:{&quot;noteIndex&quot;:0},&quot;isEdited&quot;:false,&quot;manualOverride&quot;:{&quot;isManuallyOverridden&quot;:false,&quot;citeprocText&quot;:&quot;(Lee et al., 2021)&quot;,&quot;manualOverrideText&quot;:&quot;&quot;},&quot;citationTag&quot;:&quot;MENDELEY_CITATION_v3_eyJjaXRhdGlvbklEIjoiTUVOREVMRVlfQ0lUQVRJT05fZGI1NGNlNDAtMjVlOC00MWI1LWEyYmYtODE3MjFhNWEyYTI3IiwicHJvcGVydGllcyI6eyJub3RlSW5kZXgiOjB9LCJpc0VkaXRlZCI6ZmFsc2UsIm1hbnVhbE92ZXJyaWRlIjp7ImlzTWFudWFsbHlPdmVycmlkZGVuIjpmYWxzZSwiY2l0ZXByb2NUZXh0IjoiKExlZSBldCBhbC4sIDIwMjEpIiwibWFudWFsT3ZlcnJpZGVUZXh0IjoiIn0sImNpdGF0aW9uSXRlbXMiOlt7ImlkIjoiYzE0NDNmNDQtMDExYS0zZDdmLTk4OWYtZjI5MmZkZGRjYzcyIiwiaXRlbURhdGEiOnsidHlwZSI6ImFydGljbGUtam91cm5hbCIsImlkIjoiYzE0NDNmNDQtMDExYS0zZDdmLTk4OWYtZjI5MmZkZGRjYzcyIiwidGl0bGUiOiJSdXJhbOKAk1VyYmFuIERpZmZlcmVuY2VzIGluIEh1bWFuIFBhcGlsbG9tYXZpcnVzIFZhY2NpbmF0aW9uIEFtb25nIFlvdW5nIEFkdWx0cyBpbiA4IFUuUy4gU3RhdGVzIiwiYXV0aG9yIjpbeyJmYW1pbHkiOiJMZWUiLCJnaXZlbiI6Ik1pbmplZSIsInBhcnNlLW5hbWVzIjpmYWxzZSwiZHJvcHBpbmctcGFydGljbGUiOiIiLCJub24tZHJvcHBpbmctcGFydGljbGUiOiIifSx7ImZhbWlseSI6IkdlcmVuZCIsImdpdmVuIjoiTWFyeSBBLiIsInBhcnNlLW5hbWVzIjpmYWxzZSwiZHJvcHBpbmctcGFydGljbGUiOiIiLCJub24tZHJvcHBpbmctcGFydGljbGUiOiIifSx7ImZhbWlseSI6IkFkamVpIEJvYWt5ZSIsImdpdmVuIjoiRXJpYyIsInBhcnNlLW5hbWVzIjpmYWxzZSwiZHJvcHBpbmctcGFydGljbGUiOiIiLCJub24tZHJvcHBpbmctcGFydGljbGUiOiIifV0sImNvbnRhaW5lci10aXRsZSI6IkFtZXJpY2FuIEpvdXJuYWwgb2YgUHJldmVudGl2ZSBNZWRpY2luZSIsImNvbnRhaW5lci10aXRsZS1zaG9ydCI6IkFtIEogUHJldiBNZWQiLCJET0kiOiIxMC4xMDE2L2ouYW1lcHJlLjIwMjAuMDcuMDIzIiwiSVNTTiI6IjA3NDkzNzk3IiwiaXNzdWVkIjp7ImRhdGUtcGFydHMiOltbMjAyMSwyXV19LCJwYWdlIjoiMjk4LTI5OSIsImlzc3VlIjoiMiIsInZvbHVtZSI6IjYwIn0sImlzVGVtcG9yYXJ5IjpmYWxzZX1dfQ==&quot;,&quot;citationItems&quot;:[{&quot;id&quot;:&quot;c1443f44-011a-3d7f-989f-f292fdddcc72&quot;,&quot;itemData&quot;:{&quot;type&quot;:&quot;article-journal&quot;,&quot;id&quot;:&quot;c1443f44-011a-3d7f-989f-f292fdddcc72&quot;,&quot;title&quot;:&quot;Rural–Urban Differences in Human Papillomavirus Vaccination Among Young Adults in 8 U.S. States&quot;,&quot;author&quot;:[{&quot;family&quot;:&quot;Lee&quot;,&quot;given&quot;:&quot;Minjee&quot;,&quot;parse-names&quot;:false,&quot;dropping-particle&quot;:&quot;&quot;,&quot;non-dropping-particle&quot;:&quot;&quot;},{&quot;family&quot;:&quot;Gerend&quot;,&quot;given&quot;:&quot;Mary A.&quot;,&quot;parse-names&quot;:false,&quot;dropping-particle&quot;:&quot;&quot;,&quot;non-dropping-particle&quot;:&quot;&quot;},{&quot;family&quot;:&quot;Adjei Boakye&quot;,&quot;given&quot;:&quot;Eric&quot;,&quot;parse-names&quot;:false,&quot;dropping-particle&quot;:&quot;&quot;,&quot;non-dropping-particle&quot;:&quot;&quot;}],&quot;container-title&quot;:&quot;American Journal of Preventive Medicine&quot;,&quot;container-title-short&quot;:&quot;Am J Prev Med&quot;,&quot;DOI&quot;:&quot;10.1016/j.amepre.2020.07.023&quot;,&quot;ISSN&quot;:&quot;07493797&quot;,&quot;issued&quot;:{&quot;date-parts&quot;:[[2021,2]]},&quot;page&quot;:&quot;298-299&quot;,&quot;issue&quot;:&quot;2&quot;,&quot;volume&quot;:&quot;60&quot;},&quot;isTemporary&quot;:false}]},{&quot;citationID&quot;:&quot;MENDELEY_CITATION_e976a4a2-bbd8-49c8-99d3-be5fe0850676&quot;,&quot;properties&quot;:{&quot;noteIndex&quot;:0},&quot;isEdited&quot;:false,&quot;manualOverride&quot;:{&quot;isManuallyOverridden&quot;:false,&quot;citeprocText&quot;:&quot;(Lee et al., 2021)&quot;,&quot;manualOverrideText&quot;:&quot;&quot;},&quot;citationTag&quot;:&quot;MENDELEY_CITATION_v3_eyJjaXRhdGlvbklEIjoiTUVOREVMRVlfQ0lUQVRJT05fZTk3NmE0YTItYmJkOC00OWM4LTk5ZDMtYmU1ZmUwODUwNjc2IiwicHJvcGVydGllcyI6eyJub3RlSW5kZXgiOjB9LCJpc0VkaXRlZCI6ZmFsc2UsIm1hbnVhbE92ZXJyaWRlIjp7ImlzTWFudWFsbHlPdmVycmlkZGVuIjpmYWxzZSwiY2l0ZXByb2NUZXh0IjoiKExlZSBldCBhbC4sIDIwMjEpIiwibWFudWFsT3ZlcnJpZGVUZXh0IjoiIn0sImNpdGF0aW9uSXRlbXMiOlt7ImlkIjoiYzE0NDNmNDQtMDExYS0zZDdmLTk4OWYtZjI5MmZkZGRjYzcyIiwiaXRlbURhdGEiOnsidHlwZSI6ImFydGljbGUtam91cm5hbCIsImlkIjoiYzE0NDNmNDQtMDExYS0zZDdmLTk4OWYtZjI5MmZkZGRjYzcyIiwidGl0bGUiOiJSdXJhbOKAk1VyYmFuIERpZmZlcmVuY2VzIGluIEh1bWFuIFBhcGlsbG9tYXZpcnVzIFZhY2NpbmF0aW9uIEFtb25nIFlvdW5nIEFkdWx0cyBpbiA4IFUuUy4gU3RhdGVzIiwiYXV0aG9yIjpbeyJmYW1pbHkiOiJMZWUiLCJnaXZlbiI6Ik1pbmplZSIsInBhcnNlLW5hbWVzIjpmYWxzZSwiZHJvcHBpbmctcGFydGljbGUiOiIiLCJub24tZHJvcHBpbmctcGFydGljbGUiOiIifSx7ImZhbWlseSI6IkdlcmVuZCIsImdpdmVuIjoiTWFyeSBBLiIsInBhcnNlLW5hbWVzIjpmYWxzZSwiZHJvcHBpbmctcGFydGljbGUiOiIiLCJub24tZHJvcHBpbmctcGFydGljbGUiOiIifSx7ImZhbWlseSI6IkFkamVpIEJvYWt5ZSIsImdpdmVuIjoiRXJpYyIsInBhcnNlLW5hbWVzIjpmYWxzZSwiZHJvcHBpbmctcGFydGljbGUiOiIiLCJub24tZHJvcHBpbmctcGFydGljbGUiOiIifV0sImNvbnRhaW5lci10aXRsZSI6IkFtZXJpY2FuIEpvdXJuYWwgb2YgUHJldmVudGl2ZSBNZWRpY2luZSIsImNvbnRhaW5lci10aXRsZS1zaG9ydCI6IkFtIEogUHJldiBNZWQiLCJET0kiOiIxMC4xMDE2L2ouYW1lcHJlLjIwMjAuMDcuMDIzIiwiSVNTTiI6IjA3NDkzNzk3IiwiaXNzdWVkIjp7ImRhdGUtcGFydHMiOltbMjAyMSwyXV19LCJwYWdlIjoiMjk4LTI5OSIsImlzc3VlIjoiMiIsInZvbHVtZSI6IjYwIn0sImlzVGVtcG9yYXJ5IjpmYWxzZX1dfQ==&quot;,&quot;citationItems&quot;:[{&quot;id&quot;:&quot;c1443f44-011a-3d7f-989f-f292fdddcc72&quot;,&quot;itemData&quot;:{&quot;type&quot;:&quot;article-journal&quot;,&quot;id&quot;:&quot;c1443f44-011a-3d7f-989f-f292fdddcc72&quot;,&quot;title&quot;:&quot;Rural–Urban Differences in Human Papillomavirus Vaccination Among Young Adults in 8 U.S. States&quot;,&quot;author&quot;:[{&quot;family&quot;:&quot;Lee&quot;,&quot;given&quot;:&quot;Minjee&quot;,&quot;parse-names&quot;:false,&quot;dropping-particle&quot;:&quot;&quot;,&quot;non-dropping-particle&quot;:&quot;&quot;},{&quot;family&quot;:&quot;Gerend&quot;,&quot;given&quot;:&quot;Mary A.&quot;,&quot;parse-names&quot;:false,&quot;dropping-particle&quot;:&quot;&quot;,&quot;non-dropping-particle&quot;:&quot;&quot;},{&quot;family&quot;:&quot;Adjei Boakye&quot;,&quot;given&quot;:&quot;Eric&quot;,&quot;parse-names&quot;:false,&quot;dropping-particle&quot;:&quot;&quot;,&quot;non-dropping-particle&quot;:&quot;&quot;}],&quot;container-title&quot;:&quot;American Journal of Preventive Medicine&quot;,&quot;container-title-short&quot;:&quot;Am J Prev Med&quot;,&quot;DOI&quot;:&quot;10.1016/j.amepre.2020.07.023&quot;,&quot;ISSN&quot;:&quot;07493797&quot;,&quot;issued&quot;:{&quot;date-parts&quot;:[[2021,2]]},&quot;page&quot;:&quot;298-299&quot;,&quot;issue&quot;:&quot;2&quot;,&quot;volume&quot;:&quot;60&quot;},&quot;isTemporary&quot;:false}]},{&quot;citationID&quot;:&quot;MENDELEY_CITATION_f3c75fca-6aaa-4261-99b1-f2eb5d6ab313&quot;,&quot;properties&quot;:{&quot;noteIndex&quot;:0},&quot;isEdited&quot;:false,&quot;manualOverride&quot;:{&quot;isManuallyOverridden&quot;:false,&quot;citeprocText&quot;:&quot;(Zhai et al., 2020)&quot;,&quot;manualOverrideText&quot;:&quot;&quot;},&quot;citationTag&quot;:&quot;MENDELEY_CITATION_v3_eyJjaXRhdGlvbklEIjoiTUVOREVMRVlfQ0lUQVRJT05fZjNjNzVmY2EtNmFhYS00MjYxLTk5YjEtZjJlYjVkNmFiMzEzIiwicHJvcGVydGllcyI6eyJub3RlSW5kZXgiOjB9LCJpc0VkaXRlZCI6ZmFsc2UsIm1hbnVhbE92ZXJyaWRlIjp7ImlzTWFudWFsbHlPdmVycmlkZGVuIjpmYWxzZSwiY2l0ZXByb2NUZXh0IjoiKFpoYWkgZXQgYWwuLCAyMDIwKSIsIm1hbnVhbE92ZXJyaWRlVGV4dCI6IiJ9LCJjaXRhdGlvbkl0ZW1zIjpbeyJpZCI6ImM4OGIzM2U1LWY1MzItMzZiMS04YzNlLWZjN2VkZDFmMjIyMSIsIml0ZW1EYXRhIjp7InR5cGUiOiJhcnRpY2xlLWpvdXJuYWwiLCJpZCI6ImM4OGIzM2U1LWY1MzItMzZiMS04YzNlLWZjN2VkZDFmMjIyMSIsInRpdGxlIjoiUnVyYWwsIHVyYmFuLCBhbmQgc3VidXJiYW4gZGlmZmVyZW5jZXMgaW4gaW5mbHVlbnphIHZhY2NpbmF0aW9uIGNvdmVyYWdlIGFtb25nIGNoaWxkcmVuIiwiYXV0aG9yIjpbeyJmYW1pbHkiOiJaaGFpIiwiZ2l2ZW4iOiJZdXNoZW5nIiwicGFyc2UtbmFtZXMiOmZhbHNlLCJkcm9wcGluZy1wYXJ0aWNsZSI6IiIsIm5vbi1kcm9wcGluZy1wYXJ0aWNsZSI6IiJ9LHsiZmFtaWx5IjoiU2FudGliYW5leiIsImdpdmVuIjoiVGFtbXkgQS4iLCJwYXJzZS1uYW1lcyI6ZmFsc2UsImRyb3BwaW5nLXBhcnRpY2xlIjoiIiwibm9uLWRyb3BwaW5nLXBhcnRpY2xlIjoiIn0seyJmYW1pbHkiOiJLYWhuIiwiZ2l2ZW4iOiJLYXRoZXJpbmUgRS4iLCJwYXJzZS1uYW1lcyI6ZmFsc2UsImRyb3BwaW5nLXBhcnRpY2xlIjoiIiwibm9uLWRyb3BwaW5nLXBhcnRpY2xlIjoiIn0seyJmYW1pbHkiOiJTcml2YXN0YXYiLCJnaXZlbiI6IkFudXAiLCJwYXJzZS1uYW1lcyI6ZmFsc2UsImRyb3BwaW5nLXBhcnRpY2xlIjoiIiwibm9uLWRyb3BwaW5nLXBhcnRpY2xlIjoiIn0seyJmYW1pbHkiOiJXYWxrZXIiLCJnaXZlbiI6IlRhbmphIFkuIiwicGFyc2UtbmFtZXMiOmZhbHNlLCJkcm9wcGluZy1wYXJ0aWNsZSI6IiIsIm5vbi1kcm9wcGluZy1wYXJ0aWNsZSI6IiJ9LHsiZmFtaWx5IjoiU2luZ2xldG9uIiwiZ2l2ZW4iOiJKYW1lcyBBLiIsInBhcnNlLW5hbWVzIjpmYWxzZSwiZHJvcHBpbmctcGFydGljbGUiOiIiLCJub24tZHJvcHBpbmctcGFydGljbGUiOiIifV0sImNvbnRhaW5lci10aXRsZSI6IlZhY2NpbmUiLCJjb250YWluZXItdGl0bGUtc2hvcnQiOiJWYWNjaW5lIiwiRE9JIjoiMTAuMTAxNi9qLnZhY2NpbmUuMjAyMC4xMC4wMzAiLCJJU1NOIjoiMDI2NDQxMFgiLCJpc3N1ZWQiOnsiZGF0ZS1wYXJ0cyI6W1syMDIwLDExXV19LCJwYWdlIjoiNzU5Ni03NjAyIiwiaXNzdWUiOiI0OCIsInZvbHVtZSI6IjM4In0sImlzVGVtcG9yYXJ5IjpmYWxzZX1dfQ==&quot;,&quot;citationItems&quot;:[{&quot;id&quot;:&quot;c88b33e5-f532-36b1-8c3e-fc7edd1f2221&quot;,&quot;itemData&quot;:{&quot;type&quot;:&quot;article-journal&quot;,&quot;id&quot;:&quot;c88b33e5-f532-36b1-8c3e-fc7edd1f2221&quot;,&quot;title&quot;:&quot;Rural, urban, and suburban differences in influenza vaccination coverage among children&quot;,&quot;author&quot;:[{&quot;family&quot;:&quot;Zhai&quot;,&quot;given&quot;:&quot;Yusheng&quot;,&quot;parse-names&quot;:false,&quot;dropping-particle&quot;:&quot;&quot;,&quot;non-dropping-particle&quot;:&quot;&quot;},{&quot;family&quot;:&quot;Santibanez&quot;,&quot;given&quot;:&quot;Tammy A.&quot;,&quot;parse-names&quot;:false,&quot;dropping-particle&quot;:&quot;&quot;,&quot;non-dropping-particle&quot;:&quot;&quot;},{&quot;family&quot;:&quot;Kahn&quot;,&quot;given&quot;:&quot;Katherine E.&quot;,&quot;parse-names&quot;:false,&quot;dropping-particle&quot;:&quot;&quot;,&quot;non-dropping-particle&quot;:&quot;&quot;},{&quot;family&quot;:&quot;Srivastav&quot;,&quot;given&quot;:&quot;Anup&quot;,&quot;parse-names&quot;:false,&quot;dropping-particle&quot;:&quot;&quot;,&quot;non-dropping-particle&quot;:&quot;&quot;},{&quot;family&quot;:&quot;Walker&quot;,&quot;given&quot;:&quot;Tanja Y.&quot;,&quot;parse-names&quot;:false,&quot;dropping-particle&quot;:&quot;&quot;,&quot;non-dropping-particle&quot;:&quot;&quot;},{&quot;family&quot;:&quot;Singleton&quot;,&quot;given&quot;:&quot;James A.&quot;,&quot;parse-names&quot;:false,&quot;dropping-particle&quot;:&quot;&quot;,&quot;non-dropping-particle&quot;:&quot;&quot;}],&quot;container-title&quot;:&quot;Vaccine&quot;,&quot;container-title-short&quot;:&quot;Vaccine&quot;,&quot;DOI&quot;:&quot;10.1016/j.vaccine.2020.10.030&quot;,&quot;ISSN&quot;:&quot;0264410X&quot;,&quot;issued&quot;:{&quot;date-parts&quot;:[[2020,11]]},&quot;page&quot;:&quot;7596-7602&quot;,&quot;issue&quot;:&quot;48&quot;,&quot;volume&quot;:&quot;38&quot;},&quot;isTemporary&quot;:false}]},{&quot;citationID&quot;:&quot;MENDELEY_CITATION_9d6f9663-64e2-47f7-8336-43da90c9e52c&quot;,&quot;properties&quot;:{&quot;noteIndex&quot;:0},&quot;isEdited&quot;:false,&quot;manualOverride&quot;:{&quot;isManuallyOverridden&quot;:false,&quot;citeprocText&quot;:&quot;(Walker et al., 2018)&quot;,&quot;manualOverrideText&quot;:&quot;&quot;},&quot;citationTag&quot;:&quot;MENDELEY_CITATION_v3_eyJjaXRhdGlvbklEIjoiTUVOREVMRVlfQ0lUQVRJT05fOWQ2Zjk2NjMtNjRlMi00N2Y3LTgzMzYtNDNkYTkwYzllNTJjIiwicHJvcGVydGllcyI6eyJub3RlSW5kZXgiOjB9LCJpc0VkaXRlZCI6ZmFsc2UsIm1hbnVhbE92ZXJyaWRlIjp7ImlzTWFudWFsbHlPdmVycmlkZGVuIjpmYWxzZSwiY2l0ZXByb2NUZXh0IjoiKFdhbGtlciBldCBhbC4sIDIwMTgpIiwibWFudWFsT3ZlcnJpZGVUZXh0IjoiIn0sImNpdGF0aW9uSXRlbXMiOlt7ImlkIjoiNjI2MTZkOTUtZjA0OC0zM2ExLWJmNDUtY2U5ZWJlODNjMTA4IiwiaXRlbURhdGEiOnsidHlwZSI6ImFydGljbGUtam91cm5hbCIsImlkIjoiNjI2MTZkOTUtZjA0OC0zM2ExLWJmNDUtY2U5ZWJlODNjMTA4IiwidGl0bGUiOiJOYXRpb25hbCwgUmVnaW9uYWwsIFN0YXRlLCBhbmQgU2VsZWN0ZWQgTG9jYWwgQXJlYSBWYWNjaW5hdGlvbiBDb3ZlcmFnZSBBbW9uZyBBZG9sZXNjZW50cyBBZ2VkIDEz4oCTMTcgWWVhcnMg4oCUIFVuaXRlZCBTdGF0ZXMsIDIwMTciLCJhdXRob3IiOlt7ImZhbWlseSI6IldhbGtlciIsImdpdmVuIjoiVGFuamEgWS4iLCJwYXJzZS1uYW1lcyI6ZmFsc2UsImRyb3BwaW5nLXBhcnRpY2xlIjoiIiwibm9uLWRyb3BwaW5nLXBhcnRpY2xlIjoiIn0seyJmYW1pbHkiOiJFbGFtLUV2YW5zIiwiZ2l2ZW4iOiJMYXVyaWUgRC4iLCJwYXJzZS1uYW1lcyI6ZmFsc2UsImRyb3BwaW5nLXBhcnRpY2xlIjoiIiwibm9uLWRyb3BwaW5nLXBhcnRpY2xlIjoiIn0seyJmYW1pbHkiOiJZYW5rZXkiLCJnaXZlbiI6IkRhdmlkIiwicGFyc2UtbmFtZXMiOmZhbHNlLCJkcm9wcGluZy1wYXJ0aWNsZSI6IiIsIm5vbi1kcm9wcGluZy1wYXJ0aWNsZSI6IiJ9LHsiZmFtaWx5IjoiTWFya293aXR6IiwiZ2l2ZW4iOiJMYXVyaSBFLiIsInBhcnNlLW5hbWVzIjpmYWxzZSwiZHJvcHBpbmctcGFydGljbGUiOiIiLCJub24tZHJvcHBpbmctcGFydGljbGUiOiIifSx7ImZhbWlseSI6IldpbGxpYW1zIiwiZ2l2ZW4iOiJDaGFybmV0dGEgTC4iLCJwYXJzZS1uYW1lcyI6ZmFsc2UsImRyb3BwaW5nLXBhcnRpY2xlIjoiIiwibm9uLWRyb3BwaW5nLXBhcnRpY2xlIjoiIn0seyJmYW1pbHkiOiJNYmFleWkiLCJnaXZlbiI6IlNhcmFoIEEuIiwicGFyc2UtbmFtZXMiOmZhbHNlLCJkcm9wcGluZy1wYXJ0aWNsZSI6IiIsIm5vbi1kcm9wcGluZy1wYXJ0aWNsZSI6IiJ9LHsiZmFtaWx5IjoiRnJlZHVhIiwiZ2l2ZW4iOiJCZW5qYW1pbiIsInBhcnNlLW5hbWVzIjpmYWxzZSwiZHJvcHBpbmctcGFydGljbGUiOiIiLCJub24tZHJvcHBpbmctcGFydGljbGUiOiIifSx7ImZhbWlseSI6IlN0b2tsZXkiLCJnaXZlbiI6IlNoYW5ub24iLCJwYXJzZS1uYW1lcyI6ZmFsc2UsImRyb3BwaW5nLXBhcnRpY2xlIjoiIiwibm9uLWRyb3BwaW5nLXBhcnRpY2xlIjoiIn1dLCJjb250YWluZXItdGl0bGUiOiJNTVdSLiBNb3JiaWRpdHkgYW5kIE1vcnRhbGl0eSBXZWVrbHkgUmVwb3J0IiwiY29udGFpbmVyLXRpdGxlLXNob3J0IjoiTU1XUiBNb3JiIE1vcnRhbCBXa2x5IFJlcCIsIkRPSSI6IjEwLjE1NTg1L21td3IubW02NzMzYTEiLCJJU1NOIjoiMDE0OS0yMTk1IiwiaXNzdWVkIjp7ImRhdGUtcGFydHMiOltbMjAxOCw4LDI0XV19LCJwYWdlIjoiOTA5LTkxNyIsImlzc3VlIjoiMzMiLCJ2b2x1bWUiOiI2NyJ9LCJpc1RlbXBvcmFyeSI6ZmFsc2V9XX0=&quot;,&quot;citationItems&quot;:[{&quot;id&quot;:&quot;62616d95-f048-33a1-bf45-ce9ebe83c108&quot;,&quot;itemData&quot;:{&quot;type&quot;:&quot;article-journal&quot;,&quot;id&quot;:&quot;62616d95-f048-33a1-bf45-ce9ebe83c108&quot;,&quot;title&quot;:&quot;National, Regional, State, and Selected Local Area Vaccination Coverage Among Adolescents Aged 13–17 Years — United States, 2017&quot;,&quot;author&quot;:[{&quot;family&quot;:&quot;Walker&quot;,&quot;given&quot;:&quot;Tanja Y.&quot;,&quot;parse-names&quot;:false,&quot;dropping-particle&quot;:&quot;&quot;,&quot;non-dropping-particle&quot;:&quot;&quot;},{&quot;family&quot;:&quot;Elam-Evans&quot;,&quot;given&quot;:&quot;Laurie D.&quot;,&quot;parse-names&quot;:false,&quot;dropping-particle&quot;:&quot;&quot;,&quot;non-dropping-particle&quot;:&quot;&quot;},{&quot;family&quot;:&quot;Yankey&quot;,&quot;given&quot;:&quot;David&quot;,&quot;parse-names&quot;:false,&quot;dropping-particle&quot;:&quot;&quot;,&quot;non-dropping-particle&quot;:&quot;&quot;},{&quot;family&quot;:&quot;Markowitz&quot;,&quot;given&quot;:&quot;Lauri E.&quot;,&quot;parse-names&quot;:false,&quot;dropping-particle&quot;:&quot;&quot;,&quot;non-dropping-particle&quot;:&quot;&quot;},{&quot;family&quot;:&quot;Williams&quot;,&quot;given&quot;:&quot;Charnetta L.&quot;,&quot;parse-names&quot;:false,&quot;dropping-particle&quot;:&quot;&quot;,&quot;non-dropping-particle&quot;:&quot;&quot;},{&quot;family&quot;:&quot;Mbaeyi&quot;,&quot;given&quot;:&quot;Sarah A.&quot;,&quot;parse-names&quot;:false,&quot;dropping-particle&quot;:&quot;&quot;,&quot;non-dropping-particle&quot;:&quot;&quot;},{&quot;family&quot;:&quot;Fredua&quot;,&quot;given&quot;:&quot;Benjamin&quot;,&quot;parse-names&quot;:false,&quot;dropping-particle&quot;:&quot;&quot;,&quot;non-dropping-particle&quot;:&quot;&quot;},{&quot;family&quot;:&quot;Stokley&quot;,&quot;given&quot;:&quot;Shannon&quot;,&quot;parse-names&quot;:false,&quot;dropping-particle&quot;:&quot;&quot;,&quot;non-dropping-particle&quot;:&quot;&quot;}],&quot;container-title&quot;:&quot;MMWR. Morbidity and Mortality Weekly Report&quot;,&quot;container-title-short&quot;:&quot;MMWR Morb Mortal Wkly Rep&quot;,&quot;DOI&quot;:&quot;10.15585/mmwr.mm6733a1&quot;,&quot;ISSN&quot;:&quot;0149-2195&quot;,&quot;issued&quot;:{&quot;date-parts&quot;:[[2018,8,24]]},&quot;page&quot;:&quot;909-917&quot;,&quot;issue&quot;:&quot;33&quot;,&quot;volume&quot;:&quot;67&quot;},&quot;isTemporary&quot;:false}]},{&quot;citationID&quot;:&quot;MENDELEY_CITATION_f326a825-27ec-4d02-a842-299e6ca62be4&quot;,&quot;properties&quot;:{&quot;noteIndex&quot;:0},&quot;isEdited&quot;:false,&quot;manualOverride&quot;:{&quot;isManuallyOverridden&quot;:false,&quot;citeprocText&quot;:&quot;(Mann et al., 2022)&quot;,&quot;manualOverrideText&quot;:&quot;&quot;},&quot;citationTag&quot;:&quot;MENDELEY_CITATION_v3_eyJjaXRhdGlvbklEIjoiTUVOREVMRVlfQ0lUQVRJT05fZjMyNmE4MjUtMjdlYy00ZDAyLWE4NDItMjk5ZTZjYTYyYmU0IiwicHJvcGVydGllcyI6eyJub3RlSW5kZXgiOjB9LCJpc0VkaXRlZCI6ZmFsc2UsIm1hbnVhbE92ZXJyaWRlIjp7ImlzTWFudWFsbHlPdmVycmlkZGVuIjpmYWxzZSwiY2l0ZXByb2NUZXh0IjoiKE1hbm4gZXQgYWwuLCAyMDIyKSIsIm1hbnVhbE92ZXJyaWRlVGV4dCI6IiJ9LCJjaXRhdGlvbkl0ZW1zIjpbeyJpZCI6IjgwOTdmNWUwLTI1MmItMzEyNy1iYzZjLTBhZWQzZWM4NDA0NiIsIml0ZW1EYXRhIjp7InR5cGUiOiJhcnRpY2xlLWpvdXJuYWwiLCJpZCI6IjgwOTdmNWUwLTI1MmItMzEyNy1iYzZjLTBhZWQzZWM4NDA0NiIsInRpdGxlIjoiVmFjY2luZSBoZXNpdGFuY3kgYW5kIENPVklELTE5IGltbXVuaXphdGlvbiBhbW9uZyBydXJhbCB5b3VuZyBhZHVsdHMuIiwiYXV0aG9yIjpbeyJmYW1pbHkiOiJNYW5uIiwiZ2l2ZW4iOiJTYXJhIiwicGFyc2UtbmFtZXMiOmZhbHNlLCJkcm9wcGluZy1wYXJ0aWNsZSI6IiIsIm5vbi1kcm9wcGluZy1wYXJ0aWNsZSI6IiJ9LHsiZmFtaWx5IjoiQ2hyaXN0aW5pIiwiZ2l2ZW4iOiJLYWlsYSIsInBhcnNlLW5hbWVzIjpmYWxzZSwiZHJvcHBpbmctcGFydGljbGUiOiIiLCJub24tZHJvcHBpbmctcGFydGljbGUiOiIifSx7ImZhbWlseSI6IkNoYWkiLCJnaXZlbiI6IllhbiIsInBhcnNlLW5hbWVzIjpmYWxzZSwiZHJvcHBpbmctcGFydGljbGUiOiIiLCJub24tZHJvcHBpbmctcGFydGljbGUiOiIifSx7ImZhbWlseSI6IkNoYW5nIiwiZ2l2ZW4iOiJDaHVuLVBpbiIsInBhcnNlLW5hbWVzIjpmYWxzZSwiZHJvcHBpbmctcGFydGljbGUiOiIiLCJub24tZHJvcHBpbmctcGFydGljbGUiOiIifSx7ImZhbWlseSI6Ikhhc2hpYmUiLCJnaXZlbiI6Ik1pYSIsInBhcnNlLW5hbWVzIjpmYWxzZSwiZHJvcHBpbmctcGFydGljbGUiOiIiLCJub24tZHJvcHBpbmctcGFydGljbGUiOiIifSx7ImZhbWlseSI6IktlcGthIiwiZ2l2ZW4iOiJEZWFubmEiLCJwYXJzZS1uYW1lcyI6ZmFsc2UsImRyb3BwaW5nLXBhcnRpY2xlIjoiIiwibm9uLWRyb3BwaW5nLXBhcnRpY2xlIjoiIn1dLCJjb250YWluZXItdGl0bGUiOiJQcmV2ZW50aXZlIG1lZGljaW5lIHJlcG9ydHMiLCJjb250YWluZXItdGl0bGUtc2hvcnQiOiJQcmV2IE1lZCBSZXAiLCJET0kiOiIxMC4xMDE2L2oucG1lZHIuMjAyMi4xMDE4NDUiLCJJU1NOIjoiMjIxMS0zMzU1IiwiUE1JRCI6IjM1NjY5MjM1IiwiaXNzdWVkIjp7ImRhdGUtcGFydHMiOltbMjAyMiw4XV19LCJwYWdlIjoiMTAxODQ1IiwiYWJzdHJhY3QiOiJSdXJhbCB5b3VuZyBhZHVsdHMgbWF5IGJlIG1vcmUgYXZlcnNlIHRvIHJlY2VpdmluZyBhIENPVklELTE5IGltbXVuaXphdGlvbiB0aGFuIHVyYmFuIHlvdW5nIGFkdWx0cy4gV2UgYWltZWQgdG8gYXNzZXNzIGRpZmZlcmVuY2VzIGluIENPVklELTE5IHZhY2NpbmUgaGVzaXRhbmN5IGZvciBydXJhbCwgY29tcGFyZWQgd2l0aCB1cmJhbiwgeW91bmcgYWR1bHRzIGFuZCBjaGFyYWN0ZXJpemUgbW9kaWZpYWJsZSBmYWN0b3JzLiBUaGlzIGNyb3NzLXNlY3Rpb25hbCBvbmxpbmUgc3VydmV5IGNvbGxlY3RlZCBkZW1vZ3JhcGhpYyBkYXRhLCB2YWNjaW5hdGlvbiBhdHRpdHVkZXMsIGFuZCBDT1ZJRC0xOSBpbXBhY3RzIGZyb20gMjkzNyB5b3VuZyBhZHVsdHMsIGFnZXMgMTgtMjbCoHllYXJzLCBhY3Jvc3MgdGhlIHdlc3Rlcm4gVS5TLiBmcm9tIE9jdG9iZXIgMjAyMCB0byBBcHJpbCAyMDIxLiBSdXJhbGl0eSB3YXMgZGV0ZXJtaW5lZCBieSBwYXJ0aWNpcGFudHMnIHppcCBjb2RlIGFuZCBjbGFzc2lmaWVkIHVzaW5nIHRoZSBydXJhbCBhbmQgdXJiYW4gY29udGludXVtIGNvZGVzIChSVUNDKS4gTXVsdGl2YXJpYWJsZSBsb2dpc3RpYyByZWdyZXNzaW9uIGRlc2NyaWJlZCBhZGp1c3RlZCAoYWdlLCBnZW5kZXIsIHJhY2UgYW5kIGV0aG5pY2l0eSwgYmVpbmcgYSBjdXJyZW50IHN0dWRlbnQsIGFuZCBtb250aCBvZiBzdXJ2ZXkpIG9kZHMgb2Ygc2VsZi1yZXBvcnRlZCBpbnRlbnQgdG8gcmVjZWl2ZSB0aGUgQ09WSUQtMTkgdmFjY2luYXRpb24gYnkgcnVyYWxpdHkuIE1lZGlhdGlvbiBhbmFseXNpcyB3YXMgdXNlZCB0byBkZWNvbXBvc2UgdG90YWwgZWZmZWN0cyBpbnRvIGF2ZXJhZ2UgZGlyZWN0IGVmZmVjdHMgYW5kIGF2ZXJhZ2UgY2F1c2FsIG1lZGlhdGlvbiAoaW5kaXJlY3QpIGVmZmVjdHMuIFJ1cmFsIHBhcnRpY2lwYW50cyBoYWQgNDAlIGxvd2VyIG9kZHMgdGhhbiB1cmJhbiBwYXJ0aWNpcGFudHMgb2YgaW50ZW5kaW5nIHRvIHJlY2VpdmUgdGhlIENPVklELTE5IHZhY2NpbmUgYWZ0ZXIgYWRqdXN0bWVudHMgKGFkanVzdGVkIG9kZHMgcmF0aW8sIDAuNjIgWzk1JSBDSSwgMC41MC0wLjc2XSkuIFRoZSBkaXJlY3QgZWZmZWN0IHJlbWFpbmVkIChQwqA8wqAwLjAwMSksIGJ1dCB3YXMgbWVkaWF0ZWQgYnkgYm90aCBlZHVjYXRpb24gKDguMyUsIFDCoDzCoDAuMDAxKSBhbmQgbW9udGggaW4gd2hpY2ggdGhlIHN1cnZleSB3YXMgdGFrZW4gKDIzLjUlLCBQwqA8wqAwLjAwMSkuIFdlIG9ic2VydmVkIGEgZGl2ZXJnZW5jZSBhZnRlciBEZWNlbWJlciAyMDIwIGluIHZhY2NpbmF0aW9uIGludGVudCBiZXR3ZWVuIHJ1cmFsIGFuZCB1cmJhbiB5b3VuZyBhZHVsdHMgdGhhdCB3aWRlbmVkIG92ZXIgdGltZS4gSGVzaXRhbmN5IHRvIHJlY2VpdmUgdGhlIENPVklELTE5IHZhY2NpbmUgd2FzIGdyZWF0ZXIgYW1vbmcgcnVyYWwsIGNvbXBhcmVkIHdpdGggdXJiYW4geW91bmcgYWR1bHRzLCBhbmQgZ3JldyBkaXNwcm9wb3J0aW9uYWxseSBhZnRlciBEZWNlbWJlciAyMDIwLiBNZWRpYXRpb24gYnkgd2hldGhlciBvbmUgd2FzIGEgY3VycmVudCBzdHVkZW50IG9yIG5vdCBzdWdnZXN0cyBkaWZmZXJlbmNlcyBpbiBzb3VyY2VzIG9mIGluZm9ybWF0aW9uIGZvciB2YWNjaW5hdGlvbiBkZWNpc2lvbi1tYWtpbmcsIGFuZCBoaWdobGlnaHRzIGFyZWFzIGZvciBhZGRyZXNzaW5nIHZhY2NpbmUgaGVzaXRhbmN5LiIsInZvbHVtZSI6IjI4In0sImlzVGVtcG9yYXJ5IjpmYWxzZX1dfQ==&quot;,&quot;citationItems&quot;:[{&quot;id&quot;:&quot;8097f5e0-252b-3127-bc6c-0aed3ec84046&quot;,&quot;itemData&quot;:{&quot;type&quot;:&quot;article-journal&quot;,&quot;id&quot;:&quot;8097f5e0-252b-3127-bc6c-0aed3ec84046&quot;,&quot;title&quot;:&quot;Vaccine hesitancy and COVID-19 immunization among rural young adults.&quot;,&quot;author&quot;:[{&quot;family&quot;:&quot;Mann&quot;,&quot;given&quot;:&quot;Sara&quot;,&quot;parse-names&quot;:false,&quot;dropping-particle&quot;:&quot;&quot;,&quot;non-dropping-particle&quot;:&quot;&quot;},{&quot;family&quot;:&quot;Christini&quot;,&quot;given&quot;:&quot;Kaila&quot;,&quot;parse-names&quot;:false,&quot;dropping-particle&quot;:&quot;&quot;,&quot;non-dropping-particle&quot;:&quot;&quot;},{&quot;family&quot;:&quot;Chai&quot;,&quot;given&quot;:&quot;Yan&quot;,&quot;parse-names&quot;:false,&quot;dropping-particle&quot;:&quot;&quot;,&quot;non-dropping-particle&quot;:&quot;&quot;},{&quot;family&quot;:&quot;Chang&quot;,&quot;given&quot;:&quot;Chun-Pin&quot;,&quot;parse-names&quot;:false,&quot;dropping-particle&quot;:&quot;&quot;,&quot;non-dropping-particle&quot;:&quot;&quot;},{&quot;family&quot;:&quot;Hashibe&quot;,&quot;given&quot;:&quot;Mia&quot;,&quot;parse-names&quot;:false,&quot;dropping-particle&quot;:&quot;&quot;,&quot;non-dropping-particle&quot;:&quot;&quot;},{&quot;family&quot;:&quot;Kepka&quot;,&quot;given&quot;:&quot;Deanna&quot;,&quot;parse-names&quot;:false,&quot;dropping-particle&quot;:&quot;&quot;,&quot;non-dropping-particle&quot;:&quot;&quot;}],&quot;container-title&quot;:&quot;Preventive medicine reports&quot;,&quot;container-title-short&quot;:&quot;Prev Med Rep&quot;,&quot;DOI&quot;:&quot;10.1016/j.pmedr.2022.101845&quot;,&quot;ISSN&quot;:&quot;2211-3355&quot;,&quot;PMID&quot;:&quot;35669235&quot;,&quot;issued&quot;:{&quot;date-parts&quot;:[[2022,8]]},&quot;page&quot;:&quot;101845&quot;,&quot;abstract&quot;:&quot;Rural young adults may be more averse to receiving a COVID-19 immunization than urban young adults. We aimed to assess differences in COVID-19 vaccine hesitancy for rural, compared with urban, young adults and characterize modifiable factors. This cross-sectional online survey collected demographic data, vaccination attitudes, and COVID-19 impacts from 2937 young adults, ages 18-26 years, across the western U.S. from October 2020 to April 2021. Rurality was determined by participants' zip code and classified using the rural and urban continuum codes (RUCC). Multivariable logistic regression described adjusted (age, gender, race and ethnicity, being a current student, and month of survey) odds of self-reported intent to receive the COVID-19 vaccination by rurality. Mediation analysis was used to decompose total effects into average direct effects and average causal mediation (indirect) effects. Rural participants had 40% lower odds than urban participants of intending to receive the COVID-19 vaccine after adjustments (adjusted odds ratio, 0.62 [95% CI, 0.50-0.76]). The direct effect remained (P &lt; 0.001), but was mediated by both education (8.3%, P &lt; 0.001) and month in which the survey was taken (23.5%, P &lt; 0.001). We observed a divergence after December 2020 in vaccination intent between rural and urban young adults that widened over time. Hesitancy to receive the COVID-19 vaccine was greater among rural, compared with urban young adults, and grew disproportionally after December 2020. Mediation by whether one was a current student or not suggests differences in sources of information for vaccination decision-making, and highlights areas for addressing vaccine hesitancy.&quot;,&quot;volume&quot;:&quot;28&quot;},&quot;isTemporary&quot;:false}]},{&quot;citationID&quot;:&quot;MENDELEY_CITATION_2c2d73ff-d58e-49ad-a0d1-0b34183373af&quot;,&quot;properties&quot;:{&quot;noteIndex&quot;:0},&quot;isEdited&quot;:false,&quot;manualOverride&quot;:{&quot;isManuallyOverridden&quot;:false,&quot;citeprocText&quot;:&quot;(Sun &amp;#38; Monnat, 2022)&quot;,&quot;manualOverrideText&quot;:&quot;&quot;},&quot;citationTag&quot;:&quot;MENDELEY_CITATION_v3_eyJjaXRhdGlvbklEIjoiTUVOREVMRVlfQ0lUQVRJT05fMmMyZDczZmYtZDU4ZS00OWFkLWEwZDEtMGIzNDE4MzM3M2FmIiwicHJvcGVydGllcyI6eyJub3RlSW5kZXgiOjB9LCJpc0VkaXRlZCI6ZmFsc2UsIm1hbnVhbE92ZXJyaWRlIjp7ImlzTWFudWFsbHlPdmVycmlkZGVuIjpmYWxzZSwiY2l0ZXByb2NUZXh0IjoiKFN1biAmIzM4OyBNb25uYXQsIDIwMjIpIiwibWFudWFsT3ZlcnJpZGVUZXh0IjoiIn0sImNpdGF0aW9uSXRlbXMiOlt7ImlkIjoiYTgwMmUxZjgtNTIzYS0zMTZiLWI5MzMtMWU0NmRjZTJkYjA2IiwiaXRlbURhdGEiOnsidHlwZSI6ImFydGljbGUtam91cm5hbCIsImlkIjoiYTgwMmUxZjgtNTIzYS0zMTZiLWI5MzMtMWU0NmRjZTJkYjA2IiwidGl0bGUiOiJSdXJhbC11cmJhbiBhbmQgd2l0aGluLXJ1cmFsIGRpZmZlcmVuY2VzIGluIENPVklELTE5IHZhY2NpbmF0aW9uIHJhdGVzLiIsImF1dGhvciI6W3siZmFtaWx5IjoiU3VuIiwiZ2l2ZW4iOiJZdWUiLCJwYXJzZS1uYW1lcyI6ZmFsc2UsImRyb3BwaW5nLXBhcnRpY2xlIjoiIiwibm9uLWRyb3BwaW5nLXBhcnRpY2xlIjoiIn0seyJmYW1pbHkiOiJNb25uYXQiLCJnaXZlbiI6IlNoYW5ub24gTSIsInBhcnNlLW5hbWVzIjpmYWxzZSwiZHJvcHBpbmctcGFydGljbGUiOiIiLCJub24tZHJvcHBpbmctcGFydGljbGUiOiIifV0sImNvbnRhaW5lci10aXRsZSI6IlRoZSBKb3VybmFsIG9mIHJ1cmFsIGhlYWx0aCA6IG9mZmljaWFsIGpvdXJuYWwgb2YgdGhlIEFtZXJpY2FuIFJ1cmFsIEhlYWx0aCBBc3NvY2lhdGlvbiBhbmQgdGhlIE5hdGlvbmFsIFJ1cmFsIEhlYWx0aCBDYXJlIEFzc29jaWF0aW9uIiwiY29udGFpbmVyLXRpdGxlLXNob3J0IjoiSiBSdXJhbCBIZWFsdGgiLCJET0kiOiIxMC4xMTExL2pyaC4xMjYyNSIsIklTU04iOiIxNzQ4LTAzNjEiLCJQTUlEIjoiMzQ1NTUyMjIiLCJpc3N1ZWQiOnsiZGF0ZS1wYXJ0cyI6W1syMDIyXV19LCJwYWdlIjoiOTE2LTkyMiIsImFic3RyYWN0IjoiUFVSUE9TRSBDT1ZJRC0xOSBtb3J0YWxpdHkgcmF0ZXMgYXJlIGhpZ2hlciBpbiBydXJhbCB2ZXJzdXMgdXJiYW4gYXJlYXMgaW4gdGhlIFVuaXRlZCBTdGF0ZXMsIHRocmVhdGVuaW5nIHRvIGV4YWNlcmJhdGUgdGhlIGV4aXN0aW5nIHJ1cmFsIG1vcnRhbGl0eSBwZW5hbHR5LiBUbyBzYXZlIGxpdmVzIGFuZCBmYWNpbGl0YXRlIGVjb25vbWljIHJlY292ZXJ5LCB3ZSBtdXN0IGFjaGlldmUgd2lkZXNwcmVhZCB2YWNjaW5hdGlvbiBjb3ZlcmFnZS4gVGhpcyBzdHVkeSBjb21wYXJlZCBhZHVsdCBDT1ZJRC0xOSB2YWNjaW5hdGlvbiByYXRlcyBhY3Jvc3MgdGhlIFVTIHJ1cmFsLXVyYmFuIGNvbnRpbnV1bSBhbmQgYWNyb3NzIGRpZmZlcmVudCB0eXBlcyBvZiBydXJhbCBjb3VudGllcy4gTUVUSE9EUyBXZSByZXRyaWV2ZWQgdmFjY2luYXRpb24gcmF0ZXMgYXMgb2YgQXVndXN0IDExLCAyMDIxLCBmb3IgYWR1bHRzIGFnZWQgMTgrIGZvciB0aGUgMiw4NjkgY291bnRpZXMgZm9yIHdoaWNoIGRhdGEgd2VyZSBhdmFpbGFibGUgZnJvbSB0aGUgQ0RDLiBXZSBtZXJnZWQgdGhlc2Ugd2l0aCBjb3VudHktbGV2ZWwgZGF0YSBvbiBkZW1vZ3JhcGhpYyBhbmQgc29jaW9lY29ub21pYyBjb21wb3NpdGlvbiwgaGVhbHRoIGNhcmUgaW5mcmFzdHJ1Y3R1cmUsIDIwMjAgVHJ1bXAgdm90ZSBzaGFyZSwgYW5kIFVTREEgbGFib3IgbWFya2V0IHR5cGUuIFdlIHRoZW4gdXNlZCByZWdyZXNzaW9uIG1vZGVscyB0byBleGFtaW5lIHByZWRpY3RvcnMgb2YgQ09WSUQtMTkgdmFjY2luYXRpb24gcmF0ZXMgYWNyb3NzIHRoZSBVU0RBJ3MgOS1jYXRlZ29yeSBydXJhbC11cmJhbiBjb250aW51dW0gY29kZXMgYW5kIHNlcGFyYXRlbHkgd2l0aGluIHJ1cmFsIGNvdW50aWVzIGJ5IGxhYm9yIG1hcmtldCB0eXBlLiBGSU5ESU5HUyBBcyBvZiBBdWd1c3QgMTEsIDQ1LjglIG9mIGFkdWx0cyBpbiBydXJhbCBjb3VudGllcyBoYWQgYmVlbiBmdWxseSB2YWNjaW5hdGVkLCBjb21wYXJlZCB0byA1OS44JSBpbiB1cmJhbiBjb3VudGllcy4gSW4gdW5hZGp1c3RlZCByZWdyZXNzaW9uIG1vZGVscywgYXZlcmFnZSByYXRlcyBkZWNsaW5lZCBtb25vdG9uaWNhbGx5IHdpdGggaW5jcmVhc2luZyBydXJhbGl0eS4gTG93ZXIgcnVyYWwgcmF0ZXMgYXJlIGV4cGxhaW5lZCBieSBhIGNvbWJpbmF0aW9uIG9mIGxvd2VyIGVkdWNhdGlvbmFsIGF0dGFpbm1lbnQgYW5kIGhpZ2hlciBUcnVtcCB2b3RlIHNoYXJlLiBXaXRoaW4gcnVyYWwgY291bnRpZXMsIHJhdGVzIGFyZSBsb3dlc3QgaW4gZmFybWluZyBhbmQgbWluaW5nLWRlcGVuZGVudCBjb3VudGllcyBhbmQgaGlnaGVzdCBpbiByZWNyZWF0aW9uLWRlcGVuZGVudCBjb3VudGllcywgd2l0aCBkaWZmZXJlbmNlcyBleHBsYWluZWQgYnkgYSBjb21iaW5hdGlvbiBvZiBlZHVjYXRpb25hbCBhdHRhaW5tZW50LCBoZWFsdGggY2FyZSBpbmZyYXN0cnVjdHVyZSwgYW5kIFRydW1wIHZvdGUgc2hhcmUuIENPTkNMVVNJT04gTG93ZXIgdmFjY2luYXRpb24gcmF0ZXMgaW4gcnVyYWwgYXJlYXMgaXMgY29uY2VybmluZyBnaXZlbiBoaWdoZXIgcnVyYWwgQ09WSUQtMTkgbW9ydGFsaXR5IHJhdGVzIGFuZCByZWNlbnQgc3VyZ2VzIGluIGNhc2VzLiBBdCB0aGlzIHBvaW50LCBtYW5kYXRlcyBtYXkgYmUgdGhlIG1vc3QgZWZmZWN0aXZlIHN0cmF0ZWd5IGZvciBpbmNyZWFzaW5nIHZhY2NpbmF0aW9uIHJhdGVzLiIsImlzc3VlIjoiNCIsInZvbHVtZSI6IjM4In0sImlzVGVtcG9yYXJ5IjpmYWxzZX1dfQ==&quot;,&quot;citationItems&quot;:[{&quot;id&quot;:&quot;a802e1f8-523a-316b-b933-1e46dce2db06&quot;,&quot;itemData&quot;:{&quot;type&quot;:&quot;article-journal&quot;,&quot;id&quot;:&quot;a802e1f8-523a-316b-b933-1e46dce2db06&quot;,&quot;title&quot;:&quot;Rural-urban and within-rural differences in COVID-19 vaccination rates.&quot;,&quot;author&quot;:[{&quot;family&quot;:&quot;Sun&quot;,&quot;given&quot;:&quot;Yue&quot;,&quot;parse-names&quot;:false,&quot;dropping-particle&quot;:&quot;&quot;,&quot;non-dropping-particle&quot;:&quot;&quot;},{&quot;family&quot;:&quot;Monnat&quot;,&quot;given&quot;:&quot;Shannon M&quot;,&quot;parse-names&quot;:false,&quot;dropping-particle&quot;:&quot;&quot;,&quot;non-dropping-particle&quot;:&quot;&quot;}],&quot;container-title&quot;:&quot;The Journal of rural health : official journal of the American Rural Health Association and the National Rural Health Care Association&quot;,&quot;container-title-short&quot;:&quot;J Rural Health&quot;,&quot;DOI&quot;:&quot;10.1111/jrh.12625&quot;,&quot;ISSN&quot;:&quot;1748-0361&quot;,&quot;PMID&quot;:&quot;34555222&quot;,&quot;issued&quot;:{&quot;date-parts&quot;:[[2022]]},&quot;page&quot;:&quot;916-922&quot;,&quot;abstract&quot;:&quot;PURPOSE COVID-19 mortality rates are higher in rural versus urban areas in the United States, threatening to exacerbate the existing rural mortality penalty. To save lives and facilitate economic recovery, we must achieve widespread vaccination coverage. This study compared adult COVID-19 vaccination rates across the US rural-urban continuum and across different types of rural counties. METHODS We retrieved vaccination rates as of August 11, 2021, for adults aged 18+ for the 2,869 counties for which data were available from the CDC. We merged these with county-level data on demographic and socioeconomic composition, health care infrastructure, 2020 Trump vote share, and USDA labor market type. We then used regression models to examine predictors of COVID-19 vaccination rates across the USDA's 9-category rural-urban continuum codes and separately within rural counties by labor market type. FINDINGS As of August 11, 45.8% of adults in rural counties had been fully vaccinated, compared to 59.8% in urban counties. In unadjusted regression models, average rates declined monotonically with increasing rurality. Lower rural rates are explained by a combination of lower educational attainment and higher Trump vote share. Within rural counties, rates are lowest in farming and mining-dependent counties and highest in recreation-dependent counties, with differences explained by a combination of educational attainment, health care infrastructure, and Trump vote share. CONCLUSION Lower vaccination rates in rural areas is concerning given higher rural COVID-19 mortality rates and recent surges in cases. At this point, mandates may be the most effective strategy for increasing vaccination rates.&quot;,&quot;issue&quot;:&quot;4&quot;,&quot;volume&quot;:&quot;38&quot;},&quot;isTemporary&quot;:false}]},{&quot;citationID&quot;:&quot;MENDELEY_CITATION_0ec2009a-4256-4201-8084-4383b22a409e&quot;,&quot;properties&quot;:{&quot;noteIndex&quot;:0},&quot;isEdited&quot;:false,&quot;manualOverride&quot;:{&quot;isManuallyOverridden&quot;:false,&quot;citeprocText&quot;:&quot;(Lennon et al., 2022)&quot;,&quot;manualOverrideText&quot;:&quot;&quot;},&quot;citationTag&quot;:&quot;MENDELEY_CITATION_v3_eyJjaXRhdGlvbklEIjoiTUVOREVMRVlfQ0lUQVRJT05fMGVjMjAwOWEtNDI1Ni00MjAxLTgwODQtNDM4M2IyMmE0MDllIiwicHJvcGVydGllcyI6eyJub3RlSW5kZXgiOjB9LCJpc0VkaXRlZCI6ZmFsc2UsIm1hbnVhbE92ZXJyaWRlIjp7ImlzTWFudWFsbHlPdmVycmlkZGVuIjpmYWxzZSwiY2l0ZXByb2NUZXh0IjoiKExlbm5vbiBldCBhbC4sIDIwMjIpIiwibWFudWFsT3ZlcnJpZGVUZXh0IjoiIn0sImNpdGF0aW9uSXRlbXMiOlt7ImlkIjoiODQ2ZDJhMTYtOTQ5Ni0zNGU3LTgwNjEtZDQyOTE0MzJiM2UyIiwiaXRlbURhdGEiOnsidHlwZSI6ImFydGljbGUtam91cm5hbCIsImlkIjoiODQ2ZDJhMTYtOTQ5Ni0zNGU3LTgwNjEtZDQyOTE0MzJiM2UyIiwidGl0bGUiOiJVbmRlcnNlcnZlZCBwb3B1bGF0aW9uIGFjY2VwdGFuY2Ugb2YgY29tYmluYXRpb24gaW5mbHVlbnphLUNPVklELTE5IGJvb3N0ZXIgdmFjY2luZXMuIiwiYXV0aG9yIjpbeyJmYW1pbHkiOiJMZW5ub24iLCJnaXZlbiI6IlJvYmVydCBQIiwicGFyc2UtbmFtZXMiOmZhbHNlLCJkcm9wcGluZy1wYXJ0aWNsZSI6IiIsIm5vbi1kcm9wcGluZy1wYXJ0aWNsZSI6IiJ9LHsiZmFtaWx5IjoiQmxvY2siLCJnaXZlbiI6IlJheSIsInBhcnNlLW5hbWVzIjpmYWxzZSwiZHJvcHBpbmctcGFydGljbGUiOiIiLCJub24tZHJvcHBpbmctcGFydGljbGUiOiIifSx7ImZhbWlseSI6IlNjaG5laWRlciIsImdpdmVuIjoiRXJpYyBDIiwicGFyc2UtbmFtZXMiOmZhbHNlLCJkcm9wcGluZy1wYXJ0aWNsZSI6IiIsIm5vbi1kcm9wcGluZy1wYXJ0aWNsZSI6IiJ9LHsiZmFtaWx5IjoiWmVwaHJpbiIsImdpdmVuIjoiTGF1cmllIiwicGFyc2UtbmFtZXMiOmZhbHNlLCJkcm9wcGluZy1wYXJ0aWNsZSI6IiIsIm5vbi1kcm9wcGluZy1wYXJ0aWNsZSI6IiJ9LHsiZmFtaWx5IjoiU2hhaCIsImdpdmVuIjoiQXJuYXYiLCJwYXJzZS1uYW1lcyI6ZmFsc2UsImRyb3BwaW5nLXBhcnRpY2xlIjoiIiwibm9uLWRyb3BwaW5nLXBhcnRpY2xlIjoiIn0seyJmYW1pbHkiOiJBZnJpY2FuIEFtZXJpY2FuIFJlc2VhcmNoIENvbGxhYm9yYXRpdmUgMjAyMSBDT1ZJRCBHcm91cC4gRWxlY3Ryb25pYyBhZGRyZXNzOiBoZW5yeUBhZnJpY2FuYW1lcmljYW5yZXNlYXJjaC51cyIsImdpdmVuIjoiIiwicGFyc2UtbmFtZXMiOmZhbHNlLCJkcm9wcGluZy1wYXJ0aWNsZSI6IiIsIm5vbi1kcm9wcGluZy1wYXJ0aWNsZSI6IiJ9XSwiY29udGFpbmVyLXRpdGxlIjoiVmFjY2luZSIsImNvbnRhaW5lci10aXRsZS1zaG9ydCI6IlZhY2NpbmUiLCJET0kiOiIxMC4xMDE2L2oudmFjY2luZS4yMDIxLjExLjA5NyIsIklTU04iOiIxODczLTI1MTgiLCJQTUlEIjoiMzQ5MDMzNzYiLCJpc3N1ZWQiOnsiZGF0ZS1wYXJ0cyI6W1syMDIyXV19LCJwYWdlIjoiNTYyLTU2NyIsImFic3RyYWN0IjoiUmVjZW50IGRhdGEgaW5kaWNhdGVzIGluY3JlYXNpbmcgaGVzaXRhbmN5IHRvd2FyZHMgYm90aCBDT1ZJRC0xOSBhbmQgaW5mbHVlbnphIHZhY2NpbmF0aW9uLiBXZSBzdHVkaWVkIGF0dGl0dWRlcyB0b3dhcmRzIENPVklELTE5IGJvb3N0ZXIsIGluZmx1ZW56YSwgYW5kIGNvbWJpbmF0aW9uIGluZmx1ZW56YS1DT1ZJRC0xOSBib29zdGVyIHZhY2NpbmVzIGluIGEgbmF0aW9uYWxseSByZXByZXNlbnRhdGl2ZSBzYW1wbGUgb2YgVVMgYWR1bHRzIGJldHdlZW4gTWF5IGFuZCBKdW5lIDIwMjEgKG7CoD3CoDEyLDg4NykuIFdlIHVzZWQgcHJlLXF1YWxpZmljYXRpb24gcXVvdGVzIHRvIGVuc3VyZSBhZGVxdWF0ZSBzYW1wbGUgc2l6ZXMgZm9yIG1pbm9yaXR5IHBvcHVsYXRpb25zLiBPdmVyYWxsIHZhY2NpbmUgYWNjZXB0YW5jZSB3YXMgNDUlIGZvciBhIENPVklELTE5IGJvb3N0ZXIgYWxvbmUsIDU4JSBmb3IgYW4gaW5mbHVlbnphIHZhY2NpbmUgYWxvbmUsIGFuZCA1MCUgZm9yIGEgY29tYmluYXRpb24gdmFjY2luZS4gTG9naXN0aWMgcmVncmVzc2lvbiBzaG93ZWQgbG93ZXIgYWNjZXB0YW5jZSBhbW9uZyBmZW1hbGUsIEJsYWNrL0FmcmljYW4gQW1lcmljYW4sIE5hdGl2ZSBBbWVyaWNhbi9BbWVyaWNhbiBJbmRpYW4sIGFuZCBydXJhbCByZXNwb25kZW50cy4gSGlnaGVyIGFjY2VwdGFuY2Ugd2FzIGZvdW5kIGFtb25nIHRob3NlIHdpdGggY29sbGVnZSBhbmQgcG9zdC1ncmFkdWF0ZSBkZWdyZWVzLiBEZXNwaXRlIHRoZXNlIGRpZmZlcmVuY2VzLCBvdXIgcmVzdWx0cyBzdWdnZXN0IHRoYXQgYSBjb21iaW5hdGlvbiB2YWNjaW5lIG1heSBwcm92aWRlIGEgY29udmVuaWVudCBtZXRob2Qgb2YgZHVhbCB2YWNjaW5hdGlvbiB0aGF0IG1heSBpbmNyZWFzZSBDT1ZJRC0xOSB2YWNjaW5hdGlvbiBjb3ZlcmFnZS4iLCJpc3N1ZSI6IjQiLCJ2b2x1bWUiOiI0MCJ9LCJpc1RlbXBvcmFyeSI6ZmFsc2V9XX0=&quot;,&quot;citationItems&quot;:[{&quot;id&quot;:&quot;846d2a16-9496-34e7-8061-d4291432b3e2&quot;,&quot;itemData&quot;:{&quot;type&quot;:&quot;article-journal&quot;,&quot;id&quot;:&quot;846d2a16-9496-34e7-8061-d4291432b3e2&quot;,&quot;title&quot;:&quot;Underserved population acceptance of combination influenza-COVID-19 booster vaccines.&quot;,&quot;author&quot;:[{&quot;family&quot;:&quot;Lennon&quot;,&quot;given&quot;:&quot;Robert P&quot;,&quot;parse-names&quot;:false,&quot;dropping-particle&quot;:&quot;&quot;,&quot;non-dropping-particle&quot;:&quot;&quot;},{&quot;family&quot;:&quot;Block&quot;,&quot;given&quot;:&quot;Ray&quot;,&quot;parse-names&quot;:false,&quot;dropping-particle&quot;:&quot;&quot;,&quot;non-dropping-particle&quot;:&quot;&quot;},{&quot;family&quot;:&quot;Schneider&quot;,&quot;given&quot;:&quot;Eric C&quot;,&quot;parse-names&quot;:false,&quot;dropping-particle&quot;:&quot;&quot;,&quot;non-dropping-particle&quot;:&quot;&quot;},{&quot;family&quot;:&quot;Zephrin&quot;,&quot;given&quot;:&quot;Laurie&quot;,&quot;parse-names&quot;:false,&quot;dropping-particle&quot;:&quot;&quot;,&quot;non-dropping-particle&quot;:&quot;&quot;},{&quot;family&quot;:&quot;Shah&quot;,&quot;given&quot;:&quot;Arnav&quot;,&quot;parse-names&quot;:false,&quot;dropping-particle&quot;:&quot;&quot;,&quot;non-dropping-particle&quot;:&quot;&quot;},{&quot;family&quot;:&quot;African American Research Collaborative 2021 COVID Group. Electronic address: henry@africanamericanresearch.us&quot;,&quot;given&quot;:&quot;&quot;,&quot;parse-names&quot;:false,&quot;dropping-particle&quot;:&quot;&quot;,&quot;non-dropping-particle&quot;:&quot;&quot;}],&quot;container-title&quot;:&quot;Vaccine&quot;,&quot;container-title-short&quot;:&quot;Vaccine&quot;,&quot;DOI&quot;:&quot;10.1016/j.vaccine.2021.11.097&quot;,&quot;ISSN&quot;:&quot;1873-2518&quot;,&quot;PMID&quot;:&quot;34903376&quot;,&quot;issued&quot;:{&quot;date-parts&quot;:[[2022]]},&quot;page&quot;:&quot;562-567&quot;,&quot;abstract&quot;:&quot;Recent data indicates increasing hesitancy towards both COVID-19 and influenza vaccination. We studied attitudes towards COVID-19 booster, influenza, and combination influenza-COVID-19 booster vaccines in a nationally representative sample of US adults between May and June 2021 (n = 12,887). We used pre-qualification quotes to ensure adequate sample sizes for minority populations. Overall vaccine acceptance was 45% for a COVID-19 booster alone, 58% for an influenza vaccine alone, and 50% for a combination vaccine. Logistic regression showed lower acceptance among female, Black/African American, Native American/American Indian, and rural respondents. Higher acceptance was found among those with college and post-graduate degrees. Despite these differences, our results suggest that a combination vaccine may provide a convenient method of dual vaccination that may increase COVID-19 vaccination coverage.&quot;,&quot;issue&quot;:&quot;4&quot;,&quot;volume&quot;:&quot;40&quot;},&quot;isTemporary&quot;:false}]},{&quot;citationID&quot;:&quot;MENDELEY_CITATION_a61563ea-0fda-4910-a800-1025d99b4e6e&quot;,&quot;properties&quot;:{&quot;noteIndex&quot;:0},&quot;isEdited&quot;:false,&quot;manualOverride&quot;:{&quot;isManuallyOverridden&quot;:false,&quot;citeprocText&quot;:&quot;(Albers et al., 2022)&quot;,&quot;manualOverrideText&quot;:&quot;&quot;},&quot;citationTag&quot;:&quot;MENDELEY_CITATION_v3_eyJjaXRhdGlvbklEIjoiTUVOREVMRVlfQ0lUQVRJT05fYTYxNTYzZWEtMGZkYS00OTEwLWE4MDAtMTAyNWQ5OWI0ZTZlIiwicHJvcGVydGllcyI6eyJub3RlSW5kZXgiOjB9LCJpc0VkaXRlZCI6ZmFsc2UsIm1hbnVhbE92ZXJyaWRlIjp7ImlzTWFudWFsbHlPdmVycmlkZGVuIjpmYWxzZSwiY2l0ZXByb2NUZXh0IjoiKEFsYmVycyBldCBhbC4sIDIwMjIpIiwibWFudWFsT3ZlcnJpZGVUZXh0IjoiIn0sImNpdGF0aW9uSXRlbXMiOlt7ImlkIjoiZjQ2MzNlMjItMmJiNC0zN2I2LTk1MGYtNWQ2ZTYwMGE5OWEyIiwiaXRlbURhdGEiOnsidHlwZSI6ImFydGljbGUtam91cm5hbCIsImlkIjoiZjQ2MzNlMjItMmJiNC0zN2I2LTk1MGYtNWQ2ZTYwMGE5OWEyIiwidGl0bGUiOiJCYXJyaWVycyB0byBhbmQgZmFjaWxpdGF0b3JzIG9mIGVhcmx5IGNoaWxkaG9vZCBpbW11bml6YXRpb24gaW4gcnVyYWwgYXJlYXMgb2YgdGhlIFVuaXRlZCBTdGF0ZXM6IEEgc3lzdGVtYXRpYyByZXZpZXcgb2YgdGhlIGxpdGVyYXR1cmUuIiwiYXV0aG9yIjpbeyJmYW1pbHkiOiJBbGJlcnMiLCJnaXZlbiI6IkFsZXhhbmRyaWEgTiIsInBhcnNlLW5hbWVzIjpmYWxzZSwiZHJvcHBpbmctcGFydGljbGUiOiIiLCJub24tZHJvcHBpbmctcGFydGljbGUiOiIifSx7ImZhbWlseSI6IlRoYWtlciIsImdpdmVuIjoiSnV0aGlrYSIsInBhcnNlLW5hbWVzIjpmYWxzZSwiZHJvcHBpbmctcGFydGljbGUiOiIiLCJub24tZHJvcHBpbmctcGFydGljbGUiOiIifSx7ImZhbWlseSI6Ik5ld2NvbWVyIiwiZ2l2ZW4iOiJTb3BoaWEgUiIsInBhcnNlLW5hbWVzIjpmYWxzZSwiZHJvcHBpbmctcGFydGljbGUiOiIiLCJub24tZHJvcHBpbmctcGFydGljbGUiOiIifV0sImNvbnRhaW5lci10aXRsZSI6IlByZXZlbnRpdmUgbWVkaWNpbmUgcmVwb3J0cyIsImNvbnRhaW5lci10aXRsZS1zaG9ydCI6IlByZXYgTWVkIFJlcCIsIkRPSSI6IjEwLjEwMTYvai5wbWVkci4yMDIyLjEwMTgwNCIsIklTU04iOiIyMjExLTMzNTUiLCJQTUlEIjoiMzU2NTYyMjkiLCJpc3N1ZWQiOnsiZGF0ZS1wYXJ0cyI6W1syMDIyLDZdXX0sInBhZ2UiOiIxMDE4MDQiLCJhYnN0cmFjdCI6IkVhcmx5IGNoaWxkaG9vZCB2YWNjaW5hdGlvbiByYXRlcyBhcmUgbG93ZXIgaW4gcnVyYWwgYXJlYXMgb2YgdGhlIFUuUy4gY29tcGFyZWQgd2l0aCBzdWJ1cmJhbiBhbmQgdXJiYW4gYXJlYXMuIE91ciBhaW0gd2FzIHRvIGlkZW50aWZ5IGJhcnJpZXJzIHRvIGFuZCBmYWNpbGl0YXRvcnMgb2YgZWFybHkgY2hpbGRob29kIGltbXVuaXphdGlvbiBpbiBydXJhbCBVLlMuIGNvbW11bml0aWVzLiBXZSBjb21wbGV0ZWQgYSBzeXN0ZW1hdGljIHJldmlldyBvZiBvcmlnaW5hbCByZXNlYXJjaCBjb25kdWN0ZWQgaW4gdGhlIFUuUy4gYmV0d2VlbiBKYW51YXJ5IDEsIDIwMDAtSnVseSAyNSwgMjAyMS4gV2Ugc2VhcmNoZWQgUHViTWVkLCBDdW11bGF0aXZlIEluZGV4IGZvciBOdXJzaW5nIGFuZCBBbGxpZWQgSGVhbHRoIExpdGVyYXR1cmUsIGFuZCBXZWIgb2YgU2NpZW5jZS4gV2UgaW5jbHVkZWQgc3R1ZGllcyB0aGF0IGV4YW1pbmVkIGJhcnJpZXJzIHRvIGFuZCBmYWNpbGl0YXRvcnMgb2Ygcm91dGluZSBpbW11bml6YXRpb25zIGluIGNoaWxkcmVuIDwzNsKgbW9udGhzIG9sZCBpbiBydXJhbCBhcmVhcy4gRm9sbG93aW5nIHRoZSBQcmVmZXJyZWQgUmVwb3J0aW5nIEl0ZW1zIGZvciBTeXN0ZW1hdGljIFJldmlld3MgYW5kIE1ldGEtYW5hbHlzZXMgZ3VpZGVsaW5lcywgd2UgcmVwb3J0ZWQgc3R1ZGllcycgbWV0aG9kb2xvZ2llcyBhbmQgdGFyZ2V0ZWQgcG9wdWxhdGlvbnMsIGRlZmluaXRpb25zIG9mIHJ1cmFsaXR5LCBhbmQgY29tbW9uIHRoZW1lcyBhY3Jvc3Mgc3R1ZGllcyB0aGF0IHJlZmxlY3RlZCBiYXJyaWVycyB0byBvciBmYWNpbGl0YXRvcnMgb2YgdmFjY2luYXRpb24uIFVsdGltYXRlbHksIDE3IHBhcGVycyBtZXQgaW5jbHVzaW9uIGNyaXRlcmlhIGZvciByZXZpZXcuIFRoZSBtYWpvcml0eSBvZiBzdHVkaWVzICgxMC8xNykgd2VyZSBjb25kdWN0ZWQgd2l0aGluIG9uZSBVLlMuIHN0YXRlLCBhbmQgdGhlIHNhbWUgbnVtYmVyICgxMC8xNykgd2VyZSBjb25kdWN0ZWQgcHJpb3IgdG8gMjAwNS4gRmFjaWxpdGF0b3JzIG9mIHZhY2NpbmUgdXB0YWtlIGluIHJ1cmFsIGNvbW11bml0aWVzIGlkZW50aWZpZWQgYWNyb3NzIHN0dWRpZXMgaW5jbHVkZWQgcmVtaW5kZXIvcmVjYWxsIHN5c3RlbXMgYW5kIHBhcmVudHMnIHJlbGF0aW9uc2hpcHMgd2l0aCBwcm92aWRlcnMuIFBhcmVudGFsIGhlc2l0YW5jeSwgbmVnYXRpdmUgY2xpbmljIGV4cGVyaWVuY2VzLCByZWZlcnJhbHMgb3V0c2lkZSBvZiBwcmltYXJ5IGNhcmUgc2V0dGluZ3MsIGFuZCBkaXN0YW5jZSB0byBwcm92aWRlcnMgd2VyZSBpZGVudGlmaWVkIGFzIGJhcnJpZXJzIHRvIHZhY2NpbmF0aW9uIGluIHJ1cmFsIHNldHRpbmdzLiBUaGlzIHJldmlldyByZXZlYWxlZCBhIGxpbWl0ZWQgc2NvcGUgb2YgZXZpZGVuY2Ugb24gYmFycmllcnMgdG8gYW5kIGZhY2lsaXRhdG9ycyBvZiBlYXJseSBjaGlsZGhvb2QgaW1tdW5pemF0aW9uIGluIHJ1cmFsIGNvbW11bml0aWVzLiBNb3JlIGludmVzdGlnYXRpb25zIG9mIHRoZSBjYXVzZXMgb2YgbG93IHZhY2NpbmUgY292ZXJhZ2UgYW5kIHRoZSBlZmZlY3RpdmVuZXNzIG9mIGludGVydmVudGlvbnMgZm9yIGluY3JlYXNpbmcgdmFjY2luZSB1cHRha2UgYXJlIHVyZ2VudGx5IG5lZWRlZCBpbiBydXJhbCBwZWRpYXRyaWMgcG9wdWxhdGlvbnMgdG8gYWRkcmVzcyBwZXJzaXN0ZW50IHJ1cmFsLXVyYmFuIGltbXVuaXphdGlvbiBkaXNwYXJpdGllcy4iLCJ2b2x1bWUiOiIyNyJ9LCJpc1RlbXBvcmFyeSI6ZmFsc2V9XX0=&quot;,&quot;citationItems&quot;:[{&quot;id&quot;:&quot;f4633e22-2bb4-37b6-950f-5d6e600a99a2&quot;,&quot;itemData&quot;:{&quot;type&quot;:&quot;article-journal&quot;,&quot;id&quot;:&quot;f4633e22-2bb4-37b6-950f-5d6e600a99a2&quot;,&quot;title&quot;:&quot;Barriers to and facilitators of early childhood immunization in rural areas of the United States: A systematic review of the literature.&quot;,&quot;author&quot;:[{&quot;family&quot;:&quot;Albers&quot;,&quot;given&quot;:&quot;Alexandria N&quot;,&quot;parse-names&quot;:false,&quot;dropping-particle&quot;:&quot;&quot;,&quot;non-dropping-particle&quot;:&quot;&quot;},{&quot;family&quot;:&quot;Thaker&quot;,&quot;given&quot;:&quot;Juthika&quot;,&quot;parse-names&quot;:false,&quot;dropping-particle&quot;:&quot;&quot;,&quot;non-dropping-particle&quot;:&quot;&quot;},{&quot;family&quot;:&quot;Newcomer&quot;,&quot;given&quot;:&quot;Sophia R&quot;,&quot;parse-names&quot;:false,&quot;dropping-particle&quot;:&quot;&quot;,&quot;non-dropping-particle&quot;:&quot;&quot;}],&quot;container-title&quot;:&quot;Preventive medicine reports&quot;,&quot;container-title-short&quot;:&quot;Prev Med Rep&quot;,&quot;DOI&quot;:&quot;10.1016/j.pmedr.2022.101804&quot;,&quot;ISSN&quot;:&quot;2211-3355&quot;,&quot;PMID&quot;:&quot;35656229&quot;,&quot;issued&quot;:{&quot;date-parts&quot;:[[2022,6]]},&quot;page&quot;:&quot;101804&quot;,&quot;abstract&quot;:&quot;Early childhood vaccination rates are lower in rural areas of the U.S. compared with suburban and urban areas. Our aim was to identify barriers to and facilitators of early childhood immunization in rural U.S. communities. We completed a systematic review of original research conducted in the U.S. between January 1, 2000-July 25, 2021. We searched PubMed, Cumulative Index for Nursing and Allied Health Literature, and Web of Science. We included studies that examined barriers to and facilitators of routine immunizations in children &lt;36 months old in rural areas. Following the Preferred Reporting Items for Systematic Reviews and Meta-analyses guidelines, we reported studies' methodologies and targeted populations, definitions of rurality, and common themes across studies that reflected barriers to or facilitators of vaccination. Ultimately, 17 papers met inclusion criteria for review. The majority of studies (10/17) were conducted within one U.S. state, and the same number (10/17) were conducted prior to 2005. Facilitators of vaccine uptake in rural communities identified across studies included reminder/recall systems and parents' relationships with providers. Parental hesitancy, negative clinic experiences, referrals outside of primary care settings, and distance to providers were identified as barriers to vaccination in rural settings. This review revealed a limited scope of evidence on barriers to and facilitators of early childhood immunization in rural communities. More investigations of the causes of low vaccine coverage and the effectiveness of interventions for increasing vaccine uptake are urgently needed in rural pediatric populations to address persistent rural-urban immunization disparities.&quot;,&quot;volume&quot;:&quot;27&quot;},&quot;isTemporary&quot;:false}]},{&quot;citationID&quot;:&quot;MENDELEY_CITATION_e1ad3afe-619e-416e-a5ae-055b793ec91e&quot;,&quot;properties&quot;:{&quot;noteIndex&quot;:0},&quot;isEdited&quot;:false,&quot;manualOverride&quot;:{&quot;isManuallyOverridden&quot;:false,&quot;citeprocText&quot;:&quot;(Belasco et al., 2014)&quot;,&quot;manualOverrideText&quot;:&quot;&quot;},&quot;citationTag&quot;:&quot;MENDELEY_CITATION_v3_eyJjaXRhdGlvbklEIjoiTUVOREVMRVlfQ0lUQVRJT05fZTFhZDNhZmUtNjE5ZS00MTZlLWE1YWUtMDU1Yjc5M2VjOTFlIiwicHJvcGVydGllcyI6eyJub3RlSW5kZXgiOjB9LCJpc0VkaXRlZCI6ZmFsc2UsIm1hbnVhbE92ZXJyaWRlIjp7ImlzTWFudWFsbHlPdmVycmlkZGVuIjpmYWxzZSwiY2l0ZXByb2NUZXh0IjoiKEJlbGFzY28gZXQgYWwuLCAyMDE0KSIsIm1hbnVhbE92ZXJyaWRlVGV4dCI6IiJ9LCJjaXRhdGlvbkl0ZW1zIjpbeyJpZCI6IjQ5NjQyMGRlLWJhZDQtMzUwNC05NGU2LTIwMDY5MmI3ZjJiYSIsIml0ZW1EYXRhIjp7InR5cGUiOiJhcnRpY2xlLWpvdXJuYWwiLCJpZCI6IjQ5NjQyMGRlLWJhZDQtMzUwNC05NGU2LTIwMDY5MmI3ZjJiYSIsInRpdGxlIjoiVGhlIEltcGFjdCBvZiBSdXJhbCBIZWFsdGggQ2FyZSBBY2Nlc3NpYmlsaXR5IG9uIENhbmNlci1SZWxhdGVkIEJlaGF2aW9ycyBhbmQgT3V0Y29tZXMiLCJhdXRob3IiOlt7ImZhbWlseSI6IkJlbGFzY28iLCJnaXZlbiI6IkVyaWMgSi4iLCJwYXJzZS1uYW1lcyI6ZmFsc2UsImRyb3BwaW5nLXBhcnRpY2xlIjoiIiwibm9uLWRyb3BwaW5nLXBhcnRpY2xlIjoiIn0seyJmYW1pbHkiOiJHb25nIiwiZ2l2ZW4iOiJHb3Jkb24iLCJwYXJzZS1uYW1lcyI6ZmFsc2UsImRyb3BwaW5nLXBhcnRpY2xlIjoiIiwibm9uLWRyb3BwaW5nLXBhcnRpY2xlIjoiIn0seyJmYW1pbHkiOiJQZW5jZSIsImdpdmVuIjoiQmFyYmFyYSIsInBhcnNlLW5hbWVzIjpmYWxzZSwiZHJvcHBpbmctcGFydGljbGUiOiIiLCJub24tZHJvcHBpbmctcGFydGljbGUiOiIifSx7ImZhbWlseSI6IldpbGtlcyIsImdpdmVuIjoiRXRoYW4iLCJwYXJzZS1uYW1lcyI6ZmFsc2UsImRyb3BwaW5nLXBhcnRpY2xlIjoiIiwibm9uLWRyb3BwaW5nLXBhcnRpY2xlIjoiIn1dLCJjb250YWluZXItdGl0bGUiOiJBcHBsaWVkIEhlYWx0aCBFY29ub21pY3MgYW5kIEhlYWx0aCBQb2xpY3kiLCJjb250YWluZXItdGl0bGUtc2hvcnQiOiJBcHBsIEhlYWx0aCBFY29uIEhlYWx0aCBQb2xpY3kiLCJET0kiOiIxMC4xMDA3L3M0MDI1OC0wMTQtMDA5OS00IiwiSVNTTiI6IjExNzUtNTY1MiIsImlzc3VlZCI6eyJkYXRlLXBhcnRzIjpbWzIwMTQsOCwzXV19LCJwYWdlIjoiNDYxLTQ3MCIsImlzc3VlIjoiNCIsInZvbHVtZSI6IjEyIn0sImlzVGVtcG9yYXJ5IjpmYWxzZX1dfQ==&quot;,&quot;citationItems&quot;:[{&quot;id&quot;:&quot;496420de-bad4-3504-94e6-200692b7f2ba&quot;,&quot;itemData&quot;:{&quot;type&quot;:&quot;article-journal&quot;,&quot;id&quot;:&quot;496420de-bad4-3504-94e6-200692b7f2ba&quot;,&quot;title&quot;:&quot;The Impact of Rural Health Care Accessibility on Cancer-Related Behaviors and Outcomes&quot;,&quot;author&quot;:[{&quot;family&quot;:&quot;Belasco&quot;,&quot;given&quot;:&quot;Eric J.&quot;,&quot;parse-names&quot;:false,&quot;dropping-particle&quot;:&quot;&quot;,&quot;non-dropping-particle&quot;:&quot;&quot;},{&quot;family&quot;:&quot;Gong&quot;,&quot;given&quot;:&quot;Gordon&quot;,&quot;parse-names&quot;:false,&quot;dropping-particle&quot;:&quot;&quot;,&quot;non-dropping-particle&quot;:&quot;&quot;},{&quot;family&quot;:&quot;Pence&quot;,&quot;given&quot;:&quot;Barbara&quot;,&quot;parse-names&quot;:false,&quot;dropping-particle&quot;:&quot;&quot;,&quot;non-dropping-particle&quot;:&quot;&quot;},{&quot;family&quot;:&quot;Wilkes&quot;,&quot;given&quot;:&quot;Ethan&quot;,&quot;parse-names&quot;:false,&quot;dropping-particle&quot;:&quot;&quot;,&quot;non-dropping-particle&quot;:&quot;&quot;}],&quot;container-title&quot;:&quot;Applied Health Economics and Health Policy&quot;,&quot;container-title-short&quot;:&quot;Appl Health Econ Health Policy&quot;,&quot;DOI&quot;:&quot;10.1007/s40258-014-0099-4&quot;,&quot;ISSN&quot;:&quot;1175-5652&quot;,&quot;issued&quot;:{&quot;date-parts&quot;:[[2014,8,3]]},&quot;page&quot;:&quot;461-470&quot;,&quot;issue&quot;:&quot;4&quot;,&quot;volume&quot;:&quot;12&quot;},&quot;isTemporary&quot;:false}]},{&quot;citationID&quot;:&quot;MENDELEY_CITATION_72f4bf09-eb8f-410a-b4d9-f9f6e97af252&quot;,&quot;properties&quot;:{&quot;noteIndex&quot;:0},&quot;isEdited&quot;:false,&quot;manualOverride&quot;:{&quot;isManuallyOverridden&quot;:false,&quot;citeprocText&quot;:&quot;(Ryan et al., 2020)&quot;,&quot;manualOverrideText&quot;:&quot;&quot;},&quot;citationTag&quot;:&quot;MENDELEY_CITATION_v3_eyJjaXRhdGlvbklEIjoiTUVOREVMRVlfQ0lUQVRJT05fNzJmNGJmMDktZWI4Zi00MTBhLWI0ZDktZjlmNmU5N2FmMjUyIiwicHJvcGVydGllcyI6eyJub3RlSW5kZXgiOjB9LCJpc0VkaXRlZCI6ZmFsc2UsIm1hbnVhbE92ZXJyaWRlIjp7ImlzTWFudWFsbHlPdmVycmlkZGVuIjpmYWxzZSwiY2l0ZXByb2NUZXh0IjoiKFJ5YW4gZXQgYWwuLCAyMDIwKSIsIm1hbnVhbE92ZXJyaWRlVGV4dCI6IiJ9LCJjaXRhdGlvbkl0ZW1zIjpbeyJpZCI6IjdkNjYyYzgyLTZlZTEtM2FjYy04NGM2LTA5Y2U5OTRkODczYSIsIml0ZW1EYXRhIjp7InR5cGUiOiJhcnRpY2xlLWpvdXJuYWwiLCJpZCI6IjdkNjYyYzgyLTZlZTEtM2FjYy04NGM2LTA5Y2U5OTRkODczYSIsInRpdGxlIjoiRXhwbG9yaW5nIE9wcG9ydHVuaXRpZXMgdG8gTGV2ZXJhZ2UgUGhhcm1hY2lzdHMgaW4gUnVyYWwgQXJlYXMgdG8gUHJvbW90ZSBBZG1pbmlzdHJhdGlvbiBvZiBIdW1hbiBQYXBpbGxvbWF2aXJ1cyBWYWNjaW5lIiwiYXV0aG9yIjpbeyJmYW1pbHkiOiJSeWFuIiwiZ2l2ZW4iOiJHcmFjZSIsInBhcnNlLW5hbWVzIjpmYWxzZSwiZHJvcHBpbmctcGFydGljbGUiOiIiLCJub24tZHJvcHBpbmctcGFydGljbGUiOiIifSx7ImZhbWlseSI6IkRhbHkiLCJnaXZlbiI6IkVsaXphIiwicGFyc2UtbmFtZXMiOmZhbHNlLCJkcm9wcGluZy1wYXJ0aWNsZSI6IiIsIm5vbi1kcm9wcGluZy1wYXJ0aWNsZSI6IiJ9LHsiZmFtaWx5IjoiQXNrZWxzb24iLCJnaXZlbiI6Ik5hdG9zaGlhIiwicGFyc2UtbmFtZXMiOmZhbHNlLCJkcm9wcGluZy1wYXJ0aWNsZSI6IiIsIm5vbi1kcm9wcGluZy1wYXJ0aWNsZSI6IiJ9LHsiZmFtaWx5IjoiUGllcGVyIiwiZ2l2ZW4iOiJGZWxpY2lhIiwicGFyc2UtbmFtZXMiOmZhbHNlLCJkcm9wcGluZy1wYXJ0aWNsZSI6IiIsIm5vbi1kcm9wcGluZy1wYXJ0aWNsZSI6IiJ9LHsiZmFtaWx5IjoiU2VlZ21pbGxlciIsImdpdmVuIjoiTGF1cmEiLCJwYXJzZS1uYW1lcyI6ZmFsc2UsImRyb3BwaW5nLXBhcnRpY2xlIjoiIiwibm9uLWRyb3BwaW5nLXBhcnRpY2xlIjoiIn0seyJmYW1pbHkiOiJBbGxyZWQiLCJnaXZlbiI6IlRlc3NhIiwicGFyc2UtbmFtZXMiOmZhbHNlLCJkcm9wcGluZy1wYXJ0aWNsZSI6IiIsIm5vbi1kcm9wcGluZy1wYXJ0aWNsZSI6IiJ9XSwiY29udGFpbmVyLXRpdGxlIjoiUHJldmVudGluZyBDaHJvbmljIERpc2Vhc2UiLCJjb250YWluZXItdGl0bGUtc2hvcnQiOiJQcmV2IENocm9uaWMgRGlzIiwiRE9JIjoiMTAuNTg4OC9wY2QxNy4xOTAzNTEiLCJJU1NOIjoiMTU0NS0xMTUxIiwiaXNzdWVkIjp7ImRhdGUtcGFydHMiOltbMjAyMCwzLDEyXV19LCJwYWdlIjoiMTkwMzUxIiwidm9sdW1lIjoiMTcifSwiaXNUZW1wb3JhcnkiOmZhbHNlfV19&quot;,&quot;citationItems&quot;:[{&quot;id&quot;:&quot;7d662c82-6ee1-3acc-84c6-09ce994d873a&quot;,&quot;itemData&quot;:{&quot;type&quot;:&quot;article-journal&quot;,&quot;id&quot;:&quot;7d662c82-6ee1-3acc-84c6-09ce994d873a&quot;,&quot;title&quot;:&quot;Exploring Opportunities to Leverage Pharmacists in Rural Areas to Promote Administration of Human Papillomavirus Vaccine&quot;,&quot;author&quot;:[{&quot;family&quot;:&quot;Ryan&quot;,&quot;given&quot;:&quot;Grace&quot;,&quot;parse-names&quot;:false,&quot;dropping-particle&quot;:&quot;&quot;,&quot;non-dropping-particle&quot;:&quot;&quot;},{&quot;family&quot;:&quot;Daly&quot;,&quot;given&quot;:&quot;Eliza&quot;,&quot;parse-names&quot;:false,&quot;dropping-particle&quot;:&quot;&quot;,&quot;non-dropping-particle&quot;:&quot;&quot;},{&quot;family&quot;:&quot;Askelson&quot;,&quot;given&quot;:&quot;Natoshia&quot;,&quot;parse-names&quot;:false,&quot;dropping-particle&quot;:&quot;&quot;,&quot;non-dropping-particle&quot;:&quot;&quot;},{&quot;family&quot;:&quot;Pieper&quot;,&quot;given&quot;:&quot;Felicia&quot;,&quot;parse-names&quot;:false,&quot;dropping-particle&quot;:&quot;&quot;,&quot;non-dropping-particle&quot;:&quot;&quot;},{&quot;family&quot;:&quot;Seegmiller&quot;,&quot;given&quot;:&quot;Laura&quot;,&quot;parse-names&quot;:false,&quot;dropping-particle&quot;:&quot;&quot;,&quot;non-dropping-particle&quot;:&quot;&quot;},{&quot;family&quot;:&quot;Allred&quot;,&quot;given&quot;:&quot;Tessa&quot;,&quot;parse-names&quot;:false,&quot;dropping-particle&quot;:&quot;&quot;,&quot;non-dropping-particle&quot;:&quot;&quot;}],&quot;container-title&quot;:&quot;Preventing Chronic Disease&quot;,&quot;container-title-short&quot;:&quot;Prev Chronic Dis&quot;,&quot;DOI&quot;:&quot;10.5888/pcd17.190351&quot;,&quot;ISSN&quot;:&quot;1545-1151&quot;,&quot;issued&quot;:{&quot;date-parts&quot;:[[2020,3,12]]},&quot;page&quot;:&quot;190351&quot;,&quot;volume&quot;:&quot;17&quot;},&quot;isTemporary&quot;:false}]},{&quot;citationID&quot;:&quot;MENDELEY_CITATION_b10d918f-940c-4e75-99ab-e2b088cc08fd&quot;,&quot;properties&quot;:{&quot;noteIndex&quot;:0},&quot;isEdited&quot;:false,&quot;manualOverride&quot;:{&quot;isManuallyOverridden&quot;:false,&quot;citeprocText&quot;:&quot;(Cataldi et al., 2021)&quot;,&quot;manualOverrideText&quot;:&quot;&quot;},&quot;citationTag&quot;:&quot;MENDELEY_CITATION_v3_eyJjaXRhdGlvbklEIjoiTUVOREVMRVlfQ0lUQVRJT05fYjEwZDkxOGYtOTQwYy00ZTc1LTk5YWItZTJiMDg4Y2MwOGZkIiwicHJvcGVydGllcyI6eyJub3RlSW5kZXgiOjB9LCJpc0VkaXRlZCI6ZmFsc2UsIm1hbnVhbE92ZXJyaWRlIjp7ImlzTWFudWFsbHlPdmVycmlkZGVuIjpmYWxzZSwiY2l0ZXByb2NUZXh0IjoiKENhdGFsZGkgZXQgYWwuLCAyMDIxKSIsIm1hbnVhbE92ZXJyaWRlVGV4dCI6IiJ9LCJjaXRhdGlvbkl0ZW1zIjpbeyJpZCI6IjEyYTIzNTRhLWQ4YWYtMzk2Yy05NzU3LWMxODE1YzQzNDg1MSIsIml0ZW1EYXRhIjp7InR5cGUiOiJhcnRpY2xlLWpvdXJuYWwiLCJpZCI6IjEyYTIzNTRhLWQ4YWYtMzk2Yy05NzU3LWMxODE1YzQzNDg1MSIsInRpdGxlIjoiUnVyYWwgQWRvbGVzY2VudCBJbW11bml6YXRpb246IERlbGl2ZXJ5IFByYWN0aWNlcyBhbmQgQmFycmllcnMgdG8gVXB0YWtlIiwiYXV0aG9yIjpbeyJmYW1pbHkiOiJDYXRhbGRpIiwiZ2l2ZW4iOiJKZXNzaWNhIFIuIiwicGFyc2UtbmFtZXMiOmZhbHNlLCJkcm9wcGluZy1wYXJ0aWNsZSI6IiIsIm5vbi1kcm9wcGluZy1wYXJ0aWNsZSI6IiJ9LHsiZmFtaWx5IjoiQnJld2VyIiwiZ2l2ZW4iOiJTYXJhaCBFLiIsInBhcnNlLW5hbWVzIjpmYWxzZSwiZHJvcHBpbmctcGFydGljbGUiOiIiLCJub24tZHJvcHBpbmctcGFydGljbGUiOiIifSx7ImZhbWlseSI6IlBlcnJlaXJhIiwiZ2l2ZW4iOiJDYXRocnluIiwicGFyc2UtbmFtZXMiOmZhbHNlLCJkcm9wcGluZy1wYXJ0aWNsZSI6IiIsIm5vbi1kcm9wcGluZy1wYXJ0aWNsZSI6IiJ9LHsiZmFtaWx5IjoiRnVybmlzcyIsImdpdmVuIjoiQW5uYSIsInBhcnNlLW5hbWVzIjpmYWxzZSwiZHJvcHBpbmctcGFydGljbGUiOiIiLCJub24tZHJvcHBpbmctcGFydGljbGUiOiIifSx7ImZhbWlseSI6Ik5lZGVydmVsZCIsImdpdmVuIjoiQW5kcmVhIiwicGFyc2UtbmFtZXMiOmZhbHNlLCJkcm9wcGluZy1wYXJ0aWNsZSI6IiIsIm5vbi1kcm9wcGluZy1wYXJ0aWNsZSI6IiJ9LHsiZmFtaWx5IjoiU3VyZXNoIiwiZ2l2ZW4iOiJLcml0aGlrYSIsInBhcnNlLW5hbWVzIjpmYWxzZSwiZHJvcHBpbmctcGFydGljbGUiOiIiLCJub24tZHJvcHBpbmctcGFydGljbGUiOiIifSx7ImZhbWlseSI6IldpbGxpYW1zIiwiZ2l2ZW4iOiJDaGFybmV0dGEiLCJwYXJzZS1uYW1lcyI6ZmFsc2UsImRyb3BwaW5nLXBhcnRpY2xlIjoiIiwibm9uLWRyb3BwaW5nLXBhcnRpY2xlIjoiIn0seyJmYW1pbHkiOiJPJ0xlYXJ5IiwiZ2l2ZW4iOiJTZWFuIFQuIiwicGFyc2UtbmFtZXMiOmZhbHNlLCJkcm9wcGluZy1wYXJ0aWNsZSI6IiIsIm5vbi1kcm9wcGluZy1wYXJ0aWNsZSI6IiJ9LHsiZmFtaWx5IjoiRGVtcHNleSIsImdpdmVuIjoiQW1hbmRhIEYuIiwicGFyc2UtbmFtZXMiOmZhbHNlLCJkcm9wcGluZy1wYXJ0aWNsZSI6IiIsIm5vbi1kcm9wcGluZy1wYXJ0aWNsZSI6IiJ9XSwiY29udGFpbmVyLXRpdGxlIjoiVGhlIEpvdXJuYWwgb2YgdGhlIEFtZXJpY2FuIEJvYXJkIG9mIEZhbWlseVxuICAgICAgICAgICAgICAgIE1lZGljaW5lIiwiRE9JIjoiMTAuMzEyMi9qYWJmbS4yMDIxLjA1LjIxMDEwNyIsIklTU04iOiIxNTU3LTI2MjUiLCJpc3N1ZWQiOnsiZGF0ZS1wYXJ0cyI6W1syMDIxLDksMTddXX0sInBhZ2UiOiI5MzctOTQ5IiwiaXNzdWUiOiI1Iiwidm9sdW1lIjoiMzQiLCJjb250YWluZXItdGl0bGUtc2hvcnQiOiIifSwiaXNUZW1wb3JhcnkiOmZhbHNlfV19&quot;,&quot;citationItems&quot;:[{&quot;id&quot;:&quot;12a2354a-d8af-396c-9757-c1815c434851&quot;,&quot;itemData&quot;:{&quot;type&quot;:&quot;article-journal&quot;,&quot;id&quot;:&quot;12a2354a-d8af-396c-9757-c1815c434851&quot;,&quot;title&quot;:&quot;Rural Adolescent Immunization: Delivery Practices and Barriers to Uptake&quot;,&quot;author&quot;:[{&quot;family&quot;:&quot;Cataldi&quot;,&quot;given&quot;:&quot;Jessica R.&quot;,&quot;parse-names&quot;:false,&quot;dropping-particle&quot;:&quot;&quot;,&quot;non-dropping-particle&quot;:&quot;&quot;},{&quot;family&quot;:&quot;Brewer&quot;,&quot;given&quot;:&quot;Sarah E.&quot;,&quot;parse-names&quot;:false,&quot;dropping-particle&quot;:&quot;&quot;,&quot;non-dropping-particle&quot;:&quot;&quot;},{&quot;family&quot;:&quot;Perreira&quot;,&quot;given&quot;:&quot;Cathryn&quot;,&quot;parse-names&quot;:false,&quot;dropping-particle&quot;:&quot;&quot;,&quot;non-dropping-particle&quot;:&quot;&quot;},{&quot;family&quot;:&quot;Furniss&quot;,&quot;given&quot;:&quot;Anna&quot;,&quot;parse-names&quot;:false,&quot;dropping-particle&quot;:&quot;&quot;,&quot;non-dropping-particle&quot;:&quot;&quot;},{&quot;family&quot;:&quot;Nederveld&quot;,&quot;given&quot;:&quot;Andrea&quot;,&quot;parse-names&quot;:false,&quot;dropping-particle&quot;:&quot;&quot;,&quot;non-dropping-particle&quot;:&quot;&quot;},{&quot;family&quot;:&quot;Suresh&quot;,&quot;given&quot;:&quot;Krithika&quot;,&quot;parse-names&quot;:false,&quot;dropping-particle&quot;:&quot;&quot;,&quot;non-dropping-particle&quot;:&quot;&quot;},{&quot;family&quot;:&quot;Williams&quot;,&quot;given&quot;:&quot;Charnetta&quot;,&quot;parse-names&quot;:false,&quot;dropping-particle&quot;:&quot;&quot;,&quot;non-dropping-particle&quot;:&quot;&quot;},{&quot;family&quot;:&quot;O'Leary&quot;,&quot;given&quot;:&quot;Sean T.&quot;,&quot;parse-names&quot;:false,&quot;dropping-particle&quot;:&quot;&quot;,&quot;non-dropping-particle&quot;:&quot;&quot;},{&quot;family&quot;:&quot;Dempsey&quot;,&quot;given&quot;:&quot;Amanda F.&quot;,&quot;parse-names&quot;:false,&quot;dropping-particle&quot;:&quot;&quot;,&quot;non-dropping-particle&quot;:&quot;&quot;}],&quot;container-title&quot;:&quot;The Journal of the American Board of Family\n                Medicine&quot;,&quot;DOI&quot;:&quot;10.3122/jabfm.2021.05.210107&quot;,&quot;ISSN&quot;:&quot;1557-2625&quot;,&quot;issued&quot;:{&quot;date-parts&quot;:[[2021,9,17]]},&quot;page&quot;:&quot;937-949&quot;,&quot;issue&quot;:&quot;5&quot;,&quot;volume&quot;:&quot;34&quot;,&quot;container-title-short&quot;:&quot;&quot;},&quot;isTemporary&quot;:false}]},{&quot;citationID&quot;:&quot;MENDELEY_CITATION_8188e13b-eb19-4d4f-9f00-f89a045efb46&quot;,&quot;properties&quot;:{&quot;noteIndex&quot;:0},&quot;isEdited&quot;:false,&quot;manualOverride&quot;:{&quot;isManuallyOverridden&quot;:false,&quot;citeprocText&quot;:&quot;(Parker et al., 2018)&quot;,&quot;manualOverrideText&quot;:&quot;&quot;},&quot;citationTag&quot;:&quot;MENDELEY_CITATION_v3_eyJjaXRhdGlvbklEIjoiTUVOREVMRVlfQ0lUQVRJT05fODE4OGUxM2ItZWIxOS00ZDRmLTlmMDAtZjg5YTA0NWVmYjQ2IiwicHJvcGVydGllcyI6eyJub3RlSW5kZXgiOjB9LCJpc0VkaXRlZCI6ZmFsc2UsIm1hbnVhbE92ZXJyaWRlIjp7ImlzTWFudWFsbHlPdmVycmlkZGVuIjpmYWxzZSwiY2l0ZXByb2NUZXh0IjoiKFBhcmtlciBldCBhbC4sIDIwMTgpIiwibWFudWFsT3ZlcnJpZGVUZXh0IjoiIn0sImNpdGF0aW9uSXRlbXMiOlt7ImlkIjoiNzNkZDBhNGItMDEzOC0zNDBjLWIxODctNGZjZDBhNTAxOWIwIiwiaXRlbURhdGEiOnsidHlwZSI6InJlcG9ydCIsImlkIjoiNzNkZDBhNGItMDEzOC0zNDBjLWIxODctNGZjZDBhNTAxOWIwIiwidGl0bGUiOiJXaGF0IFVuaXRlcyBhbmQgRGl2aWRlcyBVcmJhbiwgU3VidXJiYW4sIGFuZCBSdXJhbCBDb21tdW5pdGllcyIsImF1dGhvciI6W3siZmFtaWx5IjoiUGFya2VyIiwiZ2l2ZW4iOiJLaW0iLCJwYXJzZS1uYW1lcyI6ZmFsc2UsImRyb3BwaW5nLXBhcnRpY2xlIjoiIiwibm9uLWRyb3BwaW5nLXBhcnRpY2xlIjoiIn0seyJmYW1pbHkiOiJIb3Jvd2l0eiIsImdpdmVuIjoiSnVsaWFuYSIsInBhcnNlLW5hbWVzIjpmYWxzZSwiZHJvcHBpbmctcGFydGljbGUiOiIiLCJub24tZHJvcHBpbmctcGFydGljbGUiOiIifSx7ImZhbWlseSI6IkJyb3duIiwiZ2l2ZW4iOiJBbm5hIiwicGFyc2UtbmFtZXMiOmZhbHNlLCJkcm9wcGluZy1wYXJ0aWNsZSI6IiIsIm5vbi1kcm9wcGluZy1wYXJ0aWNsZSI6IiJ9LHsiZmFtaWx5IjoiRnJ5IiwiZ2l2ZW4iOiJSaWNoYXJkIiwicGFyc2UtbmFtZXMiOmZhbHNlLCJkcm9wcGluZy1wYXJ0aWNsZSI6IiIsIm5vbi1kcm9wcGluZy1wYXJ0aWNsZSI6IiJ9LHsiZmFtaWx5IjoiQ29obiIsImdpdmVuIjoiRCdWZXJhIiwicGFyc2UtbmFtZXMiOmZhbHNlLCJkcm9wcGluZy1wYXJ0aWNsZSI6IiIsIm5vbi1kcm9wcGluZy1wYXJ0aWNsZSI6IiJ9LHsiZmFtaWx5IjoiSWdpZWxuaWsiLCJnaXZlbiI6IlJ1dGgiLCJwYXJzZS1uYW1lcyI6ZmFsc2UsImRyb3BwaW5nLXBhcnRpY2xlIjoiIiwibm9uLWRyb3BwaW5nLXBhcnRpY2xlIjoiIn1dLCJhY2Nlc3NlZCI6eyJkYXRlLXBhcnRzIjpbWzIwMjIsMTEsNl1dfSwiVVJMIjoiaHR0cHM6Ly93d3cucGV3cmVzZWFyY2gub3JnL3NvY2lhbC10cmVuZHMvd3AtY29udGVudC91cGxvYWRzL3NpdGVzLzMvMjAxOC8wNS9QZXctUmVzZWFyY2gtQ2VudGVyLUNvbW11bml0eS1UeXBlLUZ1bGwtUmVwb3J0LUZJTkFMLnBkZiIsImlzc3VlZCI6eyJkYXRlLXBhcnRzIjpbWzIwMTgsNSwyMl1dfSwicHVibGlzaGVyLXBsYWNlIjoiV2FzaGluZ3RvbiBELkMuIiwiY29udGFpbmVyLXRpdGxlLXNob3J0IjoiIn0sImlzVGVtcG9yYXJ5IjpmYWxzZX1dfQ==&quot;,&quot;citationItems&quot;:[{&quot;id&quot;:&quot;73dd0a4b-0138-340c-b187-4fcd0a5019b0&quot;,&quot;itemData&quot;:{&quot;type&quot;:&quot;report&quot;,&quot;id&quot;:&quot;73dd0a4b-0138-340c-b187-4fcd0a5019b0&quot;,&quot;title&quot;:&quot;What Unites and Divides Urban, Suburban, and Rural Communities&quot;,&quot;author&quot;:[{&quot;family&quot;:&quot;Parker&quot;,&quot;given&quot;:&quot;Kim&quot;,&quot;parse-names&quot;:false,&quot;dropping-particle&quot;:&quot;&quot;,&quot;non-dropping-particle&quot;:&quot;&quot;},{&quot;family&quot;:&quot;Horowitz&quot;,&quot;given&quot;:&quot;Juliana&quot;,&quot;parse-names&quot;:false,&quot;dropping-particle&quot;:&quot;&quot;,&quot;non-dropping-particle&quot;:&quot;&quot;},{&quot;family&quot;:&quot;Brown&quot;,&quot;given&quot;:&quot;Anna&quot;,&quot;parse-names&quot;:false,&quot;dropping-particle&quot;:&quot;&quot;,&quot;non-dropping-particle&quot;:&quot;&quot;},{&quot;family&quot;:&quot;Fry&quot;,&quot;given&quot;:&quot;Richard&quot;,&quot;parse-names&quot;:false,&quot;dropping-particle&quot;:&quot;&quot;,&quot;non-dropping-particle&quot;:&quot;&quot;},{&quot;family&quot;:&quot;Cohn&quot;,&quot;given&quot;:&quot;D'Vera&quot;,&quot;parse-names&quot;:false,&quot;dropping-particle&quot;:&quot;&quot;,&quot;non-dropping-particle&quot;:&quot;&quot;},{&quot;family&quot;:&quot;Igielnik&quot;,&quot;given&quot;:&quot;Ruth&quot;,&quot;parse-names&quot;:false,&quot;dropping-particle&quot;:&quot;&quot;,&quot;non-dropping-particle&quot;:&quot;&quot;}],&quot;accessed&quot;:{&quot;date-parts&quot;:[[2022,11,6]]},&quot;URL&quot;:&quot;https://www.pewresearch.org/social-trends/wp-content/uploads/sites/3/2018/05/Pew-Research-Center-Community-Type-Full-Report-FINAL.pdf&quot;,&quot;issued&quot;:{&quot;date-parts&quot;:[[2018,5,22]]},&quot;publisher-place&quot;:&quot;Washington D.C.&quot;,&quot;container-title-short&quot;:&quot;&quot;},&quot;isTemporary&quot;:false}]},{&quot;citationID&quot;:&quot;MENDELEY_CITATION_c1ec08cd-fb81-4f48-83d1-008e65642a73&quot;,&quot;properties&quot;:{&quot;noteIndex&quot;:0},&quot;isEdited&quot;:false,&quot;manualOverride&quot;:{&quot;isManuallyOverridden&quot;:false,&quot;citeprocText&quot;:&quot;(&lt;i&gt;Designated Health Professional Shortage Areas Statistics-First Quarter of Fiscal Year 2023 Designated HPSA Quarterly Summary&lt;/i&gt;, 2022)&quot;,&quot;manualOverrideText&quot;:&quot;&quot;},&quot;citationTag&quot;:&quot;MENDELEY_CITATION_v3_eyJjaXRhdGlvbklEIjoiTUVOREVMRVlfQ0lUQVRJT05fYzFlYzA4Y2QtZmI4MS00ZjQ4LTgzZDEtMDA4ZTY1NjQyYTczIiwicHJvcGVydGllcyI6eyJub3RlSW5kZXgiOjB9LCJpc0VkaXRlZCI6ZmFsc2UsIm1hbnVhbE92ZXJyaWRlIjp7ImlzTWFudWFsbHlPdmVycmlkZGVuIjpmYWxzZSwiY2l0ZXByb2NUZXh0IjoiKDxpPkRlc2lnbmF0ZWQgSGVhbHRoIFByb2Zlc3Npb25hbCBTaG9ydGFnZSBBcmVhcyBTdGF0aXN0aWNzLUZpcnN0IFF1YXJ0ZXIgb2YgRmlzY2FsIFllYXIgMjAyMyBEZXNpZ25hdGVkIEhQU0EgUXVhcnRlcmx5IFN1bW1hcnk8L2k+LCAyMDIyKSIsIm1hbnVhbE92ZXJyaWRlVGV4dCI6IiJ9LCJjaXRhdGlvbkl0ZW1zIjpbeyJpZCI6ImEwNWEzNWExLTJkMWYtMzU3OC05MmNlLWFmODg3MTU5ZmM0OCIsIml0ZW1EYXRhIjp7InR5cGUiOiJyZXBvcnQiLCJpZCI6ImEwNWEzNWExLTJkMWYtMzU3OC05MmNlLWFmODg3MTU5ZmM0OCIsInRpdGxlIjoiRGVzaWduYXRlZCBIZWFsdGggUHJvZmVzc2lvbmFsIFNob3J0YWdlIEFyZWFzIFN0YXRpc3RpY3MtRmlyc3QgUXVhcnRlciBvZiBGaXNjYWwgWWVhciAyMDIzIERlc2lnbmF0ZWQgSFBTQSBRdWFydGVybHkgU3VtbWFyeSIsImlzc3VlZCI6eyJkYXRlLXBhcnRzIjpbWzIwMjIsMTIsMzFdXX0sImNvbnRhaW5lci10aXRsZS1zaG9ydCI6IiJ9LCJpc1RlbXBvcmFyeSI6ZmFsc2V9XX0=&quot;,&quot;citationItems&quot;:[{&quot;id&quot;:&quot;a05a35a1-2d1f-3578-92ce-af887159fc48&quot;,&quot;itemData&quot;:{&quot;type&quot;:&quot;report&quot;,&quot;id&quot;:&quot;a05a35a1-2d1f-3578-92ce-af887159fc48&quot;,&quot;title&quot;:&quot;Designated Health Professional Shortage Areas Statistics-First Quarter of Fiscal Year 2023 Designated HPSA Quarterly Summary&quot;,&quot;issued&quot;:{&quot;date-parts&quot;:[[2022,12,31]]},&quot;container-title-short&quot;:&quot;&quot;},&quot;isTemporary&quot;:false}]},{&quot;citationID&quot;:&quot;MENDELEY_CITATION_9a4cd88c-2acd-424f-8fae-c4b2827d70a8&quot;,&quot;properties&quot;:{&quot;noteIndex&quot;:0},&quot;isEdited&quot;:false,&quot;manualOverride&quot;:{&quot;isManuallyOverridden&quot;:false,&quot;citeprocText&quot;:&quot;(Parker et al., 2018)&quot;,&quot;manualOverrideText&quot;:&quot;&quot;},&quot;citationTag&quot;:&quot;MENDELEY_CITATION_v3_eyJjaXRhdGlvbklEIjoiTUVOREVMRVlfQ0lUQVRJT05fOWE0Y2Q4OGMtMmFjZC00MjRmLThmYWUtYzRiMjgyN2Q3MGE4IiwicHJvcGVydGllcyI6eyJub3RlSW5kZXgiOjB9LCJpc0VkaXRlZCI6ZmFsc2UsIm1hbnVhbE92ZXJyaWRlIjp7ImlzTWFudWFsbHlPdmVycmlkZGVuIjpmYWxzZSwiY2l0ZXByb2NUZXh0IjoiKFBhcmtlciBldCBhbC4sIDIwMTgpIiwibWFudWFsT3ZlcnJpZGVUZXh0IjoiIn0sImNpdGF0aW9uSXRlbXMiOlt7ImlkIjoiNzNkZDBhNGItMDEzOC0zNDBjLWIxODctNGZjZDBhNTAxOWIwIiwiaXRlbURhdGEiOnsidHlwZSI6InJlcG9ydCIsImlkIjoiNzNkZDBhNGItMDEzOC0zNDBjLWIxODctNGZjZDBhNTAxOWIwIiwidGl0bGUiOiJXaGF0IFVuaXRlcyBhbmQgRGl2aWRlcyBVcmJhbiwgU3VidXJiYW4sIGFuZCBSdXJhbCBDb21tdW5pdGllcyIsImF1dGhvciI6W3siZmFtaWx5IjoiUGFya2VyIiwiZ2l2ZW4iOiJLaW0iLCJwYXJzZS1uYW1lcyI6ZmFsc2UsImRyb3BwaW5nLXBhcnRpY2xlIjoiIiwibm9uLWRyb3BwaW5nLXBhcnRpY2xlIjoiIn0seyJmYW1pbHkiOiJIb3Jvd2l0eiIsImdpdmVuIjoiSnVsaWFuYSIsInBhcnNlLW5hbWVzIjpmYWxzZSwiZHJvcHBpbmctcGFydGljbGUiOiIiLCJub24tZHJvcHBpbmctcGFydGljbGUiOiIifSx7ImZhbWlseSI6IkJyb3duIiwiZ2l2ZW4iOiJBbm5hIiwicGFyc2UtbmFtZXMiOmZhbHNlLCJkcm9wcGluZy1wYXJ0aWNsZSI6IiIsIm5vbi1kcm9wcGluZy1wYXJ0aWNsZSI6IiJ9LHsiZmFtaWx5IjoiRnJ5IiwiZ2l2ZW4iOiJSaWNoYXJkIiwicGFyc2UtbmFtZXMiOmZhbHNlLCJkcm9wcGluZy1wYXJ0aWNsZSI6IiIsIm5vbi1kcm9wcGluZy1wYXJ0aWNsZSI6IiJ9LHsiZmFtaWx5IjoiQ29obiIsImdpdmVuIjoiRCdWZXJhIiwicGFyc2UtbmFtZXMiOmZhbHNlLCJkcm9wcGluZy1wYXJ0aWNsZSI6IiIsIm5vbi1kcm9wcGluZy1wYXJ0aWNsZSI6IiJ9LHsiZmFtaWx5IjoiSWdpZWxuaWsiLCJnaXZlbiI6IlJ1dGgiLCJwYXJzZS1uYW1lcyI6ZmFsc2UsImRyb3BwaW5nLXBhcnRpY2xlIjoiIiwibm9uLWRyb3BwaW5nLXBhcnRpY2xlIjoiIn1dLCJhY2Nlc3NlZCI6eyJkYXRlLXBhcnRzIjpbWzIwMjIsMTEsNl1dfSwiVVJMIjoiaHR0cHM6Ly93d3cucGV3cmVzZWFyY2gub3JnL3NvY2lhbC10cmVuZHMvd3AtY29udGVudC91cGxvYWRzL3NpdGVzLzMvMjAxOC8wNS9QZXctUmVzZWFyY2gtQ2VudGVyLUNvbW11bml0eS1UeXBlLUZ1bGwtUmVwb3J0LUZJTkFMLnBkZiIsImlzc3VlZCI6eyJkYXRlLXBhcnRzIjpbWzIwMTgsNSwyMl1dfSwicHVibGlzaGVyLXBsYWNlIjoiV2FzaGluZ3RvbiBELkMuIiwiY29udGFpbmVyLXRpdGxlLXNob3J0IjoiIn0sImlzVGVtcG9yYXJ5IjpmYWxzZX1dfQ==&quot;,&quot;citationItems&quot;:[{&quot;id&quot;:&quot;73dd0a4b-0138-340c-b187-4fcd0a5019b0&quot;,&quot;itemData&quot;:{&quot;type&quot;:&quot;report&quot;,&quot;id&quot;:&quot;73dd0a4b-0138-340c-b187-4fcd0a5019b0&quot;,&quot;title&quot;:&quot;What Unites and Divides Urban, Suburban, and Rural Communities&quot;,&quot;author&quot;:[{&quot;family&quot;:&quot;Parker&quot;,&quot;given&quot;:&quot;Kim&quot;,&quot;parse-names&quot;:false,&quot;dropping-particle&quot;:&quot;&quot;,&quot;non-dropping-particle&quot;:&quot;&quot;},{&quot;family&quot;:&quot;Horowitz&quot;,&quot;given&quot;:&quot;Juliana&quot;,&quot;parse-names&quot;:false,&quot;dropping-particle&quot;:&quot;&quot;,&quot;non-dropping-particle&quot;:&quot;&quot;},{&quot;family&quot;:&quot;Brown&quot;,&quot;given&quot;:&quot;Anna&quot;,&quot;parse-names&quot;:false,&quot;dropping-particle&quot;:&quot;&quot;,&quot;non-dropping-particle&quot;:&quot;&quot;},{&quot;family&quot;:&quot;Fry&quot;,&quot;given&quot;:&quot;Richard&quot;,&quot;parse-names&quot;:false,&quot;dropping-particle&quot;:&quot;&quot;,&quot;non-dropping-particle&quot;:&quot;&quot;},{&quot;family&quot;:&quot;Cohn&quot;,&quot;given&quot;:&quot;D'Vera&quot;,&quot;parse-names&quot;:false,&quot;dropping-particle&quot;:&quot;&quot;,&quot;non-dropping-particle&quot;:&quot;&quot;},{&quot;family&quot;:&quot;Igielnik&quot;,&quot;given&quot;:&quot;Ruth&quot;,&quot;parse-names&quot;:false,&quot;dropping-particle&quot;:&quot;&quot;,&quot;non-dropping-particle&quot;:&quot;&quot;}],&quot;accessed&quot;:{&quot;date-parts&quot;:[[2022,11,6]]},&quot;URL&quot;:&quot;https://www.pewresearch.org/social-trends/wp-content/uploads/sites/3/2018/05/Pew-Research-Center-Community-Type-Full-Report-FINAL.pdf&quot;,&quot;issued&quot;:{&quot;date-parts&quot;:[[2018,5,22]]},&quot;publisher-place&quot;:&quot;Washington D.C.&quot;,&quot;container-title-short&quot;:&quot;&quot;},&quot;isTemporary&quot;:false}]},{&quot;citationID&quot;:&quot;MENDELEY_CITATION_f0bcde48-7ac8-44eb-835a-bcb7db306613&quot;,&quot;properties&quot;:{&quot;noteIndex&quot;:0},&quot;isEdited&quot;:false,&quot;manualOverride&quot;:{&quot;isManuallyOverridden&quot;:false,&quot;citeprocText&quot;:&quot;(Tsai et al., 2021)&quot;,&quot;manualOverrideText&quot;:&quot;&quot;},&quot;citationTag&quot;:&quot;MENDELEY_CITATION_v3_eyJjaXRhdGlvbklEIjoiTUVOREVMRVlfQ0lUQVRJT05fZjBiY2RlNDgtN2FjOC00NGViLTgzNWEtYmNiN2RiMzA2NjEzIiwicHJvcGVydGllcyI6eyJub3RlSW5kZXgiOjB9LCJpc0VkaXRlZCI6ZmFsc2UsIm1hbnVhbE92ZXJyaWRlIjp7ImlzTWFudWFsbHlPdmVycmlkZGVuIjpmYWxzZSwiY2l0ZXByb2NUZXh0IjoiKFRzYWkgZXQgYWwuLCAyMDIxKSIsIm1hbnVhbE92ZXJyaWRlVGV4dCI6IiJ9LCJjaXRhdGlvbkl0ZW1zIjpbeyJpZCI6ImQzMjQzNDg4LTJiNWYtM2Q1NC05N2EyLTQ5ZjZiZjAzMzU3NSIsIml0ZW1EYXRhIjp7InR5cGUiOiJhcnRpY2xlLWpvdXJuYWwiLCJpZCI6ImQzMjQzNDg4LTJiNWYtM2Q1NC05N2EyLTQ5ZjZiZjAzMzU3NSIsInRpdGxlIjoiVXJiYW4tUnVyYWwgRGlzcGFyaXRpZXMgaW4gVmFjY2luYXRpb24gU2VydmljZSBVc2UgQW1vbmcgTG93LUluY29tZSBBZG9sZXNjZW50cyIsImF1dGhvciI6W3siZmFtaWx5IjoiVHNhaSIsImdpdmVuIjoiWXVwaW5nIiwicGFyc2UtbmFtZXMiOmZhbHNlLCJkcm9wcGluZy1wYXJ0aWNsZSI6IiIsIm5vbi1kcm9wcGluZy1wYXJ0aWNsZSI6IiJ9LHsiZmFtaWx5IjoiTGluZGxleSIsImdpdmVuIjoiTWVnYW4gQy4iLCJwYXJzZS1uYW1lcyI6ZmFsc2UsImRyb3BwaW5nLXBhcnRpY2xlIjoiIiwibm9uLWRyb3BwaW5nLXBhcnRpY2xlIjoiIn0seyJmYW1pbHkiOiJaaG91IiwiZ2l2ZW4iOiJGYW5nanVuIiwicGFyc2UtbmFtZXMiOmZhbHNlLCJkcm9wcGluZy1wYXJ0aWNsZSI6IiIsIm5vbi1kcm9wcGluZy1wYXJ0aWNsZSI6IiJ9LHsiZmFtaWx5IjoiU3Rva2xleSIsImdpdmVuIjoiU2hhbm5vbiIsInBhcnNlLW5hbWVzIjpmYWxzZSwiZHJvcHBpbmctcGFydGljbGUiOiIiLCJub24tZHJvcHBpbmctcGFydGljbGUiOiIifV0sImNvbnRhaW5lci10aXRsZSI6IkpvdXJuYWwgb2YgQWRvbGVzY2VudCBIZWFsdGgiLCJET0kiOiIxMC4xMDE2L2ouamFkb2hlYWx0aC4yMDIwLjEwLjAyMSIsIklTU04iOiIxMDU0MTM5WCIsImlzc3VlZCI6eyJkYXRlLXBhcnRzIjpbWzIwMjEsN11dfSwicGFnZSI6IjExNC0xMjAiLCJpc3N1ZSI6IjEiLCJ2b2x1bWUiOiI2OSIsImNvbnRhaW5lci10aXRsZS1zaG9ydCI6IiJ9LCJpc1RlbXBvcmFyeSI6ZmFsc2V9XX0=&quot;,&quot;citationItems&quot;:[{&quot;id&quot;:&quot;d3243488-2b5f-3d54-97a2-49f6bf033575&quot;,&quot;itemData&quot;:{&quot;type&quot;:&quot;article-journal&quot;,&quot;id&quot;:&quot;d3243488-2b5f-3d54-97a2-49f6bf033575&quot;,&quot;title&quot;:&quot;Urban-Rural Disparities in Vaccination Service Use Among Low-Income Adolescents&quot;,&quot;author&quot;:[{&quot;family&quot;:&quot;Tsai&quot;,&quot;given&quot;:&quot;Yuping&quot;,&quot;parse-names&quot;:false,&quot;dropping-particle&quot;:&quot;&quot;,&quot;non-dropping-particle&quot;:&quot;&quot;},{&quot;family&quot;:&quot;Lindley&quot;,&quot;given&quot;:&quot;Megan C.&quot;,&quot;parse-names&quot;:false,&quot;dropping-particle&quot;:&quot;&quot;,&quot;non-dropping-particle&quot;:&quot;&quot;},{&quot;family&quot;:&quot;Zhou&quot;,&quot;given&quot;:&quot;Fangjun&quot;,&quot;parse-names&quot;:false,&quot;dropping-particle&quot;:&quot;&quot;,&quot;non-dropping-particle&quot;:&quot;&quot;},{&quot;family&quot;:&quot;Stokley&quot;,&quot;given&quot;:&quot;Shannon&quot;,&quot;parse-names&quot;:false,&quot;dropping-particle&quot;:&quot;&quot;,&quot;non-dropping-particle&quot;:&quot;&quot;}],&quot;container-title&quot;:&quot;Journal of Adolescent Health&quot;,&quot;DOI&quot;:&quot;10.1016/j.jadohealth.2020.10.021&quot;,&quot;ISSN&quot;:&quot;1054139X&quot;,&quot;issued&quot;:{&quot;date-parts&quot;:[[2021,7]]},&quot;page&quot;:&quot;114-120&quot;,&quot;issue&quot;:&quot;1&quot;,&quot;volume&quot;:&quot;69&quot;,&quot;container-title-short&quot;:&quot;&quot;},&quot;isTemporary&quot;:false}]},{&quot;citationID&quot;:&quot;MENDELEY_CITATION_1c332b3d-4f34-465f-a272-508476eb4c35&quot;,&quot;properties&quot;:{&quot;noteIndex&quot;:0},&quot;isEdited&quot;:false,&quot;manualOverride&quot;:{&quot;isManuallyOverridden&quot;:false,&quot;citeprocText&quot;:&quot;(Albers et al., 2022)&quot;,&quot;manualOverrideText&quot;:&quot;&quot;},&quot;citationTag&quot;:&quot;MENDELEY_CITATION_v3_eyJjaXRhdGlvbklEIjoiTUVOREVMRVlfQ0lUQVRJT05fMWMzMzJiM2QtNGYzNC00NjVmLWEyNzItNTA4NDc2ZWI0YzM1IiwicHJvcGVydGllcyI6eyJub3RlSW5kZXgiOjB9LCJpc0VkaXRlZCI6ZmFsc2UsIm1hbnVhbE92ZXJyaWRlIjp7ImlzTWFudWFsbHlPdmVycmlkZGVuIjpmYWxzZSwiY2l0ZXByb2NUZXh0IjoiKEFsYmVycyBldCBhbC4sIDIwMjIpIiwibWFudWFsT3ZlcnJpZGVUZXh0IjoiIn0sImNpdGF0aW9uSXRlbXMiOlt7ImlkIjoiZjQ2MzNlMjItMmJiNC0zN2I2LTk1MGYtNWQ2ZTYwMGE5OWEyIiwiaXRlbURhdGEiOnsidHlwZSI6ImFydGljbGUtam91cm5hbCIsImlkIjoiZjQ2MzNlMjItMmJiNC0zN2I2LTk1MGYtNWQ2ZTYwMGE5OWEyIiwidGl0bGUiOiJCYXJyaWVycyB0byBhbmQgZmFjaWxpdGF0b3JzIG9mIGVhcmx5IGNoaWxkaG9vZCBpbW11bml6YXRpb24gaW4gcnVyYWwgYXJlYXMgb2YgdGhlIFVuaXRlZCBTdGF0ZXM6IEEgc3lzdGVtYXRpYyByZXZpZXcgb2YgdGhlIGxpdGVyYXR1cmUuIiwiYXV0aG9yIjpbeyJmYW1pbHkiOiJBbGJlcnMiLCJnaXZlbiI6IkFsZXhhbmRyaWEgTiIsInBhcnNlLW5hbWVzIjpmYWxzZSwiZHJvcHBpbmctcGFydGljbGUiOiIiLCJub24tZHJvcHBpbmctcGFydGljbGUiOiIifSx7ImZhbWlseSI6IlRoYWtlciIsImdpdmVuIjoiSnV0aGlrYSIsInBhcnNlLW5hbWVzIjpmYWxzZSwiZHJvcHBpbmctcGFydGljbGUiOiIiLCJub24tZHJvcHBpbmctcGFydGljbGUiOiIifSx7ImZhbWlseSI6Ik5ld2NvbWVyIiwiZ2l2ZW4iOiJTb3BoaWEgUiIsInBhcnNlLW5hbWVzIjpmYWxzZSwiZHJvcHBpbmctcGFydGljbGUiOiIiLCJub24tZHJvcHBpbmctcGFydGljbGUiOiIifV0sImNvbnRhaW5lci10aXRsZSI6IlByZXZlbnRpdmUgbWVkaWNpbmUgcmVwb3J0cyIsImNvbnRhaW5lci10aXRsZS1zaG9ydCI6IlByZXYgTWVkIFJlcCIsIkRPSSI6IjEwLjEwMTYvai5wbWVkci4yMDIyLjEwMTgwNCIsIklTU04iOiIyMjExLTMzNTUiLCJQTUlEIjoiMzU2NTYyMjkiLCJpc3N1ZWQiOnsiZGF0ZS1wYXJ0cyI6W1syMDIyLDZdXX0sInBhZ2UiOiIxMDE4MDQiLCJhYnN0cmFjdCI6IkVhcmx5IGNoaWxkaG9vZCB2YWNjaW5hdGlvbiByYXRlcyBhcmUgbG93ZXIgaW4gcnVyYWwgYXJlYXMgb2YgdGhlIFUuUy4gY29tcGFyZWQgd2l0aCBzdWJ1cmJhbiBhbmQgdXJiYW4gYXJlYXMuIE91ciBhaW0gd2FzIHRvIGlkZW50aWZ5IGJhcnJpZXJzIHRvIGFuZCBmYWNpbGl0YXRvcnMgb2YgZWFybHkgY2hpbGRob29kIGltbXVuaXphdGlvbiBpbiBydXJhbCBVLlMuIGNvbW11bml0aWVzLiBXZSBjb21wbGV0ZWQgYSBzeXN0ZW1hdGljIHJldmlldyBvZiBvcmlnaW5hbCByZXNlYXJjaCBjb25kdWN0ZWQgaW4gdGhlIFUuUy4gYmV0d2VlbiBKYW51YXJ5IDEsIDIwMDAtSnVseSAyNSwgMjAyMS4gV2Ugc2VhcmNoZWQgUHViTWVkLCBDdW11bGF0aXZlIEluZGV4IGZvciBOdXJzaW5nIGFuZCBBbGxpZWQgSGVhbHRoIExpdGVyYXR1cmUsIGFuZCBXZWIgb2YgU2NpZW5jZS4gV2UgaW5jbHVkZWQgc3R1ZGllcyB0aGF0IGV4YW1pbmVkIGJhcnJpZXJzIHRvIGFuZCBmYWNpbGl0YXRvcnMgb2Ygcm91dGluZSBpbW11bml6YXRpb25zIGluIGNoaWxkcmVuIDwzNsKgbW9udGhzIG9sZCBpbiBydXJhbCBhcmVhcy4gRm9sbG93aW5nIHRoZSBQcmVmZXJyZWQgUmVwb3J0aW5nIEl0ZW1zIGZvciBTeXN0ZW1hdGljIFJldmlld3MgYW5kIE1ldGEtYW5hbHlzZXMgZ3VpZGVsaW5lcywgd2UgcmVwb3J0ZWQgc3R1ZGllcycgbWV0aG9kb2xvZ2llcyBhbmQgdGFyZ2V0ZWQgcG9wdWxhdGlvbnMsIGRlZmluaXRpb25zIG9mIHJ1cmFsaXR5LCBhbmQgY29tbW9uIHRoZW1lcyBhY3Jvc3Mgc3R1ZGllcyB0aGF0IHJlZmxlY3RlZCBiYXJyaWVycyB0byBvciBmYWNpbGl0YXRvcnMgb2YgdmFjY2luYXRpb24uIFVsdGltYXRlbHksIDE3IHBhcGVycyBtZXQgaW5jbHVzaW9uIGNyaXRlcmlhIGZvciByZXZpZXcuIFRoZSBtYWpvcml0eSBvZiBzdHVkaWVzICgxMC8xNykgd2VyZSBjb25kdWN0ZWQgd2l0aGluIG9uZSBVLlMuIHN0YXRlLCBhbmQgdGhlIHNhbWUgbnVtYmVyICgxMC8xNykgd2VyZSBjb25kdWN0ZWQgcHJpb3IgdG8gMjAwNS4gRmFjaWxpdGF0b3JzIG9mIHZhY2NpbmUgdXB0YWtlIGluIHJ1cmFsIGNvbW11bml0aWVzIGlkZW50aWZpZWQgYWNyb3NzIHN0dWRpZXMgaW5jbHVkZWQgcmVtaW5kZXIvcmVjYWxsIHN5c3RlbXMgYW5kIHBhcmVudHMnIHJlbGF0aW9uc2hpcHMgd2l0aCBwcm92aWRlcnMuIFBhcmVudGFsIGhlc2l0YW5jeSwgbmVnYXRpdmUgY2xpbmljIGV4cGVyaWVuY2VzLCByZWZlcnJhbHMgb3V0c2lkZSBvZiBwcmltYXJ5IGNhcmUgc2V0dGluZ3MsIGFuZCBkaXN0YW5jZSB0byBwcm92aWRlcnMgd2VyZSBpZGVudGlmaWVkIGFzIGJhcnJpZXJzIHRvIHZhY2NpbmF0aW9uIGluIHJ1cmFsIHNldHRpbmdzLiBUaGlzIHJldmlldyByZXZlYWxlZCBhIGxpbWl0ZWQgc2NvcGUgb2YgZXZpZGVuY2Ugb24gYmFycmllcnMgdG8gYW5kIGZhY2lsaXRhdG9ycyBvZiBlYXJseSBjaGlsZGhvb2QgaW1tdW5pemF0aW9uIGluIHJ1cmFsIGNvbW11bml0aWVzLiBNb3JlIGludmVzdGlnYXRpb25zIG9mIHRoZSBjYXVzZXMgb2YgbG93IHZhY2NpbmUgY292ZXJhZ2UgYW5kIHRoZSBlZmZlY3RpdmVuZXNzIG9mIGludGVydmVudGlvbnMgZm9yIGluY3JlYXNpbmcgdmFjY2luZSB1cHRha2UgYXJlIHVyZ2VudGx5IG5lZWRlZCBpbiBydXJhbCBwZWRpYXRyaWMgcG9wdWxhdGlvbnMgdG8gYWRkcmVzcyBwZXJzaXN0ZW50IHJ1cmFsLXVyYmFuIGltbXVuaXphdGlvbiBkaXNwYXJpdGllcy4iLCJ2b2x1bWUiOiIyNyJ9LCJpc1RlbXBvcmFyeSI6ZmFsc2V9XX0=&quot;,&quot;citationItems&quot;:[{&quot;id&quot;:&quot;f4633e22-2bb4-37b6-950f-5d6e600a99a2&quot;,&quot;itemData&quot;:{&quot;type&quot;:&quot;article-journal&quot;,&quot;id&quot;:&quot;f4633e22-2bb4-37b6-950f-5d6e600a99a2&quot;,&quot;title&quot;:&quot;Barriers to and facilitators of early childhood immunization in rural areas of the United States: A systematic review of the literature.&quot;,&quot;author&quot;:[{&quot;family&quot;:&quot;Albers&quot;,&quot;given&quot;:&quot;Alexandria N&quot;,&quot;parse-names&quot;:false,&quot;dropping-particle&quot;:&quot;&quot;,&quot;non-dropping-particle&quot;:&quot;&quot;},{&quot;family&quot;:&quot;Thaker&quot;,&quot;given&quot;:&quot;Juthika&quot;,&quot;parse-names&quot;:false,&quot;dropping-particle&quot;:&quot;&quot;,&quot;non-dropping-particle&quot;:&quot;&quot;},{&quot;family&quot;:&quot;Newcomer&quot;,&quot;given&quot;:&quot;Sophia R&quot;,&quot;parse-names&quot;:false,&quot;dropping-particle&quot;:&quot;&quot;,&quot;non-dropping-particle&quot;:&quot;&quot;}],&quot;container-title&quot;:&quot;Preventive medicine reports&quot;,&quot;container-title-short&quot;:&quot;Prev Med Rep&quot;,&quot;DOI&quot;:&quot;10.1016/j.pmedr.2022.101804&quot;,&quot;ISSN&quot;:&quot;2211-3355&quot;,&quot;PMID&quot;:&quot;35656229&quot;,&quot;issued&quot;:{&quot;date-parts&quot;:[[2022,6]]},&quot;page&quot;:&quot;101804&quot;,&quot;abstract&quot;:&quot;Early childhood vaccination rates are lower in rural areas of the U.S. compared with suburban and urban areas. Our aim was to identify barriers to and facilitators of early childhood immunization in rural U.S. communities. We completed a systematic review of original research conducted in the U.S. between January 1, 2000-July 25, 2021. We searched PubMed, Cumulative Index for Nursing and Allied Health Literature, and Web of Science. We included studies that examined barriers to and facilitators of routine immunizations in children &lt;36 months old in rural areas. Following the Preferred Reporting Items for Systematic Reviews and Meta-analyses guidelines, we reported studies' methodologies and targeted populations, definitions of rurality, and common themes across studies that reflected barriers to or facilitators of vaccination. Ultimately, 17 papers met inclusion criteria for review. The majority of studies (10/17) were conducted within one U.S. state, and the same number (10/17) were conducted prior to 2005. Facilitators of vaccine uptake in rural communities identified across studies included reminder/recall systems and parents' relationships with providers. Parental hesitancy, negative clinic experiences, referrals outside of primary care settings, and distance to providers were identified as barriers to vaccination in rural settings. This review revealed a limited scope of evidence on barriers to and facilitators of early childhood immunization in rural communities. More investigations of the causes of low vaccine coverage and the effectiveness of interventions for increasing vaccine uptake are urgently needed in rural pediatric populations to address persistent rural-urban immunization disparities.&quot;,&quot;volume&quot;:&quot;27&quot;},&quot;isTemporary&quot;:false}]},{&quot;citationID&quot;:&quot;MENDELEY_CITATION_fee71d28-7f4f-488b-bd78-f8ec96005f52&quot;,&quot;properties&quot;:{&quot;noteIndex&quot;:0},&quot;isEdited&quot;:false,&quot;manualOverride&quot;:{&quot;isManuallyOverridden&quot;:false,&quot;citeprocText&quot;:&quot;(National Center for Education Statistics, 2022)&quot;,&quot;manualOverrideText&quot;:&quot;&quot;},&quot;citationTag&quot;:&quot;MENDELEY_CITATION_v3_eyJjaXRhdGlvbklEIjoiTUVOREVMRVlfQ0lUQVRJT05fZmVlNzFkMjgtN2Y0Zi00ODhiLWJkNzgtZjhlYzk2MDA1ZjUyIiwicHJvcGVydGllcyI6eyJub3RlSW5kZXgiOjB9LCJpc0VkaXRlZCI6ZmFsc2UsIm1hbnVhbE92ZXJyaWRlIjp7ImlzTWFudWFsbHlPdmVycmlkZGVuIjpmYWxzZSwiY2l0ZXByb2NUZXh0IjoiKE5hdGlvbmFsIENlbnRlciBmb3IgRWR1Y2F0aW9uIFN0YXRpc3RpY3MsIDIwMjIpIiwibWFudWFsT3ZlcnJpZGVUZXh0IjoiIn0sImNpdGF0aW9uSXRlbXMiOlt7ImlkIjoiOWU2MzU4Y2QtNzRmYS0zMzFmLWFhYjgtNDUxZWY3Y2RmNjc5IiwiaXRlbURhdGEiOnsidHlwZSI6InJlcG9ydCIsImlkIjoiOWU2MzU4Y2QtNzRmYS0zMzFmLWFhYjgtNDUxZWY3Y2RmNjc5IiwidGl0bGUiOiJFZHVjYXRpb25hbCBBdHRhaW5tZW50IGluIFJ1cmFsIEFyZWFzLiAiLCJhdXRob3IiOlt7ImZhbWlseSI6Ik5hdGlvbmFsIENlbnRlciBmb3IgRWR1Y2F0aW9uIFN0YXRpc3RpY3MiLCJnaXZlbiI6IiIsInBhcnNlLW5hbWVzIjpmYWxzZSwiZHJvcHBpbmctcGFydGljbGUiOiIiLCJub24tZHJvcHBpbmctcGFydGljbGUiOiIifV0sImlzc3VlZCI6eyJkYXRlLXBhcnRzIjpbWzIwMjJdXX0sImNvbnRhaW5lci10aXRsZS1zaG9ydCI6IiJ9LCJpc1RlbXBvcmFyeSI6ZmFsc2V9XX0=&quot;,&quot;citationItems&quot;:[{&quot;id&quot;:&quot;9e6358cd-74fa-331f-aab8-451ef7cdf679&quot;,&quot;itemData&quot;:{&quot;type&quot;:&quot;report&quot;,&quot;id&quot;:&quot;9e6358cd-74fa-331f-aab8-451ef7cdf679&quot;,&quot;title&quot;:&quot;Educational Attainment in Rural Areas. &quot;,&quot;author&quot;:[{&quot;family&quot;:&quot;National Center for Education Statistics&quot;,&quot;given&quot;:&quot;&quot;,&quot;parse-names&quot;:false,&quot;dropping-particle&quot;:&quot;&quot;,&quot;non-dropping-particle&quot;:&quot;&quot;}],&quot;issued&quot;:{&quot;date-parts&quot;:[[2022]]},&quot;container-title-short&quot;:&quot;&quot;},&quot;isTemporary&quot;:false}]},{&quot;citationID&quot;:&quot;MENDELEY_CITATION_8cc41d21-6b1a-493d-ba0b-94610208880a&quot;,&quot;properties&quot;:{&quot;noteIndex&quot;:0},&quot;isEdited&quot;:false,&quot;manualOverride&quot;:{&quot;isManuallyOverridden&quot;:true,&quot;citeprocText&quot;:&quot;(Calo et al., 2021)&quot;,&quot;manualOverrideText&quot;:&quot;(Calo et al., 2021,&quot;},&quot;citationTag&quot;:&quot;MENDELEY_CITATION_v3_eyJjaXRhdGlvbklEIjoiTUVOREVMRVlfQ0lUQVRJT05fOGNjNDFkMjEtNmIxYS00OTNkLWJhMGItOTQ2MTAyMDg4ODBhIiwicHJvcGVydGllcyI6eyJub3RlSW5kZXgiOjB9LCJpc0VkaXRlZCI6ZmFsc2UsIm1hbnVhbE92ZXJyaWRlIjp7ImlzTWFudWFsbHlPdmVycmlkZGVuIjp0cnVlLCJjaXRlcHJvY1RleHQiOiIoQ2FsbyBldCBhbC4sIDIwMjEpIiwibWFudWFsT3ZlcnJpZGVUZXh0IjoiKENhbG8gZXQgYWwuLCAyMDIxLCJ9LCJjaXRhdGlvbkl0ZW1zIjpbeyJpZCI6ImJhZjdiNTgwLTBhOWUtM2U3Ni05YWE5LWNmZGZmZTNmMzBiNiIsIml0ZW1EYXRhIjp7InR5cGUiOiJhcnRpY2xlLWpvdXJuYWwiLCJpZCI6ImJhZjdiNTgwLTBhOWUtM2U3Ni05YWE5LWNmZGZmZTNmMzBiNiIsInRpdGxlIjoiTWlzaW5mb3JtYXRpb24gYW5kIG90aGVyIGVsZW1lbnRzIGluIEhQViB2YWNjaW5lIHR3ZWV0czogYW4gZXhwZXJpbWVudGFsIGNvbXBhcmlzb24iLCJhdXRob3IiOlt7ImZhbWlseSI6IkNhbG8iLCJnaXZlbiI6IldpbGxpYW0gQS4iLCJwYXJzZS1uYW1lcyI6ZmFsc2UsImRyb3BwaW5nLXBhcnRpY2xlIjoiIiwibm9uLWRyb3BwaW5nLXBhcnRpY2xlIjoiIn0seyJmYW1pbHkiOiJHaWxrZXkiLCJnaXZlbiI6Ik1lbGlzc2EgQi4iLCJwYXJzZS1uYW1lcyI6ZmFsc2UsImRyb3BwaW5nLXBhcnRpY2xlIjoiIiwibm9uLWRyb3BwaW5nLXBhcnRpY2xlIjoiIn0seyJmYW1pbHkiOiJTaGFoIiwiZ2l2ZW4iOiJQYXJ0aCBELiIsInBhcnNlLW5hbWVzIjpmYWxzZSwiZHJvcHBpbmctcGFydGljbGUiOiIiLCJub24tZHJvcHBpbmctcGFydGljbGUiOiIifSx7ImZhbWlseSI6IkR5ZXIiLCJnaXZlbiI6IkFubmUtTWFyaWUiLCJwYXJzZS1uYW1lcyI6ZmFsc2UsImRyb3BwaW5nLXBhcnRpY2xlIjoiIiwibm9uLWRyb3BwaW5nLXBhcnRpY2xlIjoiIn0seyJmYW1pbHkiOiJNYXJnb2xpcyIsImdpdmVuIjoiTWFyam9yaWUgQS4iLCJwYXJzZS1uYW1lcyI6ZmFsc2UsImRyb3BwaW5nLXBhcnRpY2xlIjoiIiwibm9uLWRyb3BwaW5nLXBhcnRpY2xlIjoiIn0seyJmYW1pbHkiOiJEYWlsZXkiLCJnaXZlbiI6IlN1c2FuIEFsdG9uIiwicGFyc2UtbmFtZXMiOmZhbHNlLCJkcm9wcGluZy1wYXJ0aWNsZSI6IiIsIm5vbi1kcm9wcGluZy1wYXJ0aWNsZSI6IiJ9LHsiZmFtaWx5IjoiQnJld2VyIiwiZ2l2ZW4iOiJOb2VsIFQuIiwicGFyc2UtbmFtZXMiOmZhbHNlLCJkcm9wcGluZy1wYXJ0aWNsZSI6IiIsIm5vbi1kcm9wcGluZy1wYXJ0aWNsZSI6IiJ9XSwiY29udGFpbmVyLXRpdGxlIjoiSm91cm5hbCBvZiBCZWhhdmlvcmFsIE1lZGljaW5lIiwiY29udGFpbmVyLXRpdGxlLXNob3J0IjoiSiBCZWhhdiBNZWQiLCJET0kiOiIxMC4xMDA3L3MxMDg2NS0wMjEtMDAyMDMtMyIsIklTU04iOiIwMTYwLTc3MTUiLCJpc3N1ZWQiOnsiZGF0ZS1wYXJ0cyI6W1syMDIxLDYsMl1dfSwicGFnZSI6IjMxMC0zMTkiLCJpc3N1ZSI6IjMiLCJ2b2x1bWUiOiI0NCJ9LCJpc1RlbXBvcmFyeSI6ZmFsc2V9XX0=&quot;,&quot;citationItems&quot;:[{&quot;id&quot;:&quot;baf7b580-0a9e-3e76-9aa9-cfdffe3f30b6&quot;,&quot;itemData&quot;:{&quot;type&quot;:&quot;article-journal&quot;,&quot;id&quot;:&quot;baf7b580-0a9e-3e76-9aa9-cfdffe3f30b6&quot;,&quot;title&quot;:&quot;Misinformation and other elements in HPV vaccine tweets: an experimental comparison&quot;,&quot;author&quot;:[{&quot;family&quot;:&quot;Calo&quot;,&quot;given&quot;:&quot;William A.&quot;,&quot;parse-names&quot;:false,&quot;dropping-particle&quot;:&quot;&quot;,&quot;non-dropping-particle&quot;:&quot;&quot;},{&quot;family&quot;:&quot;Gilkey&quot;,&quot;given&quot;:&quot;Melissa B.&quot;,&quot;parse-names&quot;:false,&quot;dropping-particle&quot;:&quot;&quot;,&quot;non-dropping-particle&quot;:&quot;&quot;},{&quot;family&quot;:&quot;Shah&quot;,&quot;given&quot;:&quot;Parth D.&quot;,&quot;parse-names&quot;:false,&quot;dropping-particle&quot;:&quot;&quot;,&quot;non-dropping-particle&quot;:&quot;&quot;},{&quot;family&quot;:&quot;Dyer&quot;,&quot;given&quot;:&quot;Anne-Marie&quot;,&quot;parse-names&quot;:false,&quot;dropping-particle&quot;:&quot;&quot;,&quot;non-dropping-particle&quot;:&quot;&quot;},{&quot;family&quot;:&quot;Margolis&quot;,&quot;given&quot;:&quot;Marjorie A.&quot;,&quot;parse-names&quot;:false,&quot;dropping-particle&quot;:&quot;&quot;,&quot;non-dropping-particle&quot;:&quot;&quot;},{&quot;family&quot;:&quot;Dailey&quot;,&quot;given&quot;:&quot;Susan Alton&quot;,&quot;parse-names&quot;:false,&quot;dropping-particle&quot;:&quot;&quot;,&quot;non-dropping-particle&quot;:&quot;&quot;},{&quot;family&quot;:&quot;Brewer&quot;,&quot;given&quot;:&quot;Noel T.&quot;,&quot;parse-names&quot;:false,&quot;dropping-particle&quot;:&quot;&quot;,&quot;non-dropping-particle&quot;:&quot;&quot;}],&quot;container-title&quot;:&quot;Journal of Behavioral Medicine&quot;,&quot;container-title-short&quot;:&quot;J Behav Med&quot;,&quot;DOI&quot;:&quot;10.1007/s10865-021-00203-3&quot;,&quot;ISSN&quot;:&quot;0160-7715&quot;,&quot;issued&quot;:{&quot;date-parts&quot;:[[2021,6,2]]},&quot;page&quot;:&quot;310-319&quot;,&quot;issue&quot;:&quot;3&quot;,&quot;volume&quot;:&quot;44&quot;},&quot;isTemporary&quot;:false}]},{&quot;citationID&quot;:&quot;MENDELEY_CITATION_619e19cb-576c-4d6c-b6a8-3ba77787afd5&quot;,&quot;properties&quot;:{&quot;noteIndex&quot;:0},&quot;isEdited&quot;:false,&quot;manualOverride&quot;:{&quot;isManuallyOverridden&quot;:true,&quot;citeprocText&quot;:&quot;(Massey et al., 2020)&quot;,&quot;manualOverrideText&quot;:&quot;Massey et al., 2020)&quot;},&quot;citationItems&quot;:[{&quot;id&quot;:&quot;e032b61a-439a-3fc3-b198-1d7891690866&quot;,&quot;itemData&quot;:{&quot;type&quot;:&quot;article-journal&quot;,&quot;id&quot;:&quot;e032b61a-439a-3fc3-b198-1d7891690866&quot;,&quot;title&quot;:&quot;Dimensions of Misinformation About the HPV Vaccine on Instagram: Content and Network Analysis of Social Media Characteristics&quot;,&quot;author&quot;:[{&quot;family&quot;:&quot;Massey&quot;,&quot;given&quot;:&quot;Philip M&quot;,&quot;parse-names&quot;:false,&quot;dropping-particle&quot;:&quot;&quot;,&quot;non-dropping-particle&quot;:&quot;&quot;},{&quot;family&quot;:&quot;Kearney&quot;,&quot;given&quot;:&quot;Matthew D&quot;,&quot;parse-names&quot;:false,&quot;dropping-particle&quot;:&quot;&quot;,&quot;non-dropping-particle&quot;:&quot;&quot;},{&quot;family&quot;:&quot;Hauer&quot;,&quot;given&quot;:&quot;Michael K&quot;,&quot;parse-names&quot;:false,&quot;dropping-particle&quot;:&quot;&quot;,&quot;non-dropping-particle&quot;:&quot;&quot;},{&quot;family&quot;:&quot;Selvan&quot;,&quot;given&quot;:&quot;Preethi&quot;,&quot;parse-names&quot;:false,&quot;dropping-particle&quot;:&quot;&quot;,&quot;non-dropping-particle&quot;:&quot;&quot;},{&quot;family&quot;:&quot;Koku&quot;,&quot;given&quot;:&quot;Emmanuel&quot;,&quot;parse-names&quot;:false,&quot;dropping-particle&quot;:&quot;&quot;,&quot;non-dropping-particle&quot;:&quot;&quot;},{&quot;family&quot;:&quot;Leader&quot;,&quot;given&quot;:&quot;Amy E&quot;,&quot;parse-names&quot;:false,&quot;dropping-particle&quot;:&quot;&quot;,&quot;non-dropping-particle&quot;:&quot;&quot;}],&quot;container-title&quot;:&quot;Journal of Medical Internet Research&quot;,&quot;container-title-short&quot;:&quot;J Med Internet Res&quot;,&quot;DOI&quot;:&quot;10.2196/21451&quot;,&quot;ISSN&quot;:&quot;1438-8871&quot;,&quot;issued&quot;:{&quot;date-parts&quot;:[[2020,12,3]]},&quot;page&quot;:&quot;e21451&quot;,&quot;issue&quot;:&quot;12&quot;,&quot;volume&quot;:&quot;22&quot;},&quot;isTemporary&quot;:false}],&quot;citationTag&quot;:&quot;MENDELEY_CITATION_v3_eyJjaXRhdGlvbklEIjoiTUVOREVMRVlfQ0lUQVRJT05fNjE5ZTE5Y2ItNTc2Yy00ZDZjLWI2YTgtM2JhNzc3ODdhZmQ1IiwicHJvcGVydGllcyI6eyJub3RlSW5kZXgiOjB9LCJpc0VkaXRlZCI6ZmFsc2UsIm1hbnVhbE92ZXJyaWRlIjp7ImlzTWFudWFsbHlPdmVycmlkZGVuIjp0cnVlLCJjaXRlcHJvY1RleHQiOiIoTWFzc2V5IGV0IGFsLiwgMjAyMCkiLCJtYW51YWxPdmVycmlkZVRleHQiOiJNYXNzZXkgZXQgYWwuLCAyMDIwKSJ9LCJjaXRhdGlvbkl0ZW1zIjpbeyJpZCI6ImUwMzJiNjFhLTQzOWEtM2ZjMy1iMTk4LTFkNzg5MTY5MDg2NiIsIml0ZW1EYXRhIjp7InR5cGUiOiJhcnRpY2xlLWpvdXJuYWwiLCJpZCI6ImUwMzJiNjFhLTQzOWEtM2ZjMy1iMTk4LTFkNzg5MTY5MDg2NiIsInRpdGxlIjoiRGltZW5zaW9ucyBvZiBNaXNpbmZvcm1hdGlvbiBBYm91dCB0aGUgSFBWIFZhY2NpbmUgb24gSW5zdGFncmFtOiBDb250ZW50IGFuZCBOZXR3b3JrIEFuYWx5c2lzIG9mIFNvY2lhbCBNZWRpYSBDaGFyYWN0ZXJpc3RpY3MiLCJhdXRob3IiOlt7ImZhbWlseSI6Ik1hc3NleSIsImdpdmVuIjoiUGhpbGlwIE0iLCJwYXJzZS1uYW1lcyI6ZmFsc2UsImRyb3BwaW5nLXBhcnRpY2xlIjoiIiwibm9uLWRyb3BwaW5nLXBhcnRpY2xlIjoiIn0seyJmYW1pbHkiOiJLZWFybmV5IiwiZ2l2ZW4iOiJNYXR0aGV3IEQiLCJwYXJzZS1uYW1lcyI6ZmFsc2UsImRyb3BwaW5nLXBhcnRpY2xlIjoiIiwibm9uLWRyb3BwaW5nLXBhcnRpY2xlIjoiIn0seyJmYW1pbHkiOiJIYXVlciIsImdpdmVuIjoiTWljaGFlbCBLIiwicGFyc2UtbmFtZXMiOmZhbHNlLCJkcm9wcGluZy1wYXJ0aWNsZSI6IiIsIm5vbi1kcm9wcGluZy1wYXJ0aWNsZSI6IiJ9LHsiZmFtaWx5IjoiU2VsdmFuIiwiZ2l2ZW4iOiJQcmVldGhpIiwicGFyc2UtbmFtZXMiOmZhbHNlLCJkcm9wcGluZy1wYXJ0aWNsZSI6IiIsIm5vbi1kcm9wcGluZy1wYXJ0aWNsZSI6IiJ9LHsiZmFtaWx5IjoiS29rdSIsImdpdmVuIjoiRW1tYW51ZWwiLCJwYXJzZS1uYW1lcyI6ZmFsc2UsImRyb3BwaW5nLXBhcnRpY2xlIjoiIiwibm9uLWRyb3BwaW5nLXBhcnRpY2xlIjoiIn0seyJmYW1pbHkiOiJMZWFkZXIiLCJnaXZlbiI6IkFteSBFIiwicGFyc2UtbmFtZXMiOmZhbHNlLCJkcm9wcGluZy1wYXJ0aWNsZSI6IiIsIm5vbi1kcm9wcGluZy1wYXJ0aWNsZSI6IiJ9XSwiY29udGFpbmVyLXRpdGxlIjoiSm91cm5hbCBvZiBNZWRpY2FsIEludGVybmV0IFJlc2VhcmNoIiwiY29udGFpbmVyLXRpdGxlLXNob3J0IjoiSiBNZWQgSW50ZXJuZXQgUmVzIiwiRE9JIjoiMTAuMjE5Ni8yMTQ1MSIsIklTU04iOiIxNDM4LTg4NzEiLCJpc3N1ZWQiOnsiZGF0ZS1wYXJ0cyI6W1syMDIwLDEyLDNdXX0sInBhZ2UiOiJlMjE0NTEiLCJpc3N1ZSI6IjEyIiwidm9sdW1lIjoiMjIifSwiaXNUZW1wb3JhcnkiOmZhbHNlfV19&quot;},{&quot;citationID&quot;:&quot;MENDELEY_CITATION_9d1f0a41-4b5c-4ce8-9366-eff95aca965c&quot;,&quot;properties&quot;:{&quot;noteIndex&quot;:0},&quot;isEdited&quot;:false,&quot;manualOverride&quot;:{&quot;isManuallyOverridden&quot;:false,&quot;citeprocText&quot;:&quot;(Ruiz &amp;#38; Bell, 2021)&quot;,&quot;manualOverrideText&quot;:&quot;&quot;},&quot;citationTag&quot;:&quot;MENDELEY_CITATION_v3_eyJjaXRhdGlvbklEIjoiTUVOREVMRVlfQ0lUQVRJT05fOWQxZjBhNDEtNGI1Yy00Y2U4LTkzNjYtZWZmOTVhY2E5NjVjIiwicHJvcGVydGllcyI6eyJub3RlSW5kZXgiOjB9LCJpc0VkaXRlZCI6ZmFsc2UsIm1hbnVhbE92ZXJyaWRlIjp7ImlzTWFudWFsbHlPdmVycmlkZGVuIjpmYWxzZSwiY2l0ZXByb2NUZXh0IjoiKFJ1aXogJiMzODsgQmVsbCwgMjAyMSkiLCJtYW51YWxPdmVycmlkZVRleHQiOiIifSwiY2l0YXRpb25JdGVtcyI6W3siaWQiOiI3MDQwZWM2YS01MzRhLTNhZTYtODM2My0zY2U3Y2Q1OTM1OTAiLCJpdGVtRGF0YSI6eyJ0eXBlIjoiYXJ0aWNsZS1qb3VybmFsIiwiaWQiOiI3MDQwZWM2YS01MzRhLTNhZTYtODM2My0zY2U3Y2Q1OTM1OTAiLCJ0aXRsZSI6IlByZWRpY3RvcnMgb2YgaW50ZW50aW9uIHRvIHZhY2NpbmF0ZSBhZ2FpbnN0IENPVklELTE5OiBSZXN1bHRzIG9mIGEgbmF0aW9ud2lkZSBzdXJ2ZXkiLCJhdXRob3IiOlt7ImZhbWlseSI6IlJ1aXoiLCJnaXZlbiI6IkplYW5ldHRlIEIuIiwicGFyc2UtbmFtZXMiOmZhbHNlLCJkcm9wcGluZy1wYXJ0aWNsZSI6IiIsIm5vbi1kcm9wcGluZy1wYXJ0aWNsZSI6IiJ9LHsiZmFtaWx5IjoiQmVsbCIsImdpdmVuIjoiUm9iZXJ0IEEuIiwicGFyc2UtbmFtZXMiOmZhbHNlLCJkcm9wcGluZy1wYXJ0aWNsZSI6IiIsIm5vbi1kcm9wcGluZy1wYXJ0aWNsZSI6IiJ9XSwiY29udGFpbmVyLXRpdGxlIjoiVmFjY2luZSIsImNvbnRhaW5lci10aXRsZS1zaG9ydCI6IlZhY2NpbmUiLCJET0kiOiIxMC4xMDE2L2oudmFjY2luZS4yMDIxLjAxLjAxMCIsIklTU04iOiIwMjY0NDEwWCIsImlzc3VlZCI6eyJkYXRlLXBhcnRzIjpbWzIwMjEsMl1dfSwicGFnZSI6IjEwODAtMTA4NiIsImlzc3VlIjoiNyIsInZvbHVtZSI6IjM5In0sImlzVGVtcG9yYXJ5IjpmYWxzZX1dfQ==&quot;,&quot;citationItems&quot;:[{&quot;id&quot;:&quot;7040ec6a-534a-3ae6-8363-3ce7cd593590&quot;,&quot;itemData&quot;:{&quot;type&quot;:&quot;article-journal&quot;,&quot;id&quot;:&quot;7040ec6a-534a-3ae6-8363-3ce7cd593590&quot;,&quot;title&quot;:&quot;Predictors of intention to vaccinate against COVID-19: Results of a nationwide survey&quot;,&quot;author&quot;:[{&quot;family&quot;:&quot;Ruiz&quot;,&quot;given&quot;:&quot;Jeanette B.&quot;,&quot;parse-names&quot;:false,&quot;dropping-particle&quot;:&quot;&quot;,&quot;non-dropping-particle&quot;:&quot;&quot;},{&quot;family&quot;:&quot;Bell&quot;,&quot;given&quot;:&quot;Robert A.&quot;,&quot;parse-names&quot;:false,&quot;dropping-particle&quot;:&quot;&quot;,&quot;non-dropping-particle&quot;:&quot;&quot;}],&quot;container-title&quot;:&quot;Vaccine&quot;,&quot;container-title-short&quot;:&quot;Vaccine&quot;,&quot;DOI&quot;:&quot;10.1016/j.vaccine.2021.01.010&quot;,&quot;ISSN&quot;:&quot;0264410X&quot;,&quot;issued&quot;:{&quot;date-parts&quot;:[[2021,2]]},&quot;page&quot;:&quot;1080-1086&quot;,&quot;issue&quot;:&quot;7&quot;,&quot;volume&quot;:&quot;39&quot;},&quot;isTemporary&quot;:false}]},{&quot;citationID&quot;:&quot;MENDELEY_CITATION_c11fc3ce-ddc6-44d1-bd53-2c3ba7b02f25&quot;,&quot;properties&quot;:{&quot;noteIndex&quot;:0},&quot;isEdited&quot;:false,&quot;manualOverride&quot;:{&quot;isManuallyOverridden&quot;:false,&quot;citeprocText&quot;:&quot;(Parker et al., 2018)&quot;,&quot;manualOverrideText&quot;:&quot;&quot;},&quot;citationTag&quot;:&quot;MENDELEY_CITATION_v3_eyJjaXRhdGlvbklEIjoiTUVOREVMRVlfQ0lUQVRJT05fYzExZmMzY2UtZGRjNi00NGQxLWJkNTMtMmMzYmE3YjAyZjI1IiwicHJvcGVydGllcyI6eyJub3RlSW5kZXgiOjB9LCJpc0VkaXRlZCI6ZmFsc2UsIm1hbnVhbE92ZXJyaWRlIjp7ImlzTWFudWFsbHlPdmVycmlkZGVuIjpmYWxzZSwiY2l0ZXByb2NUZXh0IjoiKFBhcmtlciBldCBhbC4sIDIwMTgpIiwibWFudWFsT3ZlcnJpZGVUZXh0IjoiIn0sImNpdGF0aW9uSXRlbXMiOlt7ImlkIjoiNzNkZDBhNGItMDEzOC0zNDBjLWIxODctNGZjZDBhNTAxOWIwIiwiaXRlbURhdGEiOnsidHlwZSI6InJlcG9ydCIsImlkIjoiNzNkZDBhNGItMDEzOC0zNDBjLWIxODctNGZjZDBhNTAxOWIwIiwidGl0bGUiOiJXaGF0IFVuaXRlcyBhbmQgRGl2aWRlcyBVcmJhbiwgU3VidXJiYW4sIGFuZCBSdXJhbCBDb21tdW5pdGllcyIsImF1dGhvciI6W3siZmFtaWx5IjoiUGFya2VyIiwiZ2l2ZW4iOiJLaW0iLCJwYXJzZS1uYW1lcyI6ZmFsc2UsImRyb3BwaW5nLXBhcnRpY2xlIjoiIiwibm9uLWRyb3BwaW5nLXBhcnRpY2xlIjoiIn0seyJmYW1pbHkiOiJIb3Jvd2l0eiIsImdpdmVuIjoiSnVsaWFuYSIsInBhcnNlLW5hbWVzIjpmYWxzZSwiZHJvcHBpbmctcGFydGljbGUiOiIiLCJub24tZHJvcHBpbmctcGFydGljbGUiOiIifSx7ImZhbWlseSI6IkJyb3duIiwiZ2l2ZW4iOiJBbm5hIiwicGFyc2UtbmFtZXMiOmZhbHNlLCJkcm9wcGluZy1wYXJ0aWNsZSI6IiIsIm5vbi1kcm9wcGluZy1wYXJ0aWNsZSI6IiJ9LHsiZmFtaWx5IjoiRnJ5IiwiZ2l2ZW4iOiJSaWNoYXJkIiwicGFyc2UtbmFtZXMiOmZhbHNlLCJkcm9wcGluZy1wYXJ0aWNsZSI6IiIsIm5vbi1kcm9wcGluZy1wYXJ0aWNsZSI6IiJ9LHsiZmFtaWx5IjoiQ29obiIsImdpdmVuIjoiRCdWZXJhIiwicGFyc2UtbmFtZXMiOmZhbHNlLCJkcm9wcGluZy1wYXJ0aWNsZSI6IiIsIm5vbi1kcm9wcGluZy1wYXJ0aWNsZSI6IiJ9LHsiZmFtaWx5IjoiSWdpZWxuaWsiLCJnaXZlbiI6IlJ1dGgiLCJwYXJzZS1uYW1lcyI6ZmFsc2UsImRyb3BwaW5nLXBhcnRpY2xlIjoiIiwibm9uLWRyb3BwaW5nLXBhcnRpY2xlIjoiIn1dLCJhY2Nlc3NlZCI6eyJkYXRlLXBhcnRzIjpbWzIwMjIsMTEsNl1dfSwiVVJMIjoiaHR0cHM6Ly93d3cucGV3cmVzZWFyY2gub3JnL3NvY2lhbC10cmVuZHMvd3AtY29udGVudC91cGxvYWRzL3NpdGVzLzMvMjAxOC8wNS9QZXctUmVzZWFyY2gtQ2VudGVyLUNvbW11bml0eS1UeXBlLUZ1bGwtUmVwb3J0LUZJTkFMLnBkZiIsImlzc3VlZCI6eyJkYXRlLXBhcnRzIjpbWzIwMTgsNSwyMl1dfSwicHVibGlzaGVyLXBsYWNlIjoiV2FzaGluZ3RvbiBELkMuIiwiY29udGFpbmVyLXRpdGxlLXNob3J0IjoiIn0sImlzVGVtcG9yYXJ5IjpmYWxzZX1dfQ==&quot;,&quot;citationItems&quot;:[{&quot;id&quot;:&quot;73dd0a4b-0138-340c-b187-4fcd0a5019b0&quot;,&quot;itemData&quot;:{&quot;type&quot;:&quot;report&quot;,&quot;id&quot;:&quot;73dd0a4b-0138-340c-b187-4fcd0a5019b0&quot;,&quot;title&quot;:&quot;What Unites and Divides Urban, Suburban, and Rural Communities&quot;,&quot;author&quot;:[{&quot;family&quot;:&quot;Parker&quot;,&quot;given&quot;:&quot;Kim&quot;,&quot;parse-names&quot;:false,&quot;dropping-particle&quot;:&quot;&quot;,&quot;non-dropping-particle&quot;:&quot;&quot;},{&quot;family&quot;:&quot;Horowitz&quot;,&quot;given&quot;:&quot;Juliana&quot;,&quot;parse-names&quot;:false,&quot;dropping-particle&quot;:&quot;&quot;,&quot;non-dropping-particle&quot;:&quot;&quot;},{&quot;family&quot;:&quot;Brown&quot;,&quot;given&quot;:&quot;Anna&quot;,&quot;parse-names&quot;:false,&quot;dropping-particle&quot;:&quot;&quot;,&quot;non-dropping-particle&quot;:&quot;&quot;},{&quot;family&quot;:&quot;Fry&quot;,&quot;given&quot;:&quot;Richard&quot;,&quot;parse-names&quot;:false,&quot;dropping-particle&quot;:&quot;&quot;,&quot;non-dropping-particle&quot;:&quot;&quot;},{&quot;family&quot;:&quot;Cohn&quot;,&quot;given&quot;:&quot;D'Vera&quot;,&quot;parse-names&quot;:false,&quot;dropping-particle&quot;:&quot;&quot;,&quot;non-dropping-particle&quot;:&quot;&quot;},{&quot;family&quot;:&quot;Igielnik&quot;,&quot;given&quot;:&quot;Ruth&quot;,&quot;parse-names&quot;:false,&quot;dropping-particle&quot;:&quot;&quot;,&quot;non-dropping-particle&quot;:&quot;&quot;}],&quot;accessed&quot;:{&quot;date-parts&quot;:[[2022,11,6]]},&quot;URL&quot;:&quot;https://www.pewresearch.org/social-trends/wp-content/uploads/sites/3/2018/05/Pew-Research-Center-Community-Type-Full-Report-FINAL.pdf&quot;,&quot;issued&quot;:{&quot;date-parts&quot;:[[2018,5,22]]},&quot;publisher-place&quot;:&quot;Washington D.C.&quot;,&quot;container-title-short&quot;:&quot;&quot;},&quot;isTemporary&quot;:false}]},{&quot;citationID&quot;:&quot;MENDELEY_CITATION_e92fc078-4871-4926-9d1f-a8ca79038f3e&quot;,&quot;properties&quot;:{&quot;noteIndex&quot;:0},&quot;isEdited&quot;:false,&quot;manualOverride&quot;:{&quot;isManuallyOverridden&quot;:false,&quot;citeprocText&quot;:&quot;(Suryadevara et al., 2019)&quot;,&quot;manualOverrideText&quot;:&quot;&quot;},&quot;citationTag&quot;:&quot;MENDELEY_CITATION_v3_eyJjaXRhdGlvbklEIjoiTUVOREVMRVlfQ0lUQVRJT05fZTkyZmMwNzgtNDg3MS00OTI2LTlkMWYtYThjYTc5MDM4ZjNlIiwicHJvcGVydGllcyI6eyJub3RlSW5kZXgiOjB9LCJpc0VkaXRlZCI6ZmFsc2UsIm1hbnVhbE92ZXJyaWRlIjp7ImlzTWFudWFsbHlPdmVycmlkZGVuIjpmYWxzZSwiY2l0ZXByb2NUZXh0IjoiKFN1cnlhZGV2YXJhIGV0IGFsLiwgMjAxOSkiLCJtYW51YWxPdmVycmlkZVRleHQiOiIifSwiY2l0YXRpb25JdGVtcyI6W3siaWQiOiJjM2EwY2ExZi00MGFkLTM3NmItODdkMC0yZjZiMTViYjJmNDkiLCJpdGVtRGF0YSI6eyJ0eXBlIjoiYXJ0aWNsZS1qb3VybmFsIiwiaWQiOiJjM2EwY2ExZi00MGFkLTM3NmItODdkMC0yZjZiMTViYjJmNDkiLCJ0aXRsZSI6IkFzc29jaWF0aW9ucyBiZXR3ZWVuIHBvcHVsYXRpb24gYmFzZWQgdm90aW5nIHRyZW5kcyBkdXJpbmcgdGhlIDIwMTYgVVMgcHJlc2lkZW50aWFsIGVsZWN0aW9uIGFuZCBhZG9sZXNjZW50IHZhY2NpbmF0aW9uIHJhdGVzIiwiYXV0aG9yIjpbeyJmYW1pbHkiOiJTdXJ5YWRldmFyYSIsImdpdmVuIjoiTWFuaWthIiwicGFyc2UtbmFtZXMiOmZhbHNlLCJkcm9wcGluZy1wYXJ0aWNsZSI6IiIsIm5vbi1kcm9wcGluZy1wYXJ0aWNsZSI6IiJ9LHsiZmFtaWx5IjoiQm9udmlsbGUiLCJnaXZlbiI6IkN5bnRoaWEgQS4iLCJwYXJzZS1uYW1lcyI6ZmFsc2UsImRyb3BwaW5nLXBhcnRpY2xlIjoiIiwibm9uLWRyb3BwaW5nLXBhcnRpY2xlIjoiIn0seyJmYW1pbHkiOiJDaWJ1bGEiLCJnaXZlbiI6IkRvbmFsZCBBLiIsInBhcnNlLW5hbWVzIjpmYWxzZSwiZHJvcHBpbmctcGFydGljbGUiOiIiLCJub24tZHJvcHBpbmctcGFydGljbGUiOiIifSx7ImZhbWlseSI6IkRvbWFjaG93c2tlIiwiZ2l2ZW4iOiJKb3NlcGggQi4iLCJwYXJzZS1uYW1lcyI6ZmFsc2UsImRyb3BwaW5nLXBhcnRpY2xlIjoiIiwibm9uLWRyb3BwaW5nLXBhcnRpY2xlIjoiIn0seyJmYW1pbHkiOiJTdXJ5YWRldmFyYSIsImdpdmVuIjoiQW1hciBDLiIsInBhcnNlLW5hbWVzIjpmYWxzZSwiZHJvcHBpbmctcGFydGljbGUiOiIiLCJub24tZHJvcHBpbmctcGFydGljbGUiOiIifV0sImNvbnRhaW5lci10aXRsZSI6IlZhY2NpbmUiLCJjb250YWluZXItdGl0bGUtc2hvcnQiOiJWYWNjaW5lIiwiRE9JIjoiMTAuMTAxNi9qLnZhY2NpbmUuMjAxOS4wMS4wMzYiLCJJU1NOIjoiMDI2NDQxMFgiLCJpc3N1ZWQiOnsiZGF0ZS1wYXJ0cyI6W1syMDE5LDJdXX0sInBhZ2UiOiIxMTYwLTExNjciLCJpc3N1ZSI6IjkiLCJ2b2x1bWUiOiIzNyJ9LCJpc1RlbXBvcmFyeSI6ZmFsc2V9XX0=&quot;,&quot;citationItems&quot;:[{&quot;id&quot;:&quot;c3a0ca1f-40ad-376b-87d0-2f6b15bb2f49&quot;,&quot;itemData&quot;:{&quot;type&quot;:&quot;article-journal&quot;,&quot;id&quot;:&quot;c3a0ca1f-40ad-376b-87d0-2f6b15bb2f49&quot;,&quot;title&quot;:&quot;Associations between population based voting trends during the 2016 US presidential election and adolescent vaccination rates&quot;,&quot;author&quot;:[{&quot;family&quot;:&quot;Suryadevara&quot;,&quot;given&quot;:&quot;Manika&quot;,&quot;parse-names&quot;:false,&quot;dropping-particle&quot;:&quot;&quot;,&quot;non-dropping-particle&quot;:&quot;&quot;},{&quot;family&quot;:&quot;Bonville&quot;,&quot;given&quot;:&quot;Cynthia A.&quot;,&quot;parse-names&quot;:false,&quot;dropping-particle&quot;:&quot;&quot;,&quot;non-dropping-particle&quot;:&quot;&quot;},{&quot;family&quot;:&quot;Cibula&quot;,&quot;given&quot;:&quot;Donald A.&quot;,&quot;parse-names&quot;:false,&quot;dropping-particle&quot;:&quot;&quot;,&quot;non-dropping-particle&quot;:&quot;&quot;},{&quot;family&quot;:&quot;Domachowske&quot;,&quot;given&quot;:&quot;Joseph B.&quot;,&quot;parse-names&quot;:false,&quot;dropping-particle&quot;:&quot;&quot;,&quot;non-dropping-particle&quot;:&quot;&quot;},{&quot;family&quot;:&quot;Suryadevara&quot;,&quot;given&quot;:&quot;Amar C.&quot;,&quot;parse-names&quot;:false,&quot;dropping-particle&quot;:&quot;&quot;,&quot;non-dropping-particle&quot;:&quot;&quot;}],&quot;container-title&quot;:&quot;Vaccine&quot;,&quot;container-title-short&quot;:&quot;Vaccine&quot;,&quot;DOI&quot;:&quot;10.1016/j.vaccine.2019.01.036&quot;,&quot;ISSN&quot;:&quot;0264410X&quot;,&quot;issued&quot;:{&quot;date-parts&quot;:[[2019,2]]},&quot;page&quot;:&quot;1160-1167&quot;,&quot;issue&quot;:&quot;9&quot;,&quot;volume&quot;:&quot;37&quot;},&quot;isTemporary&quot;:false}]},{&quot;citationID&quot;:&quot;MENDELEY_CITATION_9c28f754-d7af-44a8-b21c-73a59810ef43&quot;,&quot;properties&quot;:{&quot;noteIndex&quot;:0},&quot;isEdited&quot;:false,&quot;manualOverride&quot;:{&quot;isManuallyOverridden&quot;:false,&quot;citeprocText&quot;:&quot;(Black &amp;#38; Boersma, 2021)&quot;,&quot;manualOverrideText&quot;:&quot;&quot;},&quot;citationTag&quot;:&quot;MENDELEY_CITATION_v3_eyJjaXRhdGlvbklEIjoiTUVOREVMRVlfQ0lUQVRJT05fOWMyOGY3NTQtZDdhZi00NGE4LWIyMWMtNzNhNTk4MTBlZjQzIiwicHJvcGVydGllcyI6eyJub3RlSW5kZXgiOjB9LCJpc0VkaXRlZCI6ZmFsc2UsIm1hbnVhbE92ZXJyaWRlIjp7ImlzTWFudWFsbHlPdmVycmlkZGVuIjpmYWxzZSwiY2l0ZXByb2NUZXh0IjoiKEJsYWNrICYjMzg7IEJvZXJzbWEsIDIwMjEpIiwibWFudWFsT3ZlcnJpZGVUZXh0IjoiIn0sImNpdGF0aW9uSXRlbXMiOlt7ImlkIjoiYTZlYTY2MDUtYzYyMC0zZDBhLTllZWQtZjRiM2Y5YTU1ZGU2IiwiaXRlbURhdGEiOnsidHlwZSI6ImFydGljbGUtam91cm5hbCIsImlkIjoiYTZlYTY2MDUtYzYyMC0zZDBhLTllZWQtZjRiM2Y5YTU1ZGU2IiwidGl0bGUiOiJQZXJjZW50YWdlKiBvZiBBZHVsdHMgQWdlZCAxOOKAkzI2IFllYXJzIFdobyBFdmVyIFJlY2VpdmVkIGEgSHVtYW4gUGFwaWxsb21hdmlydXMgVmFjY2luZSwgYnkgUmFjZSBhbmQgSGlzcGFuaWMgT3JpZ2luIGFuZCBTZXgg4oCUIE5hdGlvbmFsIEhlYWx0aCBJbnRlcnZpZXcgU3VydmV5LCBVbml0ZWQgU3RhdGVzLCAyMDE5IiwiYXV0aG9yIjpbeyJmYW1pbHkiOiJCbGFjayIsImdpdmVuIjoiTGluZHNleSBNUEgiLCJwYXJzZS1uYW1lcyI6ZmFsc2UsImRyb3BwaW5nLXBhcnRpY2xlIjoiIiwibm9uLWRyb3BwaW5nLXBhcnRpY2xlIjoiIn0seyJmYW1pbHkiOiJCb2Vyc21hIiwiZ2l2ZW4iOiJQZXRlciBNUEgiLCJwYXJzZS1uYW1lcyI6ZmFsc2UsImRyb3BwaW5nLXBhcnRpY2xlIjoiIiwibm9uLWRyb3BwaW5nLXBhcnRpY2xlIjoiIn1dLCJjb250YWluZXItdGl0bGUiOiJNTVdSLiBNb3JiaWRpdHkgYW5kIE1vcnRhbGl0eSBXZWVrbHkgUmVwb3J0IiwiY29udGFpbmVyLXRpdGxlLXNob3J0IjoiTU1XUiBNb3JiIE1vcnRhbCBXa2x5IFJlcCIsIkRPSSI6IjEwLjE1NTg1L21td3IubW03MDIxYTUiLCJJU1NOIjoiMDE0OS0yMTk1IiwiaXNzdWVkIjp7ImRhdGUtcGFydHMiOltbMjAyMSw1LDI4XV19LCJwYWdlIjoiNzk3IiwiaXNzdWUiOiIyMSIsInZvbHVtZSI6IjcwIn0sImlzVGVtcG9yYXJ5IjpmYWxzZX1dfQ==&quot;,&quot;citationItems&quot;:[{&quot;id&quot;:&quot;a6ea6605-c620-3d0a-9eed-f4b3f9a55de6&quot;,&quot;itemData&quot;:{&quot;type&quot;:&quot;article-journal&quot;,&quot;id&quot;:&quot;a6ea6605-c620-3d0a-9eed-f4b3f9a55de6&quot;,&quot;title&quot;:&quot;Percentage* of Adults Aged 18–26 Years Who Ever Received a Human Papillomavirus Vaccine, by Race and Hispanic Origin and Sex — National Health Interview Survey, United States, 2019&quot;,&quot;author&quot;:[{&quot;family&quot;:&quot;Black&quot;,&quot;given&quot;:&quot;Lindsey MPH&quot;,&quot;parse-names&quot;:false,&quot;dropping-particle&quot;:&quot;&quot;,&quot;non-dropping-particle&quot;:&quot;&quot;},{&quot;family&quot;:&quot;Boersma&quot;,&quot;given&quot;:&quot;Peter MPH&quot;,&quot;parse-names&quot;:false,&quot;dropping-particle&quot;:&quot;&quot;,&quot;non-dropping-particle&quot;:&quot;&quot;}],&quot;container-title&quot;:&quot;MMWR. Morbidity and Mortality Weekly Report&quot;,&quot;container-title-short&quot;:&quot;MMWR Morb Mortal Wkly Rep&quot;,&quot;DOI&quot;:&quot;10.15585/mmwr.mm7021a5&quot;,&quot;ISSN&quot;:&quot;0149-2195&quot;,&quot;issued&quot;:{&quot;date-parts&quot;:[[2021,5,28]]},&quot;page&quot;:&quot;797&quot;,&quot;issue&quot;:&quot;21&quot;,&quot;volume&quot;:&quot;70&quot;},&quot;isTemporary&quot;:false}]},{&quot;citationID&quot;:&quot;MENDELEY_CITATION_3716049b-e80b-4667-a247-8bf655b70481&quot;,&quot;properties&quot;:{&quot;noteIndex&quot;:0},&quot;isEdited&quot;:false,&quot;manualOverride&quot;:{&quot;isManuallyOverridden&quot;:false,&quot;citeprocText&quot;:&quot;(Watts et al., 2009)&quot;,&quot;manualOverrideText&quot;:&quot;&quot;},&quot;citationTag&quot;:&quot;MENDELEY_CITATION_v3_eyJjaXRhdGlvbklEIjoiTUVOREVMRVlfQ0lUQVRJT05fMzcxNjA0OWItZTgwYi00NjY3LWEyNDctOGJmNjU1YjcwNDgxIiwicHJvcGVydGllcyI6eyJub3RlSW5kZXgiOjB9LCJpc0VkaXRlZCI6ZmFsc2UsIm1hbnVhbE92ZXJyaWRlIjp7ImlzTWFudWFsbHlPdmVycmlkZGVuIjpmYWxzZSwiY2l0ZXByb2NUZXh0IjoiKFdhdHRzIGV0IGFsLiwgMjAwOSkiLCJtYW51YWxPdmVycmlkZVRleHQiOiIifSwiY2l0YXRpb25JdGVtcyI6W3siaWQiOiJlYzc4Y2Q5Ni04YmFkLTM3YzEtYjg4OC0xZTBiMmJjNzdiMmYiLCJpdGVtRGF0YSI6eyJ0eXBlIjoiYXJ0aWNsZS1qb3VybmFsIiwiaWQiOiJlYzc4Y2Q5Ni04YmFkLTM3YzEtYjg4OC0xZTBiMmJjNzdiMmYiLCJ0aXRsZSI6IkhQViB2YWNjaW5lOiBBIGNvbXBhcmlzb24gb2YgYXR0aXR1ZGVzIGFuZCBiZWhhdmlvcmFsIHBlcnNwZWN0aXZlcyBiZXR3ZWVuIExhdGlubyBhbmQgbm9uLUxhdGlubyB3b21lbiIsImF1dGhvciI6W3siZmFtaWx5IjoiV2F0dHMiLCJnaXZlbiI6Ikx1aXNhIEEuIiwicGFyc2UtbmFtZXMiOmZhbHNlLCJkcm9wcGluZy1wYXJ0aWNsZSI6IiIsIm5vbi1kcm9wcGluZy1wYXJ0aWNsZSI6IiJ9LHsiZmFtaWx5IjoiSm9zZXBoIiwiZ2l2ZW4iOiJOYWltYSIsInBhcnNlLW5hbWVzIjpmYWxzZSwiZHJvcHBpbmctcGFydGljbGUiOiIiLCJub24tZHJvcHBpbmctcGFydGljbGUiOiIifSx7ImZhbWlseSI6IldhbGxhY2UiLCJnaXZlbiI6Ik1hcmlhIiwicGFyc2UtbmFtZXMiOmZhbHNlLCJkcm9wcGluZy1wYXJ0aWNsZSI6IiIsIm5vbi1kcm9wcGluZy1wYXJ0aWNsZSI6IiJ9LHsiZmFtaWx5IjoiUmF1aC1IYWluIiwiZ2l2ZW4iOiJKb3NlIEEuIiwicGFyc2UtbmFtZXMiOmZhbHNlLCJkcm9wcGluZy1wYXJ0aWNsZSI6IiIsIm5vbi1kcm9wcGluZy1wYXJ0aWNsZSI6IiJ9LHsiZmFtaWx5IjoiTXV6aWthbnNreSIsImdpdmVuIjoiQWxvbmEiLCJwYXJzZS1uYW1lcyI6ZmFsc2UsImRyb3BwaW5nLXBhcnRpY2xlIjoiIiwibm9uLWRyb3BwaW5nLXBhcnRpY2xlIjoiIn0seyJmYW1pbHkiOiJHcm93ZG9uIiwiZ2l2ZW4iOiJXaGl0ZmllbGQgQi4iLCJwYXJzZS1uYW1lcyI6ZmFsc2UsImRyb3BwaW5nLXBhcnRpY2xlIjoiIiwibm9uLWRyb3BwaW5nLXBhcnRpY2xlIjoiIn0seyJmYW1pbHkiOiJDYXJtZW4iLCJnaXZlbiI6Ik1hcmNlbGEgRy4iLCJwYXJzZS1uYW1lcyI6ZmFsc2UsImRyb3BwaW5nLXBhcnRpY2xlIjoiIiwibm9uLWRyb3BwaW5nLXBhcnRpY2xlIjoiZGVsIn1dLCJjb250YWluZXItdGl0bGUiOiJHeW5lY29sb2dpYyBPbmNvbG9neSIsImNvbnRhaW5lci10aXRsZS1zaG9ydCI6Ikd5bmVjb2wgT25jb2wiLCJET0kiOiIxMC4xMDE2L2oueWd5bm8uMjAwOC4xMi4wMTAiLCJJU1NOIjoiMDA5MDgyNTgiLCJpc3N1ZWQiOnsiZGF0ZS1wYXJ0cyI6W1syMDA5LDNdXX0sInBhZ2UiOiI1NzctNTgyIiwiaXNzdWUiOiIzIiwidm9sdW1lIjoiMTEyIn0sImlzVGVtcG9yYXJ5IjpmYWxzZX1dfQ==&quot;,&quot;citationItems&quot;:[{&quot;id&quot;:&quot;ec78cd96-8bad-37c1-b888-1e0b2bc77b2f&quot;,&quot;itemData&quot;:{&quot;type&quot;:&quot;article-journal&quot;,&quot;id&quot;:&quot;ec78cd96-8bad-37c1-b888-1e0b2bc77b2f&quot;,&quot;title&quot;:&quot;HPV vaccine: A comparison of attitudes and behavioral perspectives between Latino and non-Latino women&quot;,&quot;author&quot;:[{&quot;family&quot;:&quot;Watts&quot;,&quot;given&quot;:&quot;Luisa A.&quot;,&quot;parse-names&quot;:false,&quot;dropping-particle&quot;:&quot;&quot;,&quot;non-dropping-particle&quot;:&quot;&quot;},{&quot;family&quot;:&quot;Joseph&quot;,&quot;given&quot;:&quot;Naima&quot;,&quot;parse-names&quot;:false,&quot;dropping-particle&quot;:&quot;&quot;,&quot;non-dropping-particle&quot;:&quot;&quot;},{&quot;family&quot;:&quot;Wallace&quot;,&quot;given&quot;:&quot;Maria&quot;,&quot;parse-names&quot;:false,&quot;dropping-particle&quot;:&quot;&quot;,&quot;non-dropping-particle&quot;:&quot;&quot;},{&quot;family&quot;:&quot;Rauh-Hain&quot;,&quot;given&quot;:&quot;Jose A.&quot;,&quot;parse-names&quot;:false,&quot;dropping-particle&quot;:&quot;&quot;,&quot;non-dropping-particle&quot;:&quot;&quot;},{&quot;family&quot;:&quot;Muzikansky&quot;,&quot;given&quot;:&quot;Alona&quot;,&quot;parse-names&quot;:false,&quot;dropping-particle&quot;:&quot;&quot;,&quot;non-dropping-particle&quot;:&quot;&quot;},{&quot;family&quot;:&quot;Growdon&quot;,&quot;given&quot;:&quot;Whitfield B.&quot;,&quot;parse-names&quot;:false,&quot;dropping-particle&quot;:&quot;&quot;,&quot;non-dropping-particle&quot;:&quot;&quot;},{&quot;family&quot;:&quot;Carmen&quot;,&quot;given&quot;:&quot;Marcela G.&quot;,&quot;parse-names&quot;:false,&quot;dropping-particle&quot;:&quot;&quot;,&quot;non-dropping-particle&quot;:&quot;del&quot;}],&quot;container-title&quot;:&quot;Gynecologic Oncology&quot;,&quot;container-title-short&quot;:&quot;Gynecol Oncol&quot;,&quot;DOI&quot;:&quot;10.1016/j.ygyno.2008.12.010&quot;,&quot;ISSN&quot;:&quot;00908258&quot;,&quot;issued&quot;:{&quot;date-parts&quot;:[[2009,3]]},&quot;page&quot;:&quot;577-582&quot;,&quot;issue&quot;:&quot;3&quot;,&quot;volume&quot;:&quot;112&quot;},&quot;isTemporary&quot;:false}]},{&quot;citationID&quot;:&quot;MENDELEY_CITATION_ebe0665a-2c0c-4e2d-9b5a-64316844949c&quot;,&quot;properties&quot;:{&quot;noteIndex&quot;:0},&quot;isEdited&quot;:false,&quot;manualOverride&quot;:{&quot;isManuallyOverridden&quot;:false,&quot;citeprocText&quot;:&quot;(Brewer &amp;#38; Fazekas, 2007)&quot;,&quot;manualOverrideText&quot;:&quot;&quot;},&quot;citationTag&quot;:&quot;MENDELEY_CITATION_v3_eyJjaXRhdGlvbklEIjoiTUVOREVMRVlfQ0lUQVRJT05fZWJlMDY2NWEtMmMwYy00ZTJkLTliNWEtNjQzMTY4NDQ5NDljIiwicHJvcGVydGllcyI6eyJub3RlSW5kZXgiOjB9LCJpc0VkaXRlZCI6ZmFsc2UsIm1hbnVhbE92ZXJyaWRlIjp7ImlzTWFudWFsbHlPdmVycmlkZGVuIjpmYWxzZSwiY2l0ZXByb2NUZXh0IjoiKEJyZXdlciAmIzM4OyBGYXpla2FzLCAyMDA3KSIsIm1hbnVhbE92ZXJyaWRlVGV4dCI6IiJ9LCJjaXRhdGlvbkl0ZW1zIjpbeyJpZCI6ImFjNjljZTk5LWI0MmEtMzE3Ni1iYjk4LWUyY2FjYjYyZjllMSIsIml0ZW1EYXRhIjp7InR5cGUiOiJhcnRpY2xlLWpvdXJuYWwiLCJpZCI6ImFjNjljZTk5LWI0MmEtMzE3Ni1iYjk4LWUyY2FjYjYyZjllMSIsInRpdGxlIjoiUHJlZGljdG9ycyBvZiBIUFYgdmFjY2luZSBhY2NlcHRhYmlsaXR5OiBBIHRoZW9yeS1pbmZvcm1lZCwgc3lzdGVtYXRpYyByZXZpZXciLCJhdXRob3IiOlt7ImZhbWlseSI6IkJyZXdlciIsImdpdmVuIjoiTm9lbCBULiIsInBhcnNlLW5hbWVzIjpmYWxzZSwiZHJvcHBpbmctcGFydGljbGUiOiIiLCJub24tZHJvcHBpbmctcGFydGljbGUiOiIifSx7ImZhbWlseSI6IkZhemVrYXMiLCJnaXZlbiI6IkthcmFoIEkuIiwicGFyc2UtbmFtZXMiOmZhbHNlLCJkcm9wcGluZy1wYXJ0aWNsZSI6IiIsIm5vbi1kcm9wcGluZy1wYXJ0aWNsZSI6IiJ9XSwiY29udGFpbmVyLXRpdGxlIjoiUHJldmVudGl2ZSBNZWRpY2luZSIsImNvbnRhaW5lci10aXRsZS1zaG9ydCI6IlByZXYgTWVkIChCYWx0aW0pIiwiRE9JIjoiMTAuMTAxNi9qLnlwbWVkLjIwMDcuMDUuMDEzIiwiSVNTTiI6IjAwOTE3NDM1IiwiaXNzdWVkIjp7ImRhdGUtcGFydHMiOltbMjAwNyw4XV19LCJwYWdlIjoiMTA3LTExNCIsImlzc3VlIjoiMi0zIiwidm9sdW1lIjoiNDUifSwiaXNUZW1wb3JhcnkiOmZhbHNlfV19&quot;,&quot;citationItems&quot;:[{&quot;id&quot;:&quot;ac69ce99-b42a-3176-bb98-e2cacb62f9e1&quot;,&quot;itemData&quot;:{&quot;type&quot;:&quot;article-journal&quot;,&quot;id&quot;:&quot;ac69ce99-b42a-3176-bb98-e2cacb62f9e1&quot;,&quot;title&quot;:&quot;Predictors of HPV vaccine acceptability: A theory-informed, systematic review&quot;,&quot;author&quot;:[{&quot;family&quot;:&quot;Brewer&quot;,&quot;given&quot;:&quot;Noel T.&quot;,&quot;parse-names&quot;:false,&quot;dropping-particle&quot;:&quot;&quot;,&quot;non-dropping-particle&quot;:&quot;&quot;},{&quot;family&quot;:&quot;Fazekas&quot;,&quot;given&quot;:&quot;Karah I.&quot;,&quot;parse-names&quot;:false,&quot;dropping-particle&quot;:&quot;&quot;,&quot;non-dropping-particle&quot;:&quot;&quot;}],&quot;container-title&quot;:&quot;Preventive Medicine&quot;,&quot;container-title-short&quot;:&quot;Prev Med (Baltim)&quot;,&quot;DOI&quot;:&quot;10.1016/j.ypmed.2007.05.013&quot;,&quot;ISSN&quot;:&quot;00917435&quot;,&quot;issued&quot;:{&quot;date-parts&quot;:[[2007,8]]},&quot;page&quot;:&quot;107-114&quot;,&quot;issue&quot;:&quot;2-3&quot;,&quot;volume&quot;:&quot;45&quot;},&quot;isTemporary&quot;:false}]},{&quot;citationID&quot;:&quot;MENDELEY_CITATION_5530d959-9a02-4f5a-bca5-4b3ddcc99f96&quot;,&quot;properties&quot;:{&quot;noteIndex&quot;:0},&quot;isEdited&quot;:false,&quot;manualOverride&quot;:{&quot;isManuallyOverridden&quot;:false,&quot;citeprocText&quot;:&quot;(Henry et al., 2016)&quot;,&quot;manualOverrideText&quot;:&quot;&quot;},&quot;citationTag&quot;:&quot;MENDELEY_CITATION_v3_eyJjaXRhdGlvbklEIjoiTUVOREVMRVlfQ0lUQVRJT05fNTUzMGQ5NTktOWEwMi00ZjVhLWJjYTUtNGIzZGRjYzk5Zjk2IiwicHJvcGVydGllcyI6eyJub3RlSW5kZXgiOjB9LCJpc0VkaXRlZCI6ZmFsc2UsIm1hbnVhbE92ZXJyaWRlIjp7ImlzTWFudWFsbHlPdmVycmlkZGVuIjpmYWxzZSwiY2l0ZXByb2NUZXh0IjoiKEhlbnJ5IGV0IGFsLiwgMjAxNikiLCJtYW51YWxPdmVycmlkZVRleHQiOiIifSwiY2l0YXRpb25JdGVtcyI6W3siaWQiOiIxZTIyMmY4Mi00ZDczLTM0YTAtYTYwMS05MDJiY2FhNDVlYmUiLCJpdGVtRGF0YSI6eyJ0eXBlIjoiYXJ0aWNsZS1qb3VybmFsIiwiaWQiOiIxZTIyMmY4Mi00ZDczLTM0YTAtYTYwMS05MDJiY2FhNDVlYmUiLCJ0aXRsZSI6Ikdlb2dyYXBoaWMgRmFjdG9ycyBhbmQgSHVtYW4gUGFwaWxsb21hdmlydXMgKEhQVikgVmFjY2luYXRpb24gSW5pdGlhdGlvbiBhbW9uZyBBZG9sZXNjZW50IEdpcmxzIGluIHRoZSBVbml0ZWQgU3RhdGVzIiwiYXV0aG9yIjpbeyJmYW1pbHkiOiJIZW5yeSIsImdpdmVuIjoiS2V2aW4gQS4iLCJwYXJzZS1uYW1lcyI6ZmFsc2UsImRyb3BwaW5nLXBhcnRpY2xlIjoiIiwibm9uLWRyb3BwaW5nLXBhcnRpY2xlIjoiIn0seyJmYW1pbHkiOiJTdHJvdXAiLCJnaXZlbiI6IkFudG9pbmV0dGUgTS4iLCJwYXJzZS1uYW1lcyI6ZmFsc2UsImRyb3BwaW5nLXBhcnRpY2xlIjoiIiwibm9uLWRyb3BwaW5nLXBhcnRpY2xlIjoiIn0seyJmYW1pbHkiOiJXYXJuZXIiLCJnaXZlbiI6IkVjaG8gTC4iLCJwYXJzZS1uYW1lcyI6ZmFsc2UsImRyb3BwaW5nLXBhcnRpY2xlIjoiIiwibm9uLWRyb3BwaW5nLXBhcnRpY2xlIjoiIn0seyJmYW1pbHkiOiJLZXBrYSIsImdpdmVuIjoiRGVhbm5hIiwicGFyc2UtbmFtZXMiOmZhbHNlLCJkcm9wcGluZy1wYXJ0aWNsZSI6IiIsIm5vbi1kcm9wcGluZy1wYXJ0aWNsZSI6IiJ9XSwiY29udGFpbmVyLXRpdGxlIjoiQ2FuY2VyIEVwaWRlbWlvbG9neSwgQmlvbWFya2VycyAmIFByZXZlbnRpb24iLCJET0kiOiIxMC4xMTU4LzEwNTUtOTk2NS5FUEktMTUtMDY1OCIsIklTU04iOiIxMDU1LTk5NjUiLCJpc3N1ZWQiOnsiZGF0ZS1wYXJ0cyI6W1syMDE2LDIsMV1dfSwicGFnZSI6IjMwOS0zMTciLCJhYnN0cmFjdCI6IjxwPkJhY2tncm91bmQ6IFRoaXMgc3R1ZHkgaXMgYW1vbmcgdGhlIGZpcnN0IHRvIGV4cGxvcmUgZ2VvZ3JhcGhpYyBmYWN0b3JzIHRoYXQgbWF5IGJlIGFzc29jaWF0ZWQgd2l0aCBodW1hbiBwYXBpbGxvbWF2aXJ1cyAoSFBWKSB2YWNjaW5lIHVwdGFrZSBpbiB0aGUgVW5pdGVkIFN0YXRlcy48L3A+IiwiaXNzdWUiOiIyIiwidm9sdW1lIjoiMjUiLCJjb250YWluZXItdGl0bGUtc2hvcnQiOiIifSwiaXNUZW1wb3JhcnkiOmZhbHNlfV19&quot;,&quot;citationItems&quot;:[{&quot;id&quot;:&quot;1e222f82-4d73-34a0-a601-902bcaa45ebe&quot;,&quot;itemData&quot;:{&quot;type&quot;:&quot;article-journal&quot;,&quot;id&quot;:&quot;1e222f82-4d73-34a0-a601-902bcaa45ebe&quot;,&quot;title&quot;:&quot;Geographic Factors and Human Papillomavirus (HPV) Vaccination Initiation among Adolescent Girls in the United States&quot;,&quot;author&quot;:[{&quot;family&quot;:&quot;Henry&quot;,&quot;given&quot;:&quot;Kevin A.&quot;,&quot;parse-names&quot;:false,&quot;dropping-particle&quot;:&quot;&quot;,&quot;non-dropping-particle&quot;:&quot;&quot;},{&quot;family&quot;:&quot;Stroup&quot;,&quot;given&quot;:&quot;Antoinette M.&quot;,&quot;parse-names&quot;:false,&quot;dropping-particle&quot;:&quot;&quot;,&quot;non-dropping-particle&quot;:&quot;&quot;},{&quot;family&quot;:&quot;Warner&quot;,&quot;given&quot;:&quot;Echo L.&quot;,&quot;parse-names&quot;:false,&quot;dropping-particle&quot;:&quot;&quot;,&quot;non-dropping-particle&quot;:&quot;&quot;},{&quot;family&quot;:&quot;Kepka&quot;,&quot;given&quot;:&quot;Deanna&quot;,&quot;parse-names&quot;:false,&quot;dropping-particle&quot;:&quot;&quot;,&quot;non-dropping-particle&quot;:&quot;&quot;}],&quot;container-title&quot;:&quot;Cancer Epidemiology, Biomarkers &amp; Prevention&quot;,&quot;DOI&quot;:&quot;10.1158/1055-9965.EPI-15-0658&quot;,&quot;ISSN&quot;:&quot;1055-9965&quot;,&quot;issued&quot;:{&quot;date-parts&quot;:[[2016,2,1]]},&quot;page&quot;:&quot;309-317&quot;,&quot;abstract&quot;:&quot;&lt;p&gt;Background: This study is among the first to explore geographic factors that may be associated with human papillomavirus (HPV) vaccine uptake in the United States.&lt;/p&gt;&quot;,&quot;issue&quot;:&quot;2&quot;,&quot;volume&quot;:&quot;25&quot;,&quot;container-title-short&quot;:&quot;&quot;},&quot;isTemporary&quot;:false}]},{&quot;citationID&quot;:&quot;MENDELEY_CITATION_8f1b500d-7854-4364-b0c2-0f2400d937a4&quot;,&quot;properties&quot;:{&quot;noteIndex&quot;:0},&quot;isEdited&quot;:false,&quot;manualOverride&quot;:{&quot;isManuallyOverridden&quot;:false,&quot;citeprocText&quot;:&quot;(Pingali et al., 2021)&quot;,&quot;manualOverrideText&quot;:&quot;&quot;},&quot;citationTag&quot;:&quot;MENDELEY_CITATION_v3_eyJjaXRhdGlvbklEIjoiTUVOREVMRVlfQ0lUQVRJT05fOGYxYjUwMGQtNzg1NC00MzY0LWIwYzItMGYyNDAwZDkzN2E0IiwicHJvcGVydGllcyI6eyJub3RlSW5kZXgiOjB9LCJpc0VkaXRlZCI6ZmFsc2UsIm1hbnVhbE92ZXJyaWRlIjp7ImlzTWFudWFsbHlPdmVycmlkZGVuIjpmYWxzZSwiY2l0ZXByb2NUZXh0IjoiKFBpbmdhbGkgZXQgYWwuLCAyMDIxKSIsIm1hbnVhbE92ZXJyaWRlVGV4dCI6IiJ9LCJjaXRhdGlvbkl0ZW1zIjpbeyJpZCI6IjZkOGUzNmEzLTAyMjktM2ZiMy1hZjc1LTBhOThmM2RiNWY0MiIsIml0ZW1EYXRhIjp7InR5cGUiOiJhcnRpY2xlLWpvdXJuYWwiLCJpZCI6IjZkOGUzNmEzLTAyMjktM2ZiMy1hZjc1LTBhOThmM2RiNWY0MiIsInRpdGxlIjoiTmF0aW9uYWwsIFJlZ2lvbmFsLCBTdGF0ZSwgYW5kIFNlbGVjdGVkIExvY2FsIEFyZWEgVmFjY2luYXRpb24gQ292ZXJhZ2UgQW1vbmcgQWRvbGVzY2VudHMgQWdlZCAxM+KAkzE3IFllYXJzIOKAlCBVbml0ZWQgU3RhdGVzLCAyMDIwIiwiYXV0aG9yIjpbeyJmYW1pbHkiOiJQaW5nYWxpIiwiZ2l2ZW4iOiJDYXNzYW5kcmEiLCJwYXJzZS1uYW1lcyI6ZmFsc2UsImRyb3BwaW5nLXBhcnRpY2xlIjoiIiwibm9uLWRyb3BwaW5nLXBhcnRpY2xlIjoiIn0seyJmYW1pbHkiOiJZYW5rZXkiLCJnaXZlbiI6IkRhdmlkIiwicGFyc2UtbmFtZXMiOmZhbHNlLCJkcm9wcGluZy1wYXJ0aWNsZSI6IiIsIm5vbi1kcm9wcGluZy1wYXJ0aWNsZSI6IiJ9LHsiZmFtaWx5IjoiRWxhbS1FdmFucyIsImdpdmVuIjoiTGF1cmllIEQuIiwicGFyc2UtbmFtZXMiOmZhbHNlLCJkcm9wcGluZy1wYXJ0aWNsZSI6IiIsIm5vbi1kcm9wcGluZy1wYXJ0aWNsZSI6IiJ9LHsiZmFtaWx5IjoiTWFya293aXR6IiwiZ2l2ZW4iOiJMYXVyaSBFLiIsInBhcnNlLW5hbWVzIjpmYWxzZSwiZHJvcHBpbmctcGFydGljbGUiOiIiLCJub24tZHJvcHBpbmctcGFydGljbGUiOiIifSx7ImZhbWlseSI6IldpbGxpYW1zIiwiZ2l2ZW4iOiJDaGFybmV0dGEgTC4iLCJwYXJzZS1uYW1lcyI6ZmFsc2UsImRyb3BwaW5nLXBhcnRpY2xlIjoiIiwibm9uLWRyb3BwaW5nLXBhcnRpY2xlIjoiIn0seyJmYW1pbHkiOiJGcmVkdWEiLCJnaXZlbiI6IkJlbmphbWluIiwicGFyc2UtbmFtZXMiOmZhbHNlLCJkcm9wcGluZy1wYXJ0aWNsZSI6IiIsIm5vbi1kcm9wcGluZy1wYXJ0aWNsZSI6IiJ9LHsiZmFtaWx5IjoiTWNOYW1hcmEiLCJnaXZlbiI6Ikx1Y3kgQS4iLCJwYXJzZS1uYW1lcyI6ZmFsc2UsImRyb3BwaW5nLXBhcnRpY2xlIjoiIiwibm9uLWRyb3BwaW5nLXBhcnRpY2xlIjoiIn0seyJmYW1pbHkiOiJTdG9rbGV5IiwiZ2l2ZW4iOiJTaGFubm9uIiwicGFyc2UtbmFtZXMiOmZhbHNlLCJkcm9wcGluZy1wYXJ0aWNsZSI6IiIsIm5vbi1kcm9wcGluZy1wYXJ0aWNsZSI6IiJ9LHsiZmFtaWx5IjoiU2luZ2xldG9uIiwiZ2l2ZW4iOiJKYW1lcyBBLiIsInBhcnNlLW5hbWVzIjpmYWxzZSwiZHJvcHBpbmctcGFydGljbGUiOiIiLCJub24tZHJvcHBpbmctcGFydGljbGUiOiIifV0sImNvbnRhaW5lci10aXRsZSI6Ik1NV1IuIE1vcmJpZGl0eSBhbmQgTW9ydGFsaXR5IFdlZWtseSBSZXBvcnQiLCJjb250YWluZXItdGl0bGUtc2hvcnQiOiJNTVdSIE1vcmIgTW9ydGFsIFdrbHkgUmVwIiwiRE9JIjoiMTAuMTU1ODUvbW13ci5tbTcwMzVhMSIsIklTU04iOiIwMTQ5LTIxOTUiLCJpc3N1ZWQiOnsiZGF0ZS1wYXJ0cyI6W1syMDIxLDksM11dfSwicGFnZSI6IjExODMtMTE5MCIsImlzc3VlIjoiMzUiLCJ2b2x1bWUiOiI3MCJ9LCJpc1RlbXBvcmFyeSI6ZmFsc2V9XX0=&quot;,&quot;citationItems&quot;:[{&quot;id&quot;:&quot;6d8e36a3-0229-3fb3-af75-0a98f3db5f42&quot;,&quot;itemData&quot;:{&quot;type&quot;:&quot;article-journal&quot;,&quot;id&quot;:&quot;6d8e36a3-0229-3fb3-af75-0a98f3db5f42&quot;,&quot;title&quot;:&quot;National, Regional, State, and Selected Local Area Vaccination Coverage Among Adolescents Aged 13–17 Years — United States, 2020&quot;,&quot;author&quot;:[{&quot;family&quot;:&quot;Pingali&quot;,&quot;given&quot;:&quot;Cassandra&quot;,&quot;parse-names&quot;:false,&quot;dropping-particle&quot;:&quot;&quot;,&quot;non-dropping-particle&quot;:&quot;&quot;},{&quot;family&quot;:&quot;Yankey&quot;,&quot;given&quot;:&quot;David&quot;,&quot;parse-names&quot;:false,&quot;dropping-particle&quot;:&quot;&quot;,&quot;non-dropping-particle&quot;:&quot;&quot;},{&quot;family&quot;:&quot;Elam-Evans&quot;,&quot;given&quot;:&quot;Laurie D.&quot;,&quot;parse-names&quot;:false,&quot;dropping-particle&quot;:&quot;&quot;,&quot;non-dropping-particle&quot;:&quot;&quot;},{&quot;family&quot;:&quot;Markowitz&quot;,&quot;given&quot;:&quot;Lauri E.&quot;,&quot;parse-names&quot;:false,&quot;dropping-particle&quot;:&quot;&quot;,&quot;non-dropping-particle&quot;:&quot;&quot;},{&quot;family&quot;:&quot;Williams&quot;,&quot;given&quot;:&quot;Charnetta L.&quot;,&quot;parse-names&quot;:false,&quot;dropping-particle&quot;:&quot;&quot;,&quot;non-dropping-particle&quot;:&quot;&quot;},{&quot;family&quot;:&quot;Fredua&quot;,&quot;given&quot;:&quot;Benjamin&quot;,&quot;parse-names&quot;:false,&quot;dropping-particle&quot;:&quot;&quot;,&quot;non-dropping-particle&quot;:&quot;&quot;},{&quot;family&quot;:&quot;McNamara&quot;,&quot;given&quot;:&quot;Lucy A.&quot;,&quot;parse-names&quot;:false,&quot;dropping-particle&quot;:&quot;&quot;,&quot;non-dropping-particle&quot;:&quot;&quot;},{&quot;family&quot;:&quot;Stokley&quot;,&quot;given&quot;:&quot;Shannon&quot;,&quot;parse-names&quot;:false,&quot;dropping-particle&quot;:&quot;&quot;,&quot;non-dropping-particle&quot;:&quot;&quot;},{&quot;family&quot;:&quot;Singleton&quot;,&quot;given&quot;:&quot;James A.&quot;,&quot;parse-names&quot;:false,&quot;dropping-particle&quot;:&quot;&quot;,&quot;non-dropping-particle&quot;:&quot;&quot;}],&quot;container-title&quot;:&quot;MMWR. Morbidity and Mortality Weekly Report&quot;,&quot;container-title-short&quot;:&quot;MMWR Morb Mortal Wkly Rep&quot;,&quot;DOI&quot;:&quot;10.15585/mmwr.mm7035a1&quot;,&quot;ISSN&quot;:&quot;0149-2195&quot;,&quot;issued&quot;:{&quot;date-parts&quot;:[[2021,9,3]]},&quot;page&quot;:&quot;1183-1190&quot;,&quot;issue&quot;:&quot;35&quot;,&quot;volume&quot;:&quot;70&quot;},&quot;isTemporary&quot;:false}]},{&quot;citationID&quot;:&quot;MENDELEY_CITATION_71eb223f-3ec0-4ee4-9c24-91b3b13feac5&quot;,&quot;properties&quot;:{&quot;noteIndex&quot;:0},&quot;isEdited&quot;:false,&quot;manualOverride&quot;:{&quot;isManuallyOverridden&quot;:false,&quot;citeprocText&quot;:&quot;(Lu et al., 2021)&quot;,&quot;manualOverrideText&quot;:&quot;&quot;},&quot;citationTag&quot;:&quot;MENDELEY_CITATION_v3_eyJjaXRhdGlvbklEIjoiTUVOREVMRVlfQ0lUQVRJT05fNzFlYjIyM2YtM2VjMC00ZWU0LTljMjQtOTFiM2IxM2ZlYWM1IiwicHJvcGVydGllcyI6eyJub3RlSW5kZXgiOjB9LCJpc0VkaXRlZCI6ZmFsc2UsIm1hbnVhbE92ZXJyaWRlIjp7ImlzTWFudWFsbHlPdmVycmlkZGVuIjpmYWxzZSwiY2l0ZXByb2NUZXh0IjoiKEx1IGV0IGFsLiwgMjAyMSkiLCJtYW51YWxPdmVycmlkZVRleHQiOiIifSwiY2l0YXRpb25JdGVtcyI6W3siaWQiOiI4ODg5ZmUwZC1kNjQyLTMyOTAtOWJmNi00ZDlkYmI0NGNiYjciLCJpdGVtRGF0YSI6eyJ0eXBlIjoiYXJ0aWNsZS1qb3VybmFsIiwiaWQiOiI4ODg5ZmUwZC1kNjQyLTMyOTAtOWJmNi00ZDlkYmI0NGNiYjciLCJ0aXRsZSI6IlN1cnZlaWxsYW5jZSBvZiBWYWNjaW5hdGlvbiBDb3ZlcmFnZSBBbW9uZyBBZHVsdCBQb3B1bGF0aW9ucyAtVW5pdGVkIFN0YXRlcywgMjAxOC4iLCJhdXRob3IiOlt7ImZhbWlseSI6Ikx1IiwiZ2l2ZW4iOiJQZW5nLUp1biIsInBhcnNlLW5hbWVzIjpmYWxzZSwiZHJvcHBpbmctcGFydGljbGUiOiIiLCJub24tZHJvcHBpbmctcGFydGljbGUiOiIifSx7ImZhbWlseSI6Ikh1bmciLCJnaXZlbiI6Ik1laS1DaHVhbiIsInBhcnNlLW5hbWVzIjpmYWxzZSwiZHJvcHBpbmctcGFydGljbGUiOiIiLCJub24tZHJvcHBpbmctcGFydGljbGUiOiIifSx7ImZhbWlseSI6IlNyaXZhc3RhdiIsImdpdmVuIjoiQW51cCIsInBhcnNlLW5hbWVzIjpmYWxzZSwiZHJvcHBpbmctcGFydGljbGUiOiIiLCJub24tZHJvcHBpbmctcGFydGljbGUiOiIifSx7ImZhbWlseSI6Ikdyb2hza29wZiIsImdpdmVuIjoiTGlzYSBBIiwicGFyc2UtbmFtZXMiOmZhbHNlLCJkcm9wcGluZy1wYXJ0aWNsZSI6IiIsIm5vbi1kcm9wcGluZy1wYXJ0aWNsZSI6IiJ9LHsiZmFtaWx5IjoiS29iYXlhc2hpIiwiZ2l2ZW4iOiJNaXdha28iLCJwYXJzZS1uYW1lcyI6ZmFsc2UsImRyb3BwaW5nLXBhcnRpY2xlIjoiIiwibm9uLWRyb3BwaW5nLXBhcnRpY2xlIjoiIn0seyJmYW1pbHkiOiJIYXJyaXMiLCJnaXZlbiI6IkFhcm9uIE0iLCJwYXJzZS1uYW1lcyI6ZmFsc2UsImRyb3BwaW5nLXBhcnRpY2xlIjoiIiwibm9uLWRyb3BwaW5nLXBhcnRpY2xlIjoiIn0seyJmYW1pbHkiOiJEb29saW5nIiwiZ2l2ZW4iOiJLYXRobGVlbiBMIiwicGFyc2UtbmFtZXMiOmZhbHNlLCJkcm9wcGluZy1wYXJ0aWNsZSI6IiIsIm5vbi1kcm9wcGluZy1wYXJ0aWNsZSI6IiJ9LHsiZmFtaWx5IjoiTWFya293aXR6IiwiZ2l2ZW4iOiJMYXVyaSBFIiwicGFyc2UtbmFtZXMiOmZhbHNlLCJkcm9wcGluZy1wYXJ0aWNsZSI6IiIsIm5vbi1kcm9wcGluZy1wYXJ0aWNsZSI6IiJ9LHsiZmFtaWx5IjoiUm9kcmlndWV6LUxhaW56IiwiZ2l2ZW4iOiJBbGZvbnNvIiwicGFyc2UtbmFtZXMiOmZhbHNlLCJkcm9wcGluZy1wYXJ0aWNsZSI6IiIsIm5vbi1kcm9wcGluZy1wYXJ0aWNsZSI6IiJ9LHsiZmFtaWx5IjoiV2lsbGlhbXMiLCJnaXZlbiI6IldhbHRlciBXIiwicGFyc2UtbmFtZXMiOmZhbHNlLCJkcm9wcGluZy1wYXJ0aWNsZSI6IiIsIm5vbi1kcm9wcGluZy1wYXJ0aWNsZSI6IiJ9XSwiY29udGFpbmVyLXRpdGxlIjoiTW9yYmlkaXR5IGFuZCBtb3J0YWxpdHkgd2Vla2x5IHJlcG9ydC4gU3VydmVpbGxhbmNlIHN1bW1hcmllcyAoV2FzaGluZ3RvbiwgRC5DLiA6IDIwMDIpIiwiY29udGFpbmVyLXRpdGxlLXNob3J0IjoiTU1XUiBTdXJ2ZWlsbCBTdW1tIiwiRE9JIjoiMTAuMTU1ODUvbW13ci5zczcwMDNhMSIsIklTU04iOiIxNTQ1LTg2MzYiLCJQTUlEIjoiMzM5ODM5MTAiLCJpc3N1ZWQiOnsiZGF0ZS1wYXJ0cyI6W1syMDIxXV19LCJwYWdlIjoiMS0yNiIsImFic3RyYWN0IjoiUFJPQkxFTS9DT05ESVRJT04gQWR1bHRzIGFyZSBhdCByaXNrIGZvciBpbGxuZXNzLCBob3NwaXRhbGl6YXRpb24sIGRpc2FiaWxpdHkgYW5kLCBpbiBzb21lIGNhc2VzLCBkZWF0aCBmcm9tIHZhY2NpbmUtcHJldmVudGFibGUgZGlzZWFzZXMsIHBhcnRpY3VsYXJseSBpbmZsdWVuemEgYW5kIHBuZXVtb2NvY2NhbCBkaXNlYXNlLiBDREMgcmVjb21tZW5kcyB2YWNjaW5hdGlvbnMgZm9yIGFkdWx0cyBvbiB0aGUgYmFzaXMgb2YgYWdlLCBoZWFsdGggY29uZGl0aW9ucywgcHJpb3IgdmFjY2luYXRpb25zLCBhbmQgb3RoZXIgY29uc2lkZXJhdGlvbnMuIFVwZGF0ZWQgdmFjY2luYXRpb24gcmVjb21tZW5kYXRpb25zIGZyb20gQ0RDIGFyZSBwdWJsaXNoZWQgYW5udWFsbHkgaW4gdGhlIFUuUy4gQWR1bHQgSW1tdW5pemF0aW9uIFNjaGVkdWxlLiBEZXNwaXRlIGxvbmdzdGFuZGluZyByZWNvbW1lbmRhdGlvbnMgZm9yIHVzZSBvZiBtYW55IHZhY2NpbmVzLCB2YWNjaW5hdGlvbiBjb3ZlcmFnZSBhbW9uZyBVLlMuIGFkdWx0cyByZW1haW5zIGxvdy4gUkVQT1JUSU5HIFBFUklPRCBBdWd1c3QgMjAxNy1KdW5lIDIwMTggKGZvciBpbmZsdWVuemEgdmFjY2luYXRpb24pIGFuZCBKYW51YXJ5LURlY2VtYmVyIDIwMTggKGZvciBwbmV1bW9jb2NjYWwsIGhlcnBlcyB6b3N0ZXIsIHRldGFudXMgYW5kIGRpcGh0aGVyaWEgW1RkXS90ZXRhbnVzIHRveG9pZCwgcmVkdWNlZCBkaXBodGhlcmlhIHRveG9pZCwgYW5kIGFjZWxsdWxhciBwZXJ0dXNzaXMgW1RkYXBdLCBoZXBhdGl0aXMgQSwgaGVwYXRpdGlzIEIsIGFuZCBodW1hbiBwYXBpbGxvbWF2aXJ1cyBbSFBWXSB2YWNjaW5hdGlvbikuIERFU0NSSVBUSU9OIE9GIFNZU1RFTSBUaGUgTmF0aW9uYWwgSGVhbHRoIEludGVydmlldyBTdXJ2ZXkgKE5ISVMpIGlzIGEgY29udGludW91cywgY3Jvc3Mtc2VjdGlvbmFsIG5hdGlvbmFsIGhvdXNlaG9sZCBzdXJ2ZXkgb2YgdGhlIG5vbmluc3RpdHV0aW9uYWxpemVkIFUuUy4gY2l2aWxpYW4gcG9wdWxhdGlvbi4gSW4tcGVyc29uIGludGVydmlld3MgYXJlIGNvbmR1Y3RlZCB0aHJvdWdob3V0IHRoZSB5ZWFyIGluIGEgcHJvYmFiaWxpdHkgc2FtcGxlIG9mIGhvdXNlaG9sZHMsIGFuZCBOSElTIGRhdGEgYXJlIGNvbXBpbGVkIGFuZCByZWxlYXNlZCBhbm51YWxseS4gTkhJUydzIG9iamVjdGl2ZSBpcyB0byBtb25pdG9yIHRoZSBoZWFsdGggb2YgdGhlIFUuUy4gcG9wdWxhdGlvbiBhbmQgcHJvdmlkZSBlc3RpbWF0ZXMgb2YgaGVhbHRoIGluZGljYXRvcnMsIGhlYWx0aCBjYXJlIHVzZSBhbmQgYWNjZXNzLCBhbmQgaGVhbHRoLXJlbGF0ZWQgYmVoYXZpb3JzLiBBZHVsdCByZWNlaXB0IG9mIGluZmx1ZW56YSwgcG5ldW1vY29jY2FsLCBoZXJwZXMgem9zdGVyLCBUZC9UZGFwLCBoZXBhdGl0aXMgQSwgaGVwYXRpdGlzIEIsIGFuZCBhdCBsZWFzdCAxIGRvc2Ugb2YgSFBWIHZhY2NpbmVzIHdhcyBhc3Nlc3NlZC4gRXN0aW1hdGVzIHdlcmUgZGVyaXZlZCBmb3IgYSBuZXcgY29tcG9zaXRlIGFkdWx0IHZhY2NpbmF0aW9uIHF1YWxpdHkgbWVhc3VyZSBhbmQgYnkgc2VsZWN0ZWQgZGVtb2dyYXBoaWMgYW5kIGFjY2Vzcy10by1jYXJlIGNoYXJhY3RlcmlzdGljcyAoZS5nLiwgYWdlLCByYWNlL2V0aG5pY2l0eSwgaW5kaWNhdGlvbiBmb3IgdmFjY2luYXRpb24sIHRyYXZlbCBoaXN0b3J5IFt0cmF2ZWwgdG8gY291bnRyaWVzIHdoZXJlIGhlcGF0aXRpcyBpbmZlY3Rpb25zIGFyZSBlbmRlbWljXSwgaGVhbHRoIGluc3VyYW5jZSBzdGF0dXMsIGNvbnRhY3RzIHdpdGggcGh5c2ljaWFucywgbmF0aXZpdHksIGFuZCBjaXRpemVuc2hpcCkuIFRyZW5kcyBpbiBhZHVsdCB2YWNjaW5hdGlvbiB3ZXJlIGFzc2Vzc2VkIGR1cmluZyAyMDEwLTIwMTguIFJFU1VMVFMgQ292ZXJhZ2UgZm9yIHRoZSBhZHVsdCBhZ2UtYXBwcm9wcmlhdGUgY29tcG9zaXRlIG1lYXN1cmUgd2FzIGxvdyBpbiBhbGwgYWdlIGdyb3Vwcy4gUmFjaWFsIGFuZCBldGhuaWMgZGlmZmVyZW5jZXMgaW4gY292ZXJhZ2UgcGVyc2lzdGVkIGZvciBhbGwgdmFjY2luYXRpb25zLCB3aXRoIGxvd2VyIGNvdmVyYWdlIGZvciBtb3N0IHZhY2NpbmF0aW9ucyBhbW9uZyBub24tV2hpdGUgY29tcGFyZWQgd2l0aCBub24tSGlzcGFuaWMgV2hpdGUgYWR1bHRzLiBMaW5lYXIgdHJlbmQgdGVzdHMgaW5kaWNhdGVkIGNvdmVyYWdlIGluY3JlYXNlZCBmcm9tIDIwMTAgdG8gMjAxOCBmb3IgbW9zdCB2YWNjaW5lcyBpbiB0aGlzIHJlcG9ydC4gRmV3IGFkdWx0cyBhZ2VkIOKJpTE5IHllYXJzIGhhZCByZWNlaXZlZCBhbGwgYWdlLWFwcHJvcHJpYXRlIHZhY2NpbmVzLCBpbmNsdWRpbmcgaW5mbHVlbnphIHZhY2NpbmF0aW9uLCByZWdhcmRsZXNzIG9mIHdoZXRoZXIgaW5jbHVzaW9uIG9mIFRkYXAgKDEzLjUlKSBvciBpbmNsdXNpb24gb2YgYW55IHRldGFudXMgdG94b2lkLWNvbnRhaW5pbmcgdmFjY2luZSAoMjAuMiUpIHJlY2VpcHQgd2FzIG1lYXN1cmVkLiBDb3ZlcmFnZSBhbW9uZyBhZHVsdHMgZm9yIGluZmx1ZW56YSB2YWNjaW5hdGlvbiBkdXJpbmcgdGhlIDIwMTctMTggc2Vhc29uICg0Ni4xJSkgd2FzIHNpbWlsYXIgdG8gdGhlIGVzdGltYXRlIGZvciB0aGUgMjAxNi0xNyBzZWFzb24gKDQ1LjQlKSwgYW5kIGNvdmVyYWdlIGZvciBwbmV1bW9jb2NjYWwgKGFkdWx0cyBhZ2VkIOKJpTY1IHllYXJzIFs2OS4wJV0pLCBoZXJwZXMgem9zdGVyIChhZHVsdHMgYWdlZCDiiaU1MCB5ZWFycyBhbmQgYWdlZCDiiaU2MCB5ZWFycyBbMjQuMSUgYW5kIDM0LjUlLCByZXNwZWN0aXZlbHldKSwgdGV0YW51cyAoYWR1bHRzIGFnZWQg4omlMTkgeWVhcnMgWzYyLjklXSksIFRkYXAgKGFkdWx0cyBhZ2VkIOKJpTE5IHllYXJzIFszMS4yJV0pLCBoZXBhdGl0aXMgQSAoYWR1bHRzIGFnZWQg4omlMTkgeWVhcnMgWzExLjklXSksIGFuZCBIUFYgKGZlbWFsZXMgYWdlZCAxOS0yNiB5ZWFycyBbNTIuOCVdKSB2YWNjaW5hdGlvbiBpbiAyMDE4IHdlcmUgc2ltaWxhciB0byB0aGUgZXN0aW1hdGVzIGZvciAyMDE3LiBIZXBhdGl0aXMgQiB2YWNjaW5hdGlvbiBjb3ZlcmFnZSBhbW9uZyBhZHVsdHMgYWdlZCDiiaUxOSB5ZWFycyBhbmQgaGVhbHRoIGNhcmUgcGVyc29ubmVsIChIQ1ApIGFnZWQg4omlMTkgeWVhcnMgaW5jcmVhc2VkIDQuMiBhbmQgNi43IHBlcmNlbnRhZ2UgcG9pbnRzIHRvIDMwLjAlIGFuZCA2Ny4yJSwgcmVzcGVjdGl2ZWx5LCBmcm9tIDIwMTcuIEhQViB2YWNjaW5hdGlvbiBjb3ZlcmFnZSBhbW9uZyBtYWxlcyBhZ2VkIDE5LTI2IHllYXJzIGluY3JlYXNlZCA1LjIgcGVyY2VudGFnZSBwb2ludHMgdG8gMjYuMyUgZnJvbSB0aGUgMjAxNyBlc3RpbWF0ZS4gT3ZlcmFsbCwgSFBWIHZhY2NpbmF0aW9uIGNvdmVyYWdlIGFtb25nIGZlbWFsZXMgYWdlZCAxOS0yNiB5ZWFycyBkaWQgbm90IGluY3JlYXNlLCBidXQgY292ZXJhZ2UgYW1vbmcgSGlzcGFuaWMgZmVtYWxlcyBhZ2VkIDE5LTI2IHllYXJzIGluY3JlYXNlZCAxMC44IHBlcmNlbnRhZ2UgcG9pbnRzIHRvIDQ5LjYlIGZyb20gdGhlIDIwMTcgZXN0aW1hdGUuIENvdmVyYWdlIGZvciB0aGUgZm9sbG93aW5nIHZhY2NpbmVzIHdhcyBsb3dlciBhbW9uZyBhZHVsdHMgd2l0aG91dCBoZWFsdGggaW5zdXJhbmNlIGNvbXBhcmVkIHdpdGggdGhvc2Ugd2l0aCBoZWFsdGggaW5zdXJhbmNlOiBpbmZsdWVuemEgdmFjY2luZSAoYW1vbmcgYWR1bHRzIGFnZWQg4omlMTkgeWVhcnMsIDE5LTQ5IHllYXJzLCBhbmQgNTAtNjQgeWVhcnMpLCBwbmV1bW9jb2NjYWwgdmFjY2luZSAoYW1vbmcgYWR1bHRzIGFnZWQgMTktNjQgeWVhcnMgYXQgaW5jcmVhc2VkIHJpc2spLCBUZCB2YWNjaW5lIChhbW9uZyBhbGwgYWdlIGdyb3VwcyksIFRkYXAgdmFjY2luZSAoYW1vbmcgYWR1bHRzIGFnZWQg4omlMTkgeWVhcnMgYW5kIDE5LTY0IHllYXJzKSwgaGVwYXRpdGlzIEEgdmFjY2luZSAoYW1vbmcgYWR1bHRzIGFnZWQg4omlMTkgeWVhcnMgb3ZlcmFsbCBhbmQgYW1vbmcgdHJhdmVsZXJzIGFnZWQg4omlMTkgeWVhcnMpLCBoZXBhdGl0aXMgQiB2YWNjaW5lIChhbW9uZyBhZHVsdHMgYWdlZCDiiaUxOSB5ZWFycyBhbmQgMTktNDkgeWVhcnMgYW5kIGFtb25nIHRyYXZlbGVycyBhZ2VkIOKJpTE5IHllYXJzKSwgaGVycGVzIHpvc3RlciB2YWNjaW5lIChhbW9uZyBhZHVsdHMgYWdlZCDiiaU2MCB5ZWFycyksIGFuZCBIUFYgdmFjY2luZSAoYW1vbmcgbWFsZXMgYW5kIGZlbWFsZXMgYWdlZCAxOS0yNiB5ZWFycykuIEFkdWx0cyB3aG8gcmVwb3J0ZWQgaGF2aW5nIGEgdXN1YWwgcGxhY2UgZm9yIGhlYWx0aCBjYXJlIGdlbmVyYWxseSByZXBvcnRlZCByZWNlaXB0IG9mIHJlY29tbWVuZGVkIHZhY2NpbmF0aW9ucyBtb3JlIG9mdGVuIHRoYW4gdGhvc2Ugd2hvIGRpZCBub3QgaGF2ZSBzdWNoIGEgcGxhY2UsIHJlZ2FyZGxlc3Mgb2Ygd2hldGhlciB0aGV5IGhhZCBoZWFsdGggaW5zdXJhbmNlLiBWYWNjaW5hdGlvbiBjb3ZlcmFnZSB3YXMgaGlnaGVyIGFtb25nIGFkdWx0cyByZXBvcnRpbmcg4omlMSBwaHlzaWNpYW4gY29udGFjdCBkdXJpbmcgdGhlIHByZWNlZGluZyB5ZWFyIGNvbXBhcmVkIHdpdGggdGhvc2Ugd2hvIGhhZCBub3QgdmlzaXRlZCBhIHBoeXNpY2lhbiBkdXJpbmcgdGhlIHByZWNlZGluZyB5ZWFyLCByZWdhcmRsZXNzIG9mIHdoZXRoZXIgdGhleSBoYWQgaGVhbHRoIGluc3VyYW5jZS4gRXZlbiBhbW9uZyBhZHVsdHMgd2hvIGhhZCBoZWFsdGggaW5zdXJhbmNlIGFuZCDiiaUxMCBwaHlzaWNpYW4gY29udGFjdHMgZHVyaW5nIHRoZSBwcmVjZWRpbmcgeWVhciwgZGVwZW5kaW5nIG9uIHRoZSB2YWNjaW5lLCAyMC4xJS04Ny41JSByZXBvcnRlZCBub3QgaGF2aW5nIHJlY2VpdmVkIHZhY2NpbmF0aW9ucyB0aGF0IHdlcmUgcmVjb21tZW5kZWQgZWl0aGVyIGZvciBhbGwgcGVyc29ucyBvciBmb3IgdGhvc2Ugd2l0aCBzcGVjaWZpYyBpbmRpY2F0aW9ucy4gT3ZlcmFsbCwgdmFjY2luYXRpb24gY292ZXJhZ2UgYW1vbmcgVS5TLi1ib3JuIGFkdWx0cyB3YXMgc2lnbmlmaWNhbnRseSBoaWdoZXIgdGhhbiB0aGF0IG9mIGZvcmVpZ24tYm9ybiBhZHVsdHMsIGluY2x1ZGluZyBpbmZsdWVuemEgdmFjY2luYXRpb24gKGFnZWQg4omlMTkgeWVhcnMpLCBwbmV1bW9jb2NjYWwgdmFjY2luYXRpb24gKGFsbCBhZ2VzKSwgdGV0YW51cyB2YWNjaW5hdGlvbiAoYWxsIGFnZXMpLCBUZGFwIHZhY2NpbmF0aW9uIChhbGwgYWdlcyksIGhlcGF0aXRpcyBCIHZhY2NpbmF0aW9uIChhZ2VkIOKJpTE5IHllYXJzIGFuZCAxOS00OSB5ZWFycyBhbmQgdHJhdmVsZXJzIGFnZWQg4omlMTkgeWVhcnMpLCBoZXJwZXMgem9zdGVyIHZhY2NpbmF0aW9uIChhbGwgYWdlcyksIGFuZCBIUFYgdmFjY2luYXRpb24gYW1vbmcgZmVtYWxlcyBhZ2VkIDE5LTI2IHllYXJzLiBWYWNjaW5hdGlvbiBjb3ZlcmFnZSBhbHNvIHZhcmllZCBieSBjaXRpemVuc2hpcCBzdGF0dXMgYW5kIHllYXJzIGxpdmluZyBpbiB0aGUgVW5pdGVkIFN0YXRlcy4gSU5URVJQUkVUQVRJT04gTkhJUyBkYXRhIGluZGljYXRlIHRoYXQgbWFueSBhZHVsdHMgcmVtYWluIHVucHJvdGVjdGVkIGFnYWluc3QgdmFjY2luZS1wcmV2ZW50YWJsZSBkaXNlYXNlcy4gQ292ZXJhZ2UgZm9yIHRoZSBhZHVsdCBhZ2UtYXBwcm9wcmlhdGUgY29tcG9zaXRlIG1lYXN1cmVzIHdhcyBsb3cgaW4gYWxsIGFnZSBncm91cHMuIEluZGl2aWR1YWwgYWR1bHQgdmFjY2luYXRpb24gY292ZXJhZ2UgcmVtYWluZWQgbG93IGFzIHdlbGwsIGJ1dCBtb2Rlc3QgZ2FpbnMgb2NjdXJyZWQgaW4gdmFjY2luYXRpb24gY292ZXJhZ2UgZm9yIGhlcGF0aXRpcyBCIChhbW9uZyBhZHVsdHMgYWdlZCDiiaUxOSB5ZWFycyBhbmQgSENQIGFnZWQg4omlMTkgeWVhcnMpLCBhbmQgSFBWIChhbW9uZyBtYWxlcyBhZ2VkIDE5LTI2IHllYXJzIGFuZCBIaXNwYW5pYyBmZW1hbGVzIGFnZWQgMTktMjYgeWVhcnMpLiBDb3ZlcmFnZSBmb3Igb3RoZXIgdmFjY2luZXMgYW5kIGdyb3VwcyB3aXRoIEFkdmlzb3J5IENvbW1pdHRlZSBvbiBJbW11bml6YXRpb24gUHJhY3RpY2VzIHZhY2NpbmF0aW9uIGluZGljYXRpb25zIGRpZCBub3QgaW1wcm92ZSBmcm9tIDIwMTcuIEFsdGhvdWdoIEhQViB2YWNjaW5hdGlvbiBjb3ZlcmFnZSBhbW9uZyBtYWxlcyBhZ2VkIDE5LTI2IHllYXJzIGFuZCBIaXNwYW5pYyBmZW1hbGVzIGFnZWQgMTktMjYgeWVhcnMgaW5jcmVhc2VkLCBhcHByb3hpbWF0ZWx5IDUwJSBvZiBmZW1hbGVzIGFnZWQgMTktMjYgeWVhcnMgYW5kIDcwJSBvZiBtYWxlcyBhZ2VkIDE5LTI2IHllYXJzIHJlbWFpbmVkIHVudmFjY2luYXRlZC4gUmFjaWFsL2V0aG5pYyB2YWNjaW5hdGlvbiBkaWZmZXJlbmNlcyBwZXJzaXN0ZWQgZm9yIHJvdXRpbmVseSByZWNvbW1lbmRlZCBhZHVsdCB2YWNjaW5lcy4gSGF2aW5nIGhlYWx0aCBpbnN1cmFuY2UgY292ZXJhZ2UsIGhhdmluZyBhIHVzdWFsIHBsYWNlIGZvciBoZWFsdGggY2FyZSwgYW5kIGhhdmluZyDiiaUxIHBoeXNpY2lhbiBjb250YWN0cyBkdXJpbmcgdGhlIHByZWNlZGluZyAxMiBtb250aHMgd2VyZSBhc3NvY2lhdGVkIHdpdGggaGlnaGVyIHZhY2NpbmF0aW9uIGNvdmVyYWdlOyBob3dldmVyLCB0aGVzZSBmYWN0b3JzIGFsb25lIHdlcmUgbm90IGFzc29jaWF0ZWQgd2l0aCBvcHRpbWFsIGFkdWx0IHZhY2NpbmF0aW9uIGNvdmVyYWdlLCBhbmQgZmluZGluZ3MgaW5kaWNhdGUgbWlzc2VkIG9wcG9ydHVuaXRpZXMgdG8gdmFjY2luYXRlIHJlbWFpbmVkLiBQVUJMSUMgSEVBTFRIIEFDVElPTlMgU3Vic3RhbnRpYWwgaW1wcm92ZW1lbnQgaW4gYWR1bHQgdmFjY2luYXRpb24gdXB0YWtlIGlzIG5lZWRlZCB0byByZWR1Y2UgdGhlIGJ1cmRlbiBvZiB2YWNjaW5lLXByZXZlbnRhYmxlIGRpc2Vhc2VzLiBGb2xsb3dpbmcgdGhlIFN0YW5kYXJkcyBmb3IgQWR1bHQgSW1tdW5pemF0aW9uIFByYWN0aWNlIChodHRwczovL3d3dy5jZGMuZ292L3ZhY2NpbmVzL2hjcC9hZHVsdHMvZm9yLXByYWN0aWNlL3N0YW5kYXJkcy9pbmRleC5odG1sKSwgYWxsIHByb3ZpZGVycyBzaG91bGQgcm91dGluZWx5IGFzc2VzcyBhZHVsdHMnIHZhY2NpbmF0aW9uIHN0YXR1cyBhdCBldmVyeSBjbGluaWNhbCBlbmNvdW50ZXIsIHN0cm9uZ2x5IHJlY29tbWVuZCBhcHByb3ByaWF0ZSB2YWNjaW5lcywgZWl0aGVyIG9mZmVyIG5lZWRlZCB2YWNjaW5lcyBvciByZWZlciB0aGVpciBwYXRpZW50cyB0byBhbm90aGVyIHByb3ZpZGVyIHdobyBjYW4gYWRtaW5pc3RlciB0aGUgbmVlZGVkIHZhY2NpbmVzLCBhbmQgZG9jdW1lbnQgdmFjY2luYXRpb25zIHJlY2VpdmVkIGJ5IHRoZWlyIHBhdGllbnRzIGluIGFuIGltbXVuaXphdGlvbiBpbmZvcm1hdGlvbiBzeXN0ZW0uIiwiaXNzdWUiOiIzIiwidm9sdW1lIjoiNzAifSwiaXNUZW1wb3JhcnkiOmZhbHNlfV19&quot;,&quot;citationItems&quot;:[{&quot;id&quot;:&quot;8889fe0d-d642-3290-9bf6-4d9dbb44cbb7&quot;,&quot;itemData&quot;:{&quot;type&quot;:&quot;article-journal&quot;,&quot;id&quot;:&quot;8889fe0d-d642-3290-9bf6-4d9dbb44cbb7&quot;,&quot;title&quot;:&quot;Surveillance of Vaccination Coverage Among Adult Populations -United States, 2018.&quot;,&quot;author&quot;:[{&quot;family&quot;:&quot;Lu&quot;,&quot;given&quot;:&quot;Peng-Jun&quot;,&quot;parse-names&quot;:false,&quot;dropping-particle&quot;:&quot;&quot;,&quot;non-dropping-particle&quot;:&quot;&quot;},{&quot;family&quot;:&quot;Hung&quot;,&quot;given&quot;:&quot;Mei-Chuan&quot;,&quot;parse-names&quot;:false,&quot;dropping-particle&quot;:&quot;&quot;,&quot;non-dropping-particle&quot;:&quot;&quot;},{&quot;family&quot;:&quot;Srivastav&quot;,&quot;given&quot;:&quot;Anup&quot;,&quot;parse-names&quot;:false,&quot;dropping-particle&quot;:&quot;&quot;,&quot;non-dropping-particle&quot;:&quot;&quot;},{&quot;family&quot;:&quot;Grohskopf&quot;,&quot;given&quot;:&quot;Lisa A&quot;,&quot;parse-names&quot;:false,&quot;dropping-particle&quot;:&quot;&quot;,&quot;non-dropping-particle&quot;:&quot;&quot;},{&quot;family&quot;:&quot;Kobayashi&quot;,&quot;given&quot;:&quot;Miwako&quot;,&quot;parse-names&quot;:false,&quot;dropping-particle&quot;:&quot;&quot;,&quot;non-dropping-particle&quot;:&quot;&quot;},{&quot;family&quot;:&quot;Harris&quot;,&quot;given&quot;:&quot;Aaron M&quot;,&quot;parse-names&quot;:false,&quot;dropping-particle&quot;:&quot;&quot;,&quot;non-dropping-particle&quot;:&quot;&quot;},{&quot;family&quot;:&quot;Dooling&quot;,&quot;given&quot;:&quot;Kathleen L&quot;,&quot;parse-names&quot;:false,&quot;dropping-particle&quot;:&quot;&quot;,&quot;non-dropping-particle&quot;:&quot;&quot;},{&quot;family&quot;:&quot;Markowitz&quot;,&quot;given&quot;:&quot;Lauri E&quot;,&quot;parse-names&quot;:false,&quot;dropping-particle&quot;:&quot;&quot;,&quot;non-dropping-particle&quot;:&quot;&quot;},{&quot;family&quot;:&quot;Rodriguez-Lainz&quot;,&quot;given&quot;:&quot;Alfonso&quot;,&quot;parse-names&quot;:false,&quot;dropping-particle&quot;:&quot;&quot;,&quot;non-dropping-particle&quot;:&quot;&quot;},{&quot;family&quot;:&quot;Williams&quot;,&quot;given&quot;:&quot;Walter W&quot;,&quot;parse-names&quot;:false,&quot;dropping-particle&quot;:&quot;&quot;,&quot;non-dropping-particle&quot;:&quot;&quot;}],&quot;container-title&quot;:&quot;Morbidity and mortality weekly report. Surveillance summaries (Washington, D.C. : 2002)&quot;,&quot;container-title-short&quot;:&quot;MMWR Surveill Summ&quot;,&quot;DOI&quot;:&quot;10.15585/mmwr.ss7003a1&quot;,&quot;ISSN&quot;:&quot;1545-8636&quot;,&quot;PMID&quot;:&quot;33983910&quot;,&quot;issued&quot;:{&quot;date-parts&quot;:[[2021]]},&quot;page&quot;:&quot;1-26&quot;,&quot;abstract&quot;:&quot;PROBLEM/CONDITION Adults are at risk for illness, hospitalization, disability and, in some cases, death from vaccine-preventable diseases, particularly influenza and pneumococcal disease. CDC recommends vaccinations for adults on the basis of age, health conditions, prior vaccinations, and other considerations. Updated vaccination recommendations from CDC are published annually in the U.S. Adult Immunization Schedule. Despite longstanding recommendations for use of many vaccines, vaccination coverage among U.S. adults remains low. REPORTING PERIOD August 2017-June 2018 (for influenza vaccination) and January-December 2018 (for pneumococcal, herpes zoster, tetanus and diphtheria [Td]/tetanus toxoid, reduced diphtheria toxoid, and acellular pertussis [Tdap], hepatitis A, hepatitis B, and human papillomavirus [HPV] vaccination). DESCRIPTION OF SYSTEM The National Health Interview Survey (NHIS) is a continuous, cross-sectional national household survey of the noninstitutionalized U.S. civilian population. In-person interviews are conducted throughout the year in a probability sample of households, and NHIS data are compiled and released annually. NHIS's objective is to monitor the health of the U.S. population and provide estimates of health indicators, health care use and access, and health-related behaviors. Adult receipt of influenza, pneumococcal, herpes zoster, Td/Tdap, hepatitis A, hepatitis B, and at least 1 dose of HPV vaccines was assessed. Estimates were derived for a new composite adult vaccination quality measure and by selected demographic and access-to-care characteristics (e.g., age, race/ethnicity, indication for vaccination, travel history [travel to countries where hepatitis infections are endemic], health insurance status, contacts with physicians, nativity, and citizenship). Trends in adult vaccination were assessed during 2010-2018. RESULTS Coverage for the adult age-appropriate composite measure was low in all age groups. Racial and ethnic differences in coverage persisted for all vaccinations, with lower coverage for most vaccinations among non-White compared with non-Hispanic White adults. Linear trend tests indicated coverage increased from 2010 to 2018 for most vaccines in this report. Few adults aged ≥19 years had received all age-appropriate vaccines, including influenza vaccination, regardless of whether inclusion of Tdap (13.5%) or inclusion of any tetanus toxoid-containing vaccine (20.2%) receipt was measured. Coverage among adults for influenza vaccination during the 2017-18 season (46.1%) was similar to the estimate for the 2016-17 season (45.4%), and coverage for pneumococcal (adults aged ≥65 years [69.0%]), herpes zoster (adults aged ≥50 years and aged ≥60 years [24.1% and 34.5%, respectively]), tetanus (adults aged ≥19 years [62.9%]), Tdap (adults aged ≥19 years [31.2%]), hepatitis A (adults aged ≥19 years [11.9%]), and HPV (females aged 19-26 years [52.8%]) vaccination in 2018 were similar to the estimates for 2017. Hepatitis B vaccination coverage among adults aged ≥19 years and health care personnel (HCP) aged ≥19 years increased 4.2 and 6.7 percentage points to 30.0% and 67.2%, respectively, from 2017. HPV vaccination coverage among males aged 19-26 years increased 5.2 percentage points to 26.3% from the 2017 estimate. Overall, HPV vaccination coverage among females aged 19-26 years did not increase, but coverage among Hispanic females aged 19-26 years increased 10.8 percentage points to 49.6% from the 2017 estimate. Coverage for the following vaccines was lower among adults without health insurance compared with those with health insurance: influenza vaccine (among adults aged ≥19 years, 19-49 years, and 50-64 years), pneumococcal vaccine (among adults aged 19-64 years at increased risk), Td vaccine (among all age groups), Tdap vaccine (among adults aged ≥19 years and 19-64 years), hepatitis A vaccine (among adults aged ≥19 years overall and among travelers aged ≥19 years), hepatitis B vaccine (among adults aged ≥19 years and 19-49 years and among travelers aged ≥19 years), herpes zoster vaccine (among adults aged ≥60 years), and HPV vaccine (among males and females aged 19-26 years). Adults who reported having a usual place for health care generally reported receipt of recommended vaccinations more often than those who did not have such a place, regardless of whether they had health insurance. Vaccination coverage was higher among adults reporting ≥1 physician contact during the preceding year compared with those who had not visited a physician during the preceding year, regardless of whether they had health insurance. Even among adults who had health insurance and ≥10 physician contacts during the preceding year, depending on the vaccine, 20.1%-87.5% reported not having received vaccinations that were recommended either for all persons or for those with specific indications. Overall, vaccination coverage among U.S.-born adults was significantly higher than that of foreign-born adults, including influenza vaccination (aged ≥19 years), pneumococcal vaccination (all ages), tetanus vaccination (all ages), Tdap vaccination (all ages), hepatitis B vaccination (aged ≥19 years and 19-49 years and travelers aged ≥19 years), herpes zoster vaccination (all ages), and HPV vaccination among females aged 19-26 years. Vaccination coverage also varied by citizenship status and years living in the United States. INTERPRETATION NHIS data indicate that many adults remain unprotected against vaccine-preventable diseases. Coverage for the adult age-appropriate composite measures was low in all age groups. Individual adult vaccination coverage remained low as well, but modest gains occurred in vaccination coverage for hepatitis B (among adults aged ≥19 years and HCP aged ≥19 years), and HPV (among males aged 19-26 years and Hispanic females aged 19-26 years). Coverage for other vaccines and groups with Advisory Committee on Immunization Practices vaccination indications did not improve from 2017. Although HPV vaccination coverage among males aged 19-26 years and Hispanic females aged 19-26 years increased, approximately 50% of females aged 19-26 years and 70% of males aged 19-26 years remained unvaccinated. Racial/ethnic vaccination differences persisted for routinely recommended adult vaccines. Having health insurance coverage, having a usual place for health care, and having ≥1 physician contacts during the preceding 12 months were associated with higher vaccination coverage; however, these factors alone were not associated with optimal adult vaccination coverage, and findings indicate missed opportunities to vaccinate remained. PUBLIC HEALTH ACTIONS Substantial improvement in adult vaccination uptake is needed to reduce the burden of vaccine-preventable diseases. Following the Standards for Adult Immunization Practice (https://www.cdc.gov/vaccines/hcp/adults/for-practice/standards/index.html), all providers should routinely assess adults' vaccination status at every clinical encounter, strongly recommend appropriate vaccines, either offer needed vaccines or refer their patients to another provider who can administer the needed vaccines, and document vaccinations received by their patients in an immunization information system.&quot;,&quot;issue&quot;:&quot;3&quot;,&quot;volume&quot;:&quot;70&quot;},&quot;isTemporary&quot;:false}]},{&quot;citationID&quot;:&quot;MENDELEY_CITATION_47cb21f8-19b6-42aa-b548-b125517f5d0a&quot;,&quot;properties&quot;:{&quot;noteIndex&quot;:0},&quot;isEdited&quot;:false,&quot;manualOverride&quot;:{&quot;isManuallyOverridden&quot;:false,&quot;citeprocText&quot;:&quot;(Williams et al., 2017)&quot;,&quot;manualOverrideText&quot;:&quot;&quot;},&quot;citationTag&quot;:&quot;MENDELEY_CITATION_v3_eyJjaXRhdGlvbklEIjoiTUVOREVMRVlfQ0lUQVRJT05fNDdjYjIxZjgtMTliNi00MmFhLWI1NDgtYjEyNTUxN2Y1ZDBhIiwicHJvcGVydGllcyI6eyJub3RlSW5kZXgiOjB9LCJpc0VkaXRlZCI6ZmFsc2UsIm1hbnVhbE92ZXJyaWRlIjp7ImlzTWFudWFsbHlPdmVycmlkZGVuIjpmYWxzZSwiY2l0ZXByb2NUZXh0IjoiKFdpbGxpYW1zIGV0IGFsLiwgMjAxNykiLCJtYW51YWxPdmVycmlkZVRleHQiOiIifSwiY2l0YXRpb25JdGVtcyI6W3siaWQiOiI5MjAyYTY4Ni0yMTM2LTNiYjMtODRkYy0xNjU5MGNiZmE2M2MiLCJpdGVtRGF0YSI6eyJ0eXBlIjoiYXJ0aWNsZS1qb3VybmFsIiwiaWQiOiI5MjAyYTY4Ni0yMTM2LTNiYjMtODRkYy0xNjU5MGNiZmE2M2MiLCJ0aXRsZSI6IlN1cnZlaWxsYW5jZSBvZiBWYWNjaW5hdGlvbiBDb3ZlcmFnZSBhbW9uZyBBZHVsdCBQb3B1bGF0aW9ucyDigJQgVW5pdGVkIFN0YXRlcywgMjAxNSIsImF1dGhvciI6W3siZmFtaWx5IjoiV2lsbGlhbXMiLCJnaXZlbiI6IldhbHRlciBXLiIsInBhcnNlLW5hbWVzIjpmYWxzZSwiZHJvcHBpbmctcGFydGljbGUiOiIiLCJub24tZHJvcHBpbmctcGFydGljbGUiOiIifSx7ImZhbWlseSI6Ikx1IiwiZ2l2ZW4iOiJQZW5nLUp1biIsInBhcnNlLW5hbWVzIjpmYWxzZSwiZHJvcHBpbmctcGFydGljbGUiOiIiLCJub24tZHJvcHBpbmctcGFydGljbGUiOiIifSx7ImZhbWlseSI6Ik/igJlIYWxsb3JhbiIsImdpdmVuIjoiQWxpc3NhIiwicGFyc2UtbmFtZXMiOmZhbHNlLCJkcm9wcGluZy1wYXJ0aWNsZSI6IiIsIm5vbi1kcm9wcGluZy1wYXJ0aWNsZSI6IiJ9LHsiZmFtaWx5IjoiS2ltIiwiZ2l2ZW4iOiJEYXZpZCBLLiIsInBhcnNlLW5hbWVzIjpmYWxzZSwiZHJvcHBpbmctcGFydGljbGUiOiIiLCJub24tZHJvcHBpbmctcGFydGljbGUiOiIifSx7ImZhbWlseSI6Ikdyb2hza29wZiIsImdpdmVuIjoiTGlzYSBBLiIsInBhcnNlLW5hbWVzIjpmYWxzZSwiZHJvcHBpbmctcGFydGljbGUiOiIiLCJub24tZHJvcHBpbmctcGFydGljbGUiOiIifSx7ImZhbWlseSI6IlBpbGlzaHZpbGkiLCJnaXZlbiI6IlRhbWFyYSIsInBhcnNlLW5hbWVzIjpmYWxzZSwiZHJvcHBpbmctcGFydGljbGUiOiIiLCJub24tZHJvcHBpbmctcGFydGljbGUiOiIifSx7ImZhbWlseSI6IlNrb2ZmIiwiZ2l2ZW4iOiJUYW1pIEguIiwicGFyc2UtbmFtZXMiOmZhbHNlLCJkcm9wcGluZy1wYXJ0aWNsZSI6IiIsIm5vbi1kcm9wcGluZy1wYXJ0aWNsZSI6IiJ9LHsiZmFtaWx5IjoiTmVsc29uIiwiZ2l2ZW4iOiJOb2VsZSBQLiIsInBhcnNlLW5hbWVzIjpmYWxzZSwiZHJvcHBpbmctcGFydGljbGUiOiIiLCJub24tZHJvcHBpbmctcGFydGljbGUiOiIifSx7ImZhbWlseSI6IkhhcnBheiIsImdpdmVuIjoiUmFmYWVsIiwicGFyc2UtbmFtZXMiOmZhbHNlLCJkcm9wcGluZy1wYXJ0aWNsZSI6IiIsIm5vbi1kcm9wcGluZy1wYXJ0aWNsZSI6IiJ9LHsiZmFtaWx5IjoiTWFya293aXR6IiwiZ2l2ZW4iOiJMYXVyaSBFLiIsInBhcnNlLW5hbWVzIjpmYWxzZSwiZHJvcHBpbmctcGFydGljbGUiOiIiLCJub24tZHJvcHBpbmctcGFydGljbGUiOiIifSx7ImZhbWlseSI6IlJvZHJpZ3Vlei1MYWlueiIsImdpdmVuIjoiQWxmb25zbyIsInBhcnNlLW5hbWVzIjpmYWxzZSwiZHJvcHBpbmctcGFydGljbGUiOiIiLCJub24tZHJvcHBpbmctcGFydGljbGUiOiIifSx7ImZhbWlseSI6IkZpZWJlbGtvcm4iLCJnaXZlbiI6IkFteSBQYXJrZXIiLCJwYXJzZS1uYW1lcyI6ZmFsc2UsImRyb3BwaW5nLXBhcnRpY2xlIjoiIiwibm9uLWRyb3BwaW5nLXBhcnRpY2xlIjoiIn1dLCJjb250YWluZXItdGl0bGUiOiJNTVdSLiBTdXJ2ZWlsbGFuY2UgU3VtbWFyaWVzIiwiRE9JIjoiMTAuMTU1ODUvbW13ci5zczY2MTFhMSIsIklTU04iOiIxNTQ2LTA3MzgiLCJpc3N1ZWQiOnsiZGF0ZS1wYXJ0cyI6W1syMDE3LDUsNV1dfSwicGFnZSI6IjEtMjgiLCJpc3N1ZSI6IjExIiwidm9sdW1lIjoiNjYiLCJjb250YWluZXItdGl0bGUtc2hvcnQiOiIifSwiaXNUZW1wb3JhcnkiOmZhbHNlfV19&quot;,&quot;citationItems&quot;:[{&quot;id&quot;:&quot;9202a686-2136-3bb3-84dc-16590cbfa63c&quot;,&quot;itemData&quot;:{&quot;type&quot;:&quot;article-journal&quot;,&quot;id&quot;:&quot;9202a686-2136-3bb3-84dc-16590cbfa63c&quot;,&quot;title&quot;:&quot;Surveillance of Vaccination Coverage among Adult Populations — United States, 2015&quot;,&quot;author&quot;:[{&quot;family&quot;:&quot;Williams&quot;,&quot;given&quot;:&quot;Walter W.&quot;,&quot;parse-names&quot;:false,&quot;dropping-particle&quot;:&quot;&quot;,&quot;non-dropping-particle&quot;:&quot;&quot;},{&quot;family&quot;:&quot;Lu&quot;,&quot;given&quot;:&quot;Peng-Jun&quot;,&quot;parse-names&quot;:false,&quot;dropping-particle&quot;:&quot;&quot;,&quot;non-dropping-particle&quot;:&quot;&quot;},{&quot;family&quot;:&quot;O’Halloran&quot;,&quot;given&quot;:&quot;Alissa&quot;,&quot;parse-names&quot;:false,&quot;dropping-particle&quot;:&quot;&quot;,&quot;non-dropping-particle&quot;:&quot;&quot;},{&quot;family&quot;:&quot;Kim&quot;,&quot;given&quot;:&quot;David K.&quot;,&quot;parse-names&quot;:false,&quot;dropping-particle&quot;:&quot;&quot;,&quot;non-dropping-particle&quot;:&quot;&quot;},{&quot;family&quot;:&quot;Grohskopf&quot;,&quot;given&quot;:&quot;Lisa A.&quot;,&quot;parse-names&quot;:false,&quot;dropping-particle&quot;:&quot;&quot;,&quot;non-dropping-particle&quot;:&quot;&quot;},{&quot;family&quot;:&quot;Pilishvili&quot;,&quot;given&quot;:&quot;Tamara&quot;,&quot;parse-names&quot;:false,&quot;dropping-particle&quot;:&quot;&quot;,&quot;non-dropping-particle&quot;:&quot;&quot;},{&quot;family&quot;:&quot;Skoff&quot;,&quot;given&quot;:&quot;Tami H.&quot;,&quot;parse-names&quot;:false,&quot;dropping-particle&quot;:&quot;&quot;,&quot;non-dropping-particle&quot;:&quot;&quot;},{&quot;family&quot;:&quot;Nelson&quot;,&quot;given&quot;:&quot;Noele P.&quot;,&quot;parse-names&quot;:false,&quot;dropping-particle&quot;:&quot;&quot;,&quot;non-dropping-particle&quot;:&quot;&quot;},{&quot;family&quot;:&quot;Harpaz&quot;,&quot;given&quot;:&quot;Rafael&quot;,&quot;parse-names&quot;:false,&quot;dropping-particle&quot;:&quot;&quot;,&quot;non-dropping-particle&quot;:&quot;&quot;},{&quot;family&quot;:&quot;Markowitz&quot;,&quot;given&quot;:&quot;Lauri E.&quot;,&quot;parse-names&quot;:false,&quot;dropping-particle&quot;:&quot;&quot;,&quot;non-dropping-particle&quot;:&quot;&quot;},{&quot;family&quot;:&quot;Rodriguez-Lainz&quot;,&quot;given&quot;:&quot;Alfonso&quot;,&quot;parse-names&quot;:false,&quot;dropping-particle&quot;:&quot;&quot;,&quot;non-dropping-particle&quot;:&quot;&quot;},{&quot;family&quot;:&quot;Fiebelkorn&quot;,&quot;given&quot;:&quot;Amy Parker&quot;,&quot;parse-names&quot;:false,&quot;dropping-particle&quot;:&quot;&quot;,&quot;non-dropping-particle&quot;:&quot;&quot;}],&quot;container-title&quot;:&quot;MMWR. Surveillance Summaries&quot;,&quot;DOI&quot;:&quot;10.15585/mmwr.ss6611a1&quot;,&quot;ISSN&quot;:&quot;1546-0738&quot;,&quot;issued&quot;:{&quot;date-parts&quot;:[[2017,5,5]]},&quot;page&quot;:&quot;1-28&quot;,&quot;issue&quot;:&quot;11&quot;,&quot;volume&quot;:&quot;66&quot;,&quot;container-title-short&quot;:&quot;&quot;},&quot;isTemporary&quot;:false}]},{&quot;citationID&quot;:&quot;MENDELEY_CITATION_b27befeb-8145-452a-a2a8-3c4f6dfec702&quot;,&quot;properties&quot;:{&quot;noteIndex&quot;:0},&quot;isEdited&quot;:false,&quot;manualOverride&quot;:{&quot;isManuallyOverridden&quot;:false,&quot;citeprocText&quot;:&quot;(Perkins et al., 2022)&quot;,&quot;manualOverrideText&quot;:&quot;&quot;},&quot;citationTag&quot;:&quot;MENDELEY_CITATION_v3_eyJjaXRhdGlvbklEIjoiTUVOREVMRVlfQ0lUQVRJT05fYjI3YmVmZWItODE0NS00NTJhLWEyYTgtM2M0ZjZkZmVjNzAyIiwicHJvcGVydGllcyI6eyJub3RlSW5kZXgiOjB9LCJpc0VkaXRlZCI6ZmFsc2UsIm1hbnVhbE92ZXJyaWRlIjp7ImlzTWFudWFsbHlPdmVycmlkZGVuIjpmYWxzZSwiY2l0ZXByb2NUZXh0IjoiKFBlcmtpbnMgZXQgYWwuLCAyMDIyKSIsIm1hbnVhbE92ZXJyaWRlVGV4dCI6IiJ9LCJjaXRhdGlvbkl0ZW1zIjpbeyJpZCI6ImY3NzYxNjgyLTBlYTYtMzRiYy04NDliLWVjNDE5YjMzMjVjYyIsIml0ZW1EYXRhIjp7InR5cGUiOiJhcnRpY2xlLWpvdXJuYWwiLCJpZCI6ImY3NzYxNjgyLTBlYTYtMzRiYy04NDliLWVjNDE5YjMzMjVjYyIsInRpdGxlIjoiRGlzcGFyaXRpZXMgaW4gc2Vhc29uYWwgaW5mbHVlbnphIHZhY2NpbmUgdXB0YWtlIGFuZCBsYW5ndWFnZSBwcmVmZXJlbmNlIGFtb25nIEhpc3BhbmljIFVTIGFkdWx0czogYW4gYW5hbHlzaXMgb2YgdGhlIDIwMTfigJMyMDIwIEJSRlNTIiwiYXV0aG9yIjpbeyJmYW1pbHkiOiJQZXJraW5zIiwiZ2l2ZW4iOiJEZWwiLCJwYXJzZS1uYW1lcyI6ZmFsc2UsImRyb3BwaW5nLXBhcnRpY2xlIjoiIiwibm9uLWRyb3BwaW5nLXBhcnRpY2xlIjoiIn0seyJmYW1pbHkiOiJHaXJvbiBMb3BleiIsImdpdmVuIjoiQW5nZWwiLCJwYXJzZS1uYW1lcyI6ZmFsc2UsImRyb3BwaW5nLXBhcnRpY2xlIjoiIiwibm9uLWRyb3BwaW5nLXBhcnRpY2xlIjoiIn0seyJmYW1pbHkiOiJCYWxjZXJhayIsImdpdmVuIjoiR3JlZ29yeSIsInBhcnNlLW5hbWVzIjpmYWxzZSwiZHJvcHBpbmctcGFydGljbGUiOiIiLCJub24tZHJvcHBpbmctcGFydGljbGUiOiIifSx7ImZhbWlseSI6IkdyZWluZXIiLCJnaXZlbiI6IkJlbmphbWluIiwicGFyc2UtbmFtZXMiOmZhbHNlLCJkcm9wcGluZy1wYXJ0aWNsZSI6IiIsIm5vbi1kcm9wcGluZy1wYXJ0aWNsZSI6IiJ9LHsiZmFtaWx5IjoiSGFydHdlbGwiLCJnaXZlbiI6Ik1pY2FoIiwicGFyc2UtbmFtZXMiOmZhbHNlLCJkcm9wcGluZy1wYXJ0aWNsZSI6IiIsIm5vbi1kcm9wcGluZy1wYXJ0aWNsZSI6IiJ9XSwiY29udGFpbmVyLXRpdGxlIjoiSm91cm5hbCBvZiBPc3Rlb3BhdGhpYyBNZWRpY2luZSIsIkRPSSI6IjEwLjE1MTUvam9tLTIwMjItMDEzOCIsIklTU04iOiIyNzAyLTM2NDgiLCJpc3N1ZWQiOnsiZGF0ZS1wYXJ0cyI6W1syMDIyLDEwLDEyXV19LCJpc3N1ZSI6IjAiLCJ2b2x1bWUiOiIwIiwiY29udGFpbmVyLXRpdGxlLXNob3J0IjoiIn0sImlzVGVtcG9yYXJ5IjpmYWxzZX1dfQ==&quot;,&quot;citationItems&quot;:[{&quot;id&quot;:&quot;f7761682-0ea6-34bc-849b-ec419b3325cc&quot;,&quot;itemData&quot;:{&quot;type&quot;:&quot;article-journal&quot;,&quot;id&quot;:&quot;f7761682-0ea6-34bc-849b-ec419b3325cc&quot;,&quot;title&quot;:&quot;Disparities in seasonal influenza vaccine uptake and language preference among Hispanic US adults: an analysis of the 2017–2020 BRFSS&quot;,&quot;author&quot;:[{&quot;family&quot;:&quot;Perkins&quot;,&quot;given&quot;:&quot;Del&quot;,&quot;parse-names&quot;:false,&quot;dropping-particle&quot;:&quot;&quot;,&quot;non-dropping-particle&quot;:&quot;&quot;},{&quot;family&quot;:&quot;Giron Lopez&quot;,&quot;given&quot;:&quot;Angel&quot;,&quot;parse-names&quot;:false,&quot;dropping-particle&quot;:&quot;&quot;,&quot;non-dropping-particle&quot;:&quot;&quot;},{&quot;family&quot;:&quot;Balcerak&quot;,&quot;given&quot;:&quot;Gregory&quot;,&quot;parse-names&quot;:false,&quot;dropping-particle&quot;:&quot;&quot;,&quot;non-dropping-particle&quot;:&quot;&quot;},{&quot;family&quot;:&quot;Greiner&quot;,&quot;given&quot;:&quot;Benjamin&quot;,&quot;parse-names&quot;:false,&quot;dropping-particle&quot;:&quot;&quot;,&quot;non-dropping-particle&quot;:&quot;&quot;},{&quot;family&quot;:&quot;Hartwell&quot;,&quot;given&quot;:&quot;Micah&quot;,&quot;parse-names&quot;:false,&quot;dropping-particle&quot;:&quot;&quot;,&quot;non-dropping-particle&quot;:&quot;&quot;}],&quot;container-title&quot;:&quot;Journal of Osteopathic Medicine&quot;,&quot;DOI&quot;:&quot;10.1515/jom-2022-0138&quot;,&quot;ISSN&quot;:&quot;2702-3648&quot;,&quot;issued&quot;:{&quot;date-parts&quot;:[[2022,10,12]]},&quot;issue&quot;:&quot;0&quot;,&quot;volume&quot;:&quot;0&quot;,&quot;container-title-short&quot;:&quot;&quot;},&quot;isTemporary&quot;:false}]},{&quot;citationID&quot;:&quot;MENDELEY_CITATION_fafbaede-c2ec-4916-8881-84d35c9b46a1&quot;,&quot;properties&quot;:{&quot;noteIndex&quot;:0},&quot;isEdited&quot;:false,&quot;manualOverride&quot;:{&quot;isManuallyOverridden&quot;:false,&quot;citeprocText&quot;:&quot;(Funk &amp;#38; Lopez, 2022)&quot;,&quot;manualOverrideText&quot;:&quot;&quot;},&quot;citationTag&quot;:&quot;MENDELEY_CITATION_v3_eyJjaXRhdGlvbklEIjoiTUVOREVMRVlfQ0lUQVRJT05fZmFmYmFlZGUtYzJlYy00OTE2LTg4ODEtODRkMzVjOWI0NmExIiwicHJvcGVydGllcyI6eyJub3RlSW5kZXgiOjB9LCJpc0VkaXRlZCI6ZmFsc2UsIm1hbnVhbE92ZXJyaWRlIjp7ImlzTWFudWFsbHlPdmVycmlkZGVuIjpmYWxzZSwiY2l0ZXByb2NUZXh0IjoiKEZ1bmsgJiMzODsgTG9wZXosIDIwMjIpIiwibWFudWFsT3ZlcnJpZGVUZXh0IjoiIn0sImNpdGF0aW9uSXRlbXMiOlt7ImlkIjoiYTI4M2U0OGMtNDYxNS0zN2FhLWI5OTQtZmI2OTIyOGM5NDgzIiwiaXRlbURhdGEiOnsidHlwZSI6InJlcG9ydCIsImlkIjoiYTI4M2U0OGMtNDYxNS0zN2FhLWI5OTQtZmI2OTIyOGM5NDgzIiwidGl0bGUiOiJIaXNwYW5pYyBBbWVyaWNhbnPigJkgVHJ1c3QgaW4gYW5kIEVuZ2FnZW1lbnQgV2l0aCBTY2llbmNlIiwiYXV0aG9yIjpbeyJmYW1pbHkiOiJGdW5rIiwiZ2l2ZW4iOiJDYXJ5IiwicGFyc2UtbmFtZXMiOmZhbHNlLCJkcm9wcGluZy1wYXJ0aWNsZSI6IiIsIm5vbi1kcm9wcGluZy1wYXJ0aWNsZSI6IiJ9LHsiZmFtaWx5IjoiTG9wZXoiLCJnaXZlbiI6Ik1hcmsgSHVnbyIsInBhcnNlLW5hbWVzIjpmYWxzZSwiZHJvcHBpbmctcGFydGljbGUiOiIiLCJub24tZHJvcHBpbmctcGFydGljbGUiOiIifV0sImlzc3VlZCI6eyJkYXRlLXBhcnRzIjpbWzIwMjIsNiwxNF1dfSwicHVibGlzaGVyLXBsYWNlIjoiV2FzaGluZ3RvbiBELkMuIiwiY29udGFpbmVyLXRpdGxlLXNob3J0IjoiIn0sImlzVGVtcG9yYXJ5IjpmYWxzZX1dfQ==&quot;,&quot;citationItems&quot;:[{&quot;id&quot;:&quot;a283e48c-4615-37aa-b994-fb69228c9483&quot;,&quot;itemData&quot;:{&quot;type&quot;:&quot;report&quot;,&quot;id&quot;:&quot;a283e48c-4615-37aa-b994-fb69228c9483&quot;,&quot;title&quot;:&quot;Hispanic Americans’ Trust in and Engagement With Science&quot;,&quot;author&quot;:[{&quot;family&quot;:&quot;Funk&quot;,&quot;given&quot;:&quot;Cary&quot;,&quot;parse-names&quot;:false,&quot;dropping-particle&quot;:&quot;&quot;,&quot;non-dropping-particle&quot;:&quot;&quot;},{&quot;family&quot;:&quot;Lopez&quot;,&quot;given&quot;:&quot;Mark Hugo&quot;,&quot;parse-names&quot;:false,&quot;dropping-particle&quot;:&quot;&quot;,&quot;non-dropping-particle&quot;:&quot;&quot;}],&quot;issued&quot;:{&quot;date-parts&quot;:[[2022,6,14]]},&quot;publisher-place&quot;:&quot;Washington D.C.&quot;,&quot;container-title-short&quot;:&quot;&quot;},&quot;isTemporary&quot;:false}]},{&quot;citationID&quot;:&quot;MENDELEY_CITATION_2785e208-0ea2-49fa-b67f-8e42e4a3e9e9&quot;,&quot;properties&quot;:{&quot;noteIndex&quot;:0},&quot;isEdited&quot;:false,&quot;manualOverride&quot;:{&quot;isManuallyOverridden&quot;:false,&quot;citeprocText&quot;:&quot;(Sparks et al., 2022)&quot;,&quot;manualOverrideText&quot;:&quot;&quot;},&quot;citationTag&quot;:&quot;MENDELEY_CITATION_v3_eyJjaXRhdGlvbklEIjoiTUVOREVMRVlfQ0lUQVRJT05fMjc4NWUyMDgtMGVhMi00OWZhLWI2N2YtOGU0MmU0YTNlOWU5IiwicHJvcGVydGllcyI6eyJub3RlSW5kZXgiOjB9LCJpc0VkaXRlZCI6ZmFsc2UsIm1hbnVhbE92ZXJyaWRlIjp7ImlzTWFudWFsbHlPdmVycmlkZGVuIjpmYWxzZSwiY2l0ZXByb2NUZXh0IjoiKFNwYXJrcyBldCBhbC4sIDIwMjIpIiwibWFudWFsT3ZlcnJpZGVUZXh0IjoiIn0sImNpdGF0aW9uSXRlbXMiOlt7ImlkIjoiYWY3MTcxM2YtOTQzMy0zMDMyLWIzMTItMzAyYWZjOWZlNjkzIiwiaXRlbURhdGEiOnsidHlwZSI6InJlcG9ydCIsImlkIjoiYWY3MTcxM2YtOTQzMy0zMDMyLWIzMTItMzAyYWZjOWZlNjkzIiwidGl0bGUiOiJCbGFjayBBbmQgSGlzcGFuaWMgQWR1bHRzIE1vcmUgTGlrZWx5IFRvIEhhdmUgRXhwZXJpZW5jZWQgTmVnYXRpdmUgSW1wYWN0cyBPZiBUaGUgUGFuZGVtaWMiLCJhdXRob3IiOlt7ImZhbWlseSI6IlNwYXJrcyIsImdpdmVuIjoiR3JhY2UiLCJwYXJzZS1uYW1lcyI6ZmFsc2UsImRyb3BwaW5nLXBhcnRpY2xlIjoiIiwibm9uLWRyb3BwaW5nLXBhcnRpY2xlIjoiIn0seyJmYW1pbHkiOiJMb3BlcyIsImdpdmVuIjoiTHVubmEiLCJwYXJzZS1uYW1lcyI6ZmFsc2UsImRyb3BwaW5nLXBhcnRpY2xlIjoiIiwibm9uLWRyb3BwaW5nLXBhcnRpY2xlIjoiIn0seyJmYW1pbHkiOiJNb250ZXJvIiwiZ2l2ZW4iOiJBbGV4IiwicGFyc2UtbmFtZXMiOmZhbHNlLCJkcm9wcGluZy1wYXJ0aWNsZSI6IiIsIm5vbi1kcm9wcGluZy1wYXJ0aWNsZSI6IiJ9LHsiZmFtaWx5IjoiQnJvZGllIiwiZ2l2ZW4iOiJNb2xseWFubiIsInBhcnNlLW5hbWVzIjpmYWxzZSwiZHJvcHBpbmctcGFydGljbGUiOiIiLCJub24tZHJvcHBpbmctcGFydGljbGUiOiIifSx7ImZhbWlseSI6IkhhbWVsIiwiZ2l2ZW4iOiJMaXoiLCJwYXJzZS1uYW1lcyI6ZmFsc2UsImRyb3BwaW5nLXBhcnRpY2xlIjoiIiwibm9uLWRyb3BwaW5nLXBhcnRpY2xlIjoiIn1dLCJpc3N1ZWQiOnsiZGF0ZS1wYXJ0cyI6W1syMDIyLDRdXX0sImNvbnRhaW5lci10aXRsZS1zaG9ydCI6IiJ9LCJpc1RlbXBvcmFyeSI6ZmFsc2V9XX0=&quot;,&quot;citationItems&quot;:[{&quot;id&quot;:&quot;af71713f-9433-3032-b312-302afc9fe693&quot;,&quot;itemData&quot;:{&quot;type&quot;:&quot;report&quot;,&quot;id&quot;:&quot;af71713f-9433-3032-b312-302afc9fe693&quot;,&quot;title&quot;:&quot;Black And Hispanic Adults More Likely To Have Experienced Negative Impacts Of The Pandemic&quot;,&quot;author&quot;:[{&quot;family&quot;:&quot;Sparks&quot;,&quot;given&quot;:&quot;Grace&quot;,&quot;parse-names&quot;:false,&quot;dropping-particle&quot;:&quot;&quot;,&quot;non-dropping-particle&quot;:&quot;&quot;},{&quot;family&quot;:&quot;Lopes&quot;,&quot;given&quot;:&quot;Lunna&quot;,&quot;parse-names&quot;:false,&quot;dropping-particle&quot;:&quot;&quot;,&quot;non-dropping-particle&quot;:&quot;&quot;},{&quot;family&quot;:&quot;Montero&quot;,&quot;given&quot;:&quot;Alex&quot;,&quot;parse-names&quot;:false,&quot;dropping-particle&quot;:&quot;&quot;,&quot;non-dropping-particle&quot;:&quot;&quot;},{&quot;family&quot;:&quot;Brodie&quot;,&quot;given&quot;:&quot;Mollyann&quot;,&quot;parse-names&quot;:false,&quot;dropping-particle&quot;:&quot;&quot;,&quot;non-dropping-particle&quot;:&quot;&quot;},{&quot;family&quot;:&quot;Hamel&quot;,&quot;given&quot;:&quot;Liz&quot;,&quot;parse-names&quot;:false,&quot;dropping-particle&quot;:&quot;&quot;,&quot;non-dropping-particle&quot;:&quot;&quot;}],&quot;issued&quot;:{&quot;date-parts&quot;:[[2022,4]]},&quot;container-title-short&quot;:&quot;&quot;},&quot;isTemporary&quot;:false}]}]"/>
    <we:property name="MENDELEY_CITATIONS_LOCALE_CODE" value="&quot;en-US&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1884A9A565FE8448C0FFD1491413B17" ma:contentTypeVersion="12" ma:contentTypeDescription="Create a new document." ma:contentTypeScope="" ma:versionID="f535bf87d22778545cd6a8daf0b955cb">
  <xsd:schema xmlns:xsd="http://www.w3.org/2001/XMLSchema" xmlns:xs="http://www.w3.org/2001/XMLSchema" xmlns:p="http://schemas.microsoft.com/office/2006/metadata/properties" xmlns:ns2="f66630c8-b417-4b53-9b8b-7b5d72bd58c0" xmlns:ns3="b9414832-be0c-41d4-bd49-92709fe377c5" targetNamespace="http://schemas.microsoft.com/office/2006/metadata/properties" ma:root="true" ma:fieldsID="e32de84d06301a2fad1e9b2de98013c6" ns2:_="" ns3:_="">
    <xsd:import namespace="f66630c8-b417-4b53-9b8b-7b5d72bd58c0"/>
    <xsd:import namespace="b9414832-be0c-41d4-bd49-92709fe377c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ObjectDetectorVersion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630c8-b417-4b53-9b8b-7b5d72bd58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573f668-f3c2-41a3-9de5-80cf810034a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9414832-be0c-41d4-bd49-92709fe377c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5aedfb1-52b2-4835-b3e3-135337e50589}" ma:internalName="TaxCatchAll" ma:showField="CatchAllData" ma:web="b9414832-be0c-41d4-bd49-92709fe377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66630c8-b417-4b53-9b8b-7b5d72bd58c0">
      <Terms xmlns="http://schemas.microsoft.com/office/infopath/2007/PartnerControls"/>
    </lcf76f155ced4ddcb4097134ff3c332f>
    <TaxCatchAll xmlns="b9414832-be0c-41d4-bd49-92709fe377c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428651F-416F-461F-9075-6C13F9B50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6630c8-b417-4b53-9b8b-7b5d72bd58c0"/>
    <ds:schemaRef ds:uri="b9414832-be0c-41d4-bd49-92709fe377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9A4C8D5-269B-4249-8D50-EA5E335CA21D}">
  <ds:schemaRefs>
    <ds:schemaRef ds:uri="http://purl.org/dc/elements/1.1/"/>
    <ds:schemaRef ds:uri="f66630c8-b417-4b53-9b8b-7b5d72bd58c0"/>
    <ds:schemaRef ds:uri="http://schemas.microsoft.com/office/2006/metadata/properties"/>
    <ds:schemaRef ds:uri="http://purl.org/dc/dcmitype/"/>
    <ds:schemaRef ds:uri="http://www.w3.org/XML/1998/namespace"/>
    <ds:schemaRef ds:uri="http://schemas.openxmlformats.org/package/2006/metadata/core-properties"/>
    <ds:schemaRef ds:uri="http://schemas.microsoft.com/office/2006/documentManagement/types"/>
    <ds:schemaRef ds:uri="http://schemas.microsoft.com/office/infopath/2007/PartnerControls"/>
    <ds:schemaRef ds:uri="b9414832-be0c-41d4-bd49-92709fe377c5"/>
    <ds:schemaRef ds:uri="http://purl.org/dc/terms/"/>
  </ds:schemaRefs>
</ds:datastoreItem>
</file>

<file path=customXml/itemProps3.xml><?xml version="1.0" encoding="utf-8"?>
<ds:datastoreItem xmlns:ds="http://schemas.openxmlformats.org/officeDocument/2006/customXml" ds:itemID="{4BA68225-AB2B-4A56-9053-8EB31FD3F503}">
  <ds:schemaRefs>
    <ds:schemaRef ds:uri="http://schemas.openxmlformats.org/officeDocument/2006/bibliography"/>
  </ds:schemaRefs>
</ds:datastoreItem>
</file>

<file path=customXml/itemProps4.xml><?xml version="1.0" encoding="utf-8"?>
<ds:datastoreItem xmlns:ds="http://schemas.openxmlformats.org/officeDocument/2006/customXml" ds:itemID="{63E9A1A4-7BAF-4389-8105-ED867970E0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15875</Words>
  <Characters>90488</Characters>
  <Application>Microsoft Office Word</Application>
  <DocSecurity>0</DocSecurity>
  <Lines>754</Lines>
  <Paragraphs>212</Paragraphs>
  <ScaleCrop>false</ScaleCrop>
  <Company/>
  <LinksUpToDate>false</LinksUpToDate>
  <CharactersWithSpaces>106151</CharactersWithSpaces>
  <SharedDoc>false</SharedDoc>
  <HLinks>
    <vt:vector size="360" baseType="variant">
      <vt:variant>
        <vt:i4>6225988</vt:i4>
      </vt:variant>
      <vt:variant>
        <vt:i4>329</vt:i4>
      </vt:variant>
      <vt:variant>
        <vt:i4>0</vt:i4>
      </vt:variant>
      <vt:variant>
        <vt:i4>5</vt:i4>
      </vt:variant>
      <vt:variant>
        <vt:lpwstr>https://doi.org/https://doi.org/10.1016/j.vaccine.2020.10.030</vt:lpwstr>
      </vt:variant>
      <vt:variant>
        <vt:lpwstr/>
      </vt:variant>
      <vt:variant>
        <vt:i4>6</vt:i4>
      </vt:variant>
      <vt:variant>
        <vt:i4>326</vt:i4>
      </vt:variant>
      <vt:variant>
        <vt:i4>0</vt:i4>
      </vt:variant>
      <vt:variant>
        <vt:i4>5</vt:i4>
      </vt:variant>
      <vt:variant>
        <vt:lpwstr>https://doi.org/http://dx.doi.org/10.15585/mmwr.ss6611a1</vt:lpwstr>
      </vt:variant>
      <vt:variant>
        <vt:lpwstr/>
      </vt:variant>
      <vt:variant>
        <vt:i4>4063280</vt:i4>
      </vt:variant>
      <vt:variant>
        <vt:i4>323</vt:i4>
      </vt:variant>
      <vt:variant>
        <vt:i4>0</vt:i4>
      </vt:variant>
      <vt:variant>
        <vt:i4>5</vt:i4>
      </vt:variant>
      <vt:variant>
        <vt:lpwstr>https://github.com/taiyun/corrplot</vt:lpwstr>
      </vt:variant>
      <vt:variant>
        <vt:lpwstr/>
      </vt:variant>
      <vt:variant>
        <vt:i4>3997815</vt:i4>
      </vt:variant>
      <vt:variant>
        <vt:i4>320</vt:i4>
      </vt:variant>
      <vt:variant>
        <vt:i4>0</vt:i4>
      </vt:variant>
      <vt:variant>
        <vt:i4>5</vt:i4>
      </vt:variant>
      <vt:variant>
        <vt:lpwstr>https://doi.org/10.1016/j.ygyno.2008.12.010</vt:lpwstr>
      </vt:variant>
      <vt:variant>
        <vt:lpwstr/>
      </vt:variant>
      <vt:variant>
        <vt:i4>6291566</vt:i4>
      </vt:variant>
      <vt:variant>
        <vt:i4>317</vt:i4>
      </vt:variant>
      <vt:variant>
        <vt:i4>0</vt:i4>
      </vt:variant>
      <vt:variant>
        <vt:i4>5</vt:i4>
      </vt:variant>
      <vt:variant>
        <vt:lpwstr>https://doi.org/10.15585/mmwr.mm6733a1</vt:lpwstr>
      </vt:variant>
      <vt:variant>
        <vt:lpwstr/>
      </vt:variant>
      <vt:variant>
        <vt:i4>4980806</vt:i4>
      </vt:variant>
      <vt:variant>
        <vt:i4>314</vt:i4>
      </vt:variant>
      <vt:variant>
        <vt:i4>0</vt:i4>
      </vt:variant>
      <vt:variant>
        <vt:i4>5</vt:i4>
      </vt:variant>
      <vt:variant>
        <vt:lpwstr>https://doi.org/10.1016/j.jadohealth.2020.10.021</vt:lpwstr>
      </vt:variant>
      <vt:variant>
        <vt:lpwstr/>
      </vt:variant>
      <vt:variant>
        <vt:i4>2359410</vt:i4>
      </vt:variant>
      <vt:variant>
        <vt:i4>311</vt:i4>
      </vt:variant>
      <vt:variant>
        <vt:i4>0</vt:i4>
      </vt:variant>
      <vt:variant>
        <vt:i4>5</vt:i4>
      </vt:variant>
      <vt:variant>
        <vt:lpwstr>https://doi.org/10.1093/ije/dyw341</vt:lpwstr>
      </vt:variant>
      <vt:variant>
        <vt:lpwstr/>
      </vt:variant>
      <vt:variant>
        <vt:i4>3407982</vt:i4>
      </vt:variant>
      <vt:variant>
        <vt:i4>308</vt:i4>
      </vt:variant>
      <vt:variant>
        <vt:i4>0</vt:i4>
      </vt:variant>
      <vt:variant>
        <vt:i4>5</vt:i4>
      </vt:variant>
      <vt:variant>
        <vt:lpwstr>https://www.cdc.gov/nchs/products/databriefs/db370.htm</vt:lpwstr>
      </vt:variant>
      <vt:variant>
        <vt:lpwstr>:~:text=Data%20from%20the%20National%20Health%20Interview%20Survey,-Shingles%20vaccination%20among&amp;text=Non%2DHispanic%20white%20adults%20(38.6,ever%20received%20a%20shingles%20vaccine</vt:lpwstr>
      </vt:variant>
      <vt:variant>
        <vt:i4>3080246</vt:i4>
      </vt:variant>
      <vt:variant>
        <vt:i4>305</vt:i4>
      </vt:variant>
      <vt:variant>
        <vt:i4>0</vt:i4>
      </vt:variant>
      <vt:variant>
        <vt:i4>5</vt:i4>
      </vt:variant>
      <vt:variant>
        <vt:lpwstr>https://doi.org/10.1007/s40138-022-00243-2</vt:lpwstr>
      </vt:variant>
      <vt:variant>
        <vt:lpwstr/>
      </vt:variant>
      <vt:variant>
        <vt:i4>5898243</vt:i4>
      </vt:variant>
      <vt:variant>
        <vt:i4>302</vt:i4>
      </vt:variant>
      <vt:variant>
        <vt:i4>0</vt:i4>
      </vt:variant>
      <vt:variant>
        <vt:i4>5</vt:i4>
      </vt:variant>
      <vt:variant>
        <vt:lpwstr>https://doi.org/10.1016/j.vaccine.2019.01.036</vt:lpwstr>
      </vt:variant>
      <vt:variant>
        <vt:lpwstr/>
      </vt:variant>
      <vt:variant>
        <vt:i4>5111903</vt:i4>
      </vt:variant>
      <vt:variant>
        <vt:i4>299</vt:i4>
      </vt:variant>
      <vt:variant>
        <vt:i4>0</vt:i4>
      </vt:variant>
      <vt:variant>
        <vt:i4>5</vt:i4>
      </vt:variant>
      <vt:variant>
        <vt:lpwstr>https://doi.org/10.1111/jrh.12625</vt:lpwstr>
      </vt:variant>
      <vt:variant>
        <vt:lpwstr/>
      </vt:variant>
      <vt:variant>
        <vt:i4>5767245</vt:i4>
      </vt:variant>
      <vt:variant>
        <vt:i4>296</vt:i4>
      </vt:variant>
      <vt:variant>
        <vt:i4>0</vt:i4>
      </vt:variant>
      <vt:variant>
        <vt:i4>5</vt:i4>
      </vt:variant>
      <vt:variant>
        <vt:lpwstr>https://doi.org/10.5888/pcd17.190351</vt:lpwstr>
      </vt:variant>
      <vt:variant>
        <vt:lpwstr/>
      </vt:variant>
      <vt:variant>
        <vt:i4>5242880</vt:i4>
      </vt:variant>
      <vt:variant>
        <vt:i4>293</vt:i4>
      </vt:variant>
      <vt:variant>
        <vt:i4>0</vt:i4>
      </vt:variant>
      <vt:variant>
        <vt:i4>5</vt:i4>
      </vt:variant>
      <vt:variant>
        <vt:lpwstr>https://doi.org/10.1016/j.vaccine.2021.01.010</vt:lpwstr>
      </vt:variant>
      <vt:variant>
        <vt:lpwstr/>
      </vt:variant>
      <vt:variant>
        <vt:i4>2621566</vt:i4>
      </vt:variant>
      <vt:variant>
        <vt:i4>290</vt:i4>
      </vt:variant>
      <vt:variant>
        <vt:i4>0</vt:i4>
      </vt:variant>
      <vt:variant>
        <vt:i4>5</vt:i4>
      </vt:variant>
      <vt:variant>
        <vt:lpwstr>http://www.rstudio.com/</vt:lpwstr>
      </vt:variant>
      <vt:variant>
        <vt:lpwstr/>
      </vt:variant>
      <vt:variant>
        <vt:i4>5046349</vt:i4>
      </vt:variant>
      <vt:variant>
        <vt:i4>287</vt:i4>
      </vt:variant>
      <vt:variant>
        <vt:i4>0</vt:i4>
      </vt:variant>
      <vt:variant>
        <vt:i4>5</vt:i4>
      </vt:variant>
      <vt:variant>
        <vt:lpwstr>https://doi.org/10.18637/jss.v017.i05</vt:lpwstr>
      </vt:variant>
      <vt:variant>
        <vt:lpwstr/>
      </vt:variant>
      <vt:variant>
        <vt:i4>983049</vt:i4>
      </vt:variant>
      <vt:variant>
        <vt:i4>284</vt:i4>
      </vt:variant>
      <vt:variant>
        <vt:i4>0</vt:i4>
      </vt:variant>
      <vt:variant>
        <vt:i4>5</vt:i4>
      </vt:variant>
      <vt:variant>
        <vt:lpwstr>https://cran.r-project.org/package=psych</vt:lpwstr>
      </vt:variant>
      <vt:variant>
        <vt:lpwstr/>
      </vt:variant>
      <vt:variant>
        <vt:i4>1835035</vt:i4>
      </vt:variant>
      <vt:variant>
        <vt:i4>281</vt:i4>
      </vt:variant>
      <vt:variant>
        <vt:i4>0</vt:i4>
      </vt:variant>
      <vt:variant>
        <vt:i4>5</vt:i4>
      </vt:variant>
      <vt:variant>
        <vt:lpwstr>https://doi.org/http://dx.doi.org/10.15585/mmwr.mm7035a1</vt:lpwstr>
      </vt:variant>
      <vt:variant>
        <vt:lpwstr/>
      </vt:variant>
      <vt:variant>
        <vt:i4>1900571</vt:i4>
      </vt:variant>
      <vt:variant>
        <vt:i4>278</vt:i4>
      </vt:variant>
      <vt:variant>
        <vt:i4>0</vt:i4>
      </vt:variant>
      <vt:variant>
        <vt:i4>5</vt:i4>
      </vt:variant>
      <vt:variant>
        <vt:lpwstr>https://doi.org/http://dx.doi.org/10.15585/mmwr.mm7135a1</vt:lpwstr>
      </vt:variant>
      <vt:variant>
        <vt:lpwstr/>
      </vt:variant>
      <vt:variant>
        <vt:i4>5308481</vt:i4>
      </vt:variant>
      <vt:variant>
        <vt:i4>275</vt:i4>
      </vt:variant>
      <vt:variant>
        <vt:i4>0</vt:i4>
      </vt:variant>
      <vt:variant>
        <vt:i4>5</vt:i4>
      </vt:variant>
      <vt:variant>
        <vt:lpwstr>https://doi.org/10.1515/jom-2022-0138</vt:lpwstr>
      </vt:variant>
      <vt:variant>
        <vt:lpwstr/>
      </vt:variant>
      <vt:variant>
        <vt:i4>7143542</vt:i4>
      </vt:variant>
      <vt:variant>
        <vt:i4>272</vt:i4>
      </vt:variant>
      <vt:variant>
        <vt:i4>0</vt:i4>
      </vt:variant>
      <vt:variant>
        <vt:i4>5</vt:i4>
      </vt:variant>
      <vt:variant>
        <vt:lpwstr>https://www.pewsocialtrends.org/wp-content/uploads/sites/3/2018/05/Pew-Research-Center-Community-Type-Full-Report-FINAL.pdf</vt:lpwstr>
      </vt:variant>
      <vt:variant>
        <vt:lpwstr/>
      </vt:variant>
      <vt:variant>
        <vt:i4>5701696</vt:i4>
      </vt:variant>
      <vt:variant>
        <vt:i4>269</vt:i4>
      </vt:variant>
      <vt:variant>
        <vt:i4>0</vt:i4>
      </vt:variant>
      <vt:variant>
        <vt:i4>5</vt:i4>
      </vt:variant>
      <vt:variant>
        <vt:lpwstr>https://doi.org/10.1016/j.amepre.2021.08.015</vt:lpwstr>
      </vt:variant>
      <vt:variant>
        <vt:lpwstr/>
      </vt:variant>
      <vt:variant>
        <vt:i4>1900635</vt:i4>
      </vt:variant>
      <vt:variant>
        <vt:i4>266</vt:i4>
      </vt:variant>
      <vt:variant>
        <vt:i4>0</vt:i4>
      </vt:variant>
      <vt:variant>
        <vt:i4>5</vt:i4>
      </vt:variant>
      <vt:variant>
        <vt:lpwstr>https://doi.org/10.2196/21451</vt:lpwstr>
      </vt:variant>
      <vt:variant>
        <vt:lpwstr/>
      </vt:variant>
      <vt:variant>
        <vt:i4>2949239</vt:i4>
      </vt:variant>
      <vt:variant>
        <vt:i4>263</vt:i4>
      </vt:variant>
      <vt:variant>
        <vt:i4>0</vt:i4>
      </vt:variant>
      <vt:variant>
        <vt:i4>5</vt:i4>
      </vt:variant>
      <vt:variant>
        <vt:lpwstr>https://doi.org/10.1016/j.pmedr.2022.101845</vt:lpwstr>
      </vt:variant>
      <vt:variant>
        <vt:lpwstr/>
      </vt:variant>
      <vt:variant>
        <vt:i4>5636102</vt:i4>
      </vt:variant>
      <vt:variant>
        <vt:i4>260</vt:i4>
      </vt:variant>
      <vt:variant>
        <vt:i4>0</vt:i4>
      </vt:variant>
      <vt:variant>
        <vt:i4>5</vt:i4>
      </vt:variant>
      <vt:variant>
        <vt:lpwstr>https://doi.org/10.1016/j.vaccine.2015.04.036</vt:lpwstr>
      </vt:variant>
      <vt:variant>
        <vt:lpwstr/>
      </vt:variant>
      <vt:variant>
        <vt:i4>262150</vt:i4>
      </vt:variant>
      <vt:variant>
        <vt:i4>257</vt:i4>
      </vt:variant>
      <vt:variant>
        <vt:i4>0</vt:i4>
      </vt:variant>
      <vt:variant>
        <vt:i4>5</vt:i4>
      </vt:variant>
      <vt:variant>
        <vt:lpwstr>https://doi.org/http://dx.doi.org/10.15585/mmwr.ss7003a1</vt:lpwstr>
      </vt:variant>
      <vt:variant>
        <vt:lpwstr/>
      </vt:variant>
      <vt:variant>
        <vt:i4>5832704</vt:i4>
      </vt:variant>
      <vt:variant>
        <vt:i4>254</vt:i4>
      </vt:variant>
      <vt:variant>
        <vt:i4>0</vt:i4>
      </vt:variant>
      <vt:variant>
        <vt:i4>5</vt:i4>
      </vt:variant>
      <vt:variant>
        <vt:lpwstr>https://doi.org/10.1016/j.vaccine.2021.11.097</vt:lpwstr>
      </vt:variant>
      <vt:variant>
        <vt:lpwstr/>
      </vt:variant>
      <vt:variant>
        <vt:i4>6160450</vt:i4>
      </vt:variant>
      <vt:variant>
        <vt:i4>251</vt:i4>
      </vt:variant>
      <vt:variant>
        <vt:i4>0</vt:i4>
      </vt:variant>
      <vt:variant>
        <vt:i4>5</vt:i4>
      </vt:variant>
      <vt:variant>
        <vt:lpwstr>https://doi.org/10.1016/j.amepre.2020.07.023</vt:lpwstr>
      </vt:variant>
      <vt:variant>
        <vt:lpwstr/>
      </vt:variant>
      <vt:variant>
        <vt:i4>6422580</vt:i4>
      </vt:variant>
      <vt:variant>
        <vt:i4>248</vt:i4>
      </vt:variant>
      <vt:variant>
        <vt:i4>0</vt:i4>
      </vt:variant>
      <vt:variant>
        <vt:i4>5</vt:i4>
      </vt:variant>
      <vt:variant>
        <vt:lpwstr>https://doi.org/10.1007/s10900-020-00958-x</vt:lpwstr>
      </vt:variant>
      <vt:variant>
        <vt:lpwstr/>
      </vt:variant>
      <vt:variant>
        <vt:i4>2949156</vt:i4>
      </vt:variant>
      <vt:variant>
        <vt:i4>245</vt:i4>
      </vt:variant>
      <vt:variant>
        <vt:i4>0</vt:i4>
      </vt:variant>
      <vt:variant>
        <vt:i4>5</vt:i4>
      </vt:variant>
      <vt:variant>
        <vt:lpwstr>https://doi.org/10.1016/j.bbih.2021.100277</vt:lpwstr>
      </vt:variant>
      <vt:variant>
        <vt:lpwstr/>
      </vt:variant>
      <vt:variant>
        <vt:i4>6226000</vt:i4>
      </vt:variant>
      <vt:variant>
        <vt:i4>242</vt:i4>
      </vt:variant>
      <vt:variant>
        <vt:i4>0</vt:i4>
      </vt:variant>
      <vt:variant>
        <vt:i4>5</vt:i4>
      </vt:variant>
      <vt:variant>
        <vt:lpwstr>https://doi.org/10.1158/1055-9965.Epi-15-0658</vt:lpwstr>
      </vt:variant>
      <vt:variant>
        <vt:lpwstr/>
      </vt:variant>
      <vt:variant>
        <vt:i4>4194403</vt:i4>
      </vt:variant>
      <vt:variant>
        <vt:i4>239</vt:i4>
      </vt:variant>
      <vt:variant>
        <vt:i4>0</vt:i4>
      </vt:variant>
      <vt:variant>
        <vt:i4>5</vt:i4>
      </vt:variant>
      <vt:variant>
        <vt:lpwstr>https://www.cdc.gov/nchs/nsfg/key_statistics/b.htm</vt:lpwstr>
      </vt:variant>
      <vt:variant>
        <vt:lpwstr>agefb</vt:lpwstr>
      </vt:variant>
      <vt:variant>
        <vt:i4>1638410</vt:i4>
      </vt:variant>
      <vt:variant>
        <vt:i4>236</vt:i4>
      </vt:variant>
      <vt:variant>
        <vt:i4>0</vt:i4>
      </vt:variant>
      <vt:variant>
        <vt:i4>5</vt:i4>
      </vt:variant>
      <vt:variant>
        <vt:lpwstr>https://www.cdc.gov/hpv/hcp/protecting-patients.html</vt:lpwstr>
      </vt:variant>
      <vt:variant>
        <vt:lpwstr/>
      </vt:variant>
      <vt:variant>
        <vt:i4>2097185</vt:i4>
      </vt:variant>
      <vt:variant>
        <vt:i4>233</vt:i4>
      </vt:variant>
      <vt:variant>
        <vt:i4>0</vt:i4>
      </vt:variant>
      <vt:variant>
        <vt:i4>5</vt:i4>
      </vt:variant>
      <vt:variant>
        <vt:lpwstr>https://www.cdc.gov/cancer/hpv/statistics/cases.htm</vt:lpwstr>
      </vt:variant>
      <vt:variant>
        <vt:lpwstr>:~:text=How%20Many%20Cancers%20Are%20Linked%20with%20HPV%20Each%20Year%3F,-Espa%C3%B1ol%20(Spanish)&amp;text=Each%20year%20in%20the%20United,about%2037%2C300%20of%20these%20cancers</vt:lpwstr>
      </vt:variant>
      <vt:variant>
        <vt:i4>1179669</vt:i4>
      </vt:variant>
      <vt:variant>
        <vt:i4>230</vt:i4>
      </vt:variant>
      <vt:variant>
        <vt:i4>0</vt:i4>
      </vt:variant>
      <vt:variant>
        <vt:i4>5</vt:i4>
      </vt:variant>
      <vt:variant>
        <vt:lpwstr>https://doi.org/10.3122/jabfm.2021.05.210107</vt:lpwstr>
      </vt:variant>
      <vt:variant>
        <vt:lpwstr/>
      </vt:variant>
      <vt:variant>
        <vt:i4>2883639</vt:i4>
      </vt:variant>
      <vt:variant>
        <vt:i4>227</vt:i4>
      </vt:variant>
      <vt:variant>
        <vt:i4>0</vt:i4>
      </vt:variant>
      <vt:variant>
        <vt:i4>5</vt:i4>
      </vt:variant>
      <vt:variant>
        <vt:lpwstr>https://doi.org/10.1007/s10865-021-00203-3</vt:lpwstr>
      </vt:variant>
      <vt:variant>
        <vt:lpwstr/>
      </vt:variant>
      <vt:variant>
        <vt:i4>3080303</vt:i4>
      </vt:variant>
      <vt:variant>
        <vt:i4>224</vt:i4>
      </vt:variant>
      <vt:variant>
        <vt:i4>0</vt:i4>
      </vt:variant>
      <vt:variant>
        <vt:i4>5</vt:i4>
      </vt:variant>
      <vt:variant>
        <vt:lpwstr>https://doi.org/10.1016/j.ypmed.2007.05.013</vt:lpwstr>
      </vt:variant>
      <vt:variant>
        <vt:lpwstr/>
      </vt:variant>
      <vt:variant>
        <vt:i4>6357025</vt:i4>
      </vt:variant>
      <vt:variant>
        <vt:i4>221</vt:i4>
      </vt:variant>
      <vt:variant>
        <vt:i4>0</vt:i4>
      </vt:variant>
      <vt:variant>
        <vt:i4>5</vt:i4>
      </vt:variant>
      <vt:variant>
        <vt:lpwstr>https://www.cdc.gov/nchs/products/databriefs/db354.htm</vt:lpwstr>
      </vt:variant>
      <vt:variant>
        <vt:lpwstr/>
      </vt:variant>
      <vt:variant>
        <vt:i4>6357102</vt:i4>
      </vt:variant>
      <vt:variant>
        <vt:i4>218</vt:i4>
      </vt:variant>
      <vt:variant>
        <vt:i4>0</vt:i4>
      </vt:variant>
      <vt:variant>
        <vt:i4>5</vt:i4>
      </vt:variant>
      <vt:variant>
        <vt:lpwstr>https://doi.org/10.15585/mmwr.mm7021a5</vt:lpwstr>
      </vt:variant>
      <vt:variant>
        <vt:lpwstr/>
      </vt:variant>
      <vt:variant>
        <vt:i4>851987</vt:i4>
      </vt:variant>
      <vt:variant>
        <vt:i4>215</vt:i4>
      </vt:variant>
      <vt:variant>
        <vt:i4>0</vt:i4>
      </vt:variant>
      <vt:variant>
        <vt:i4>5</vt:i4>
      </vt:variant>
      <vt:variant>
        <vt:lpwstr>https://doi.org/10.1007/s40258-014-0099-4</vt:lpwstr>
      </vt:variant>
      <vt:variant>
        <vt:lpwstr/>
      </vt:variant>
      <vt:variant>
        <vt:i4>1048581</vt:i4>
      </vt:variant>
      <vt:variant>
        <vt:i4>212</vt:i4>
      </vt:variant>
      <vt:variant>
        <vt:i4>0</vt:i4>
      </vt:variant>
      <vt:variant>
        <vt:i4>5</vt:i4>
      </vt:variant>
      <vt:variant>
        <vt:lpwstr>https://cran.r-project.org/package=gridExtra</vt:lpwstr>
      </vt:variant>
      <vt:variant>
        <vt:lpwstr/>
      </vt:variant>
      <vt:variant>
        <vt:i4>524292</vt:i4>
      </vt:variant>
      <vt:variant>
        <vt:i4>209</vt:i4>
      </vt:variant>
      <vt:variant>
        <vt:i4>0</vt:i4>
      </vt:variant>
      <vt:variant>
        <vt:i4>5</vt:i4>
      </vt:variant>
      <vt:variant>
        <vt:lpwstr>https://github.com/rstudio/rmarkdown</vt:lpwstr>
      </vt:variant>
      <vt:variant>
        <vt:lpwstr/>
      </vt:variant>
      <vt:variant>
        <vt:i4>2687095</vt:i4>
      </vt:variant>
      <vt:variant>
        <vt:i4>206</vt:i4>
      </vt:variant>
      <vt:variant>
        <vt:i4>0</vt:i4>
      </vt:variant>
      <vt:variant>
        <vt:i4>5</vt:i4>
      </vt:variant>
      <vt:variant>
        <vt:lpwstr>https://doi.org/10.1016/j.pmedr.2022.101804</vt:lpwstr>
      </vt:variant>
      <vt:variant>
        <vt:lpwstr/>
      </vt:variant>
      <vt:variant>
        <vt:i4>3932166</vt:i4>
      </vt:variant>
      <vt:variant>
        <vt:i4>0</vt:i4>
      </vt:variant>
      <vt:variant>
        <vt:i4>0</vt:i4>
      </vt:variant>
      <vt:variant>
        <vt:i4>5</vt:i4>
      </vt:variant>
      <vt:variant>
        <vt:lpwstr>mailto:Kaila.Christini@hci.utah.edu</vt:lpwstr>
      </vt:variant>
      <vt:variant>
        <vt:lpwstr/>
      </vt:variant>
      <vt:variant>
        <vt:i4>5046349</vt:i4>
      </vt:variant>
      <vt:variant>
        <vt:i4>48</vt:i4>
      </vt:variant>
      <vt:variant>
        <vt:i4>0</vt:i4>
      </vt:variant>
      <vt:variant>
        <vt:i4>5</vt:i4>
      </vt:variant>
      <vt:variant>
        <vt:lpwstr>https://doi.org/10.18637/jss.v017.i05</vt:lpwstr>
      </vt:variant>
      <vt:variant>
        <vt:lpwstr/>
      </vt:variant>
      <vt:variant>
        <vt:i4>983049</vt:i4>
      </vt:variant>
      <vt:variant>
        <vt:i4>45</vt:i4>
      </vt:variant>
      <vt:variant>
        <vt:i4>0</vt:i4>
      </vt:variant>
      <vt:variant>
        <vt:i4>5</vt:i4>
      </vt:variant>
      <vt:variant>
        <vt:lpwstr>https://cran.r-project.org/package=psych</vt:lpwstr>
      </vt:variant>
      <vt:variant>
        <vt:lpwstr/>
      </vt:variant>
      <vt:variant>
        <vt:i4>4063280</vt:i4>
      </vt:variant>
      <vt:variant>
        <vt:i4>42</vt:i4>
      </vt:variant>
      <vt:variant>
        <vt:i4>0</vt:i4>
      </vt:variant>
      <vt:variant>
        <vt:i4>5</vt:i4>
      </vt:variant>
      <vt:variant>
        <vt:lpwstr>https://github.com/taiyun/corrplot</vt:lpwstr>
      </vt:variant>
      <vt:variant>
        <vt:lpwstr/>
      </vt:variant>
      <vt:variant>
        <vt:i4>524292</vt:i4>
      </vt:variant>
      <vt:variant>
        <vt:i4>39</vt:i4>
      </vt:variant>
      <vt:variant>
        <vt:i4>0</vt:i4>
      </vt:variant>
      <vt:variant>
        <vt:i4>5</vt:i4>
      </vt:variant>
      <vt:variant>
        <vt:lpwstr>https://github.com/rstudio/rmarkdown</vt:lpwstr>
      </vt:variant>
      <vt:variant>
        <vt:lpwstr/>
      </vt:variant>
      <vt:variant>
        <vt:i4>6553709</vt:i4>
      </vt:variant>
      <vt:variant>
        <vt:i4>36</vt:i4>
      </vt:variant>
      <vt:variant>
        <vt:i4>0</vt:i4>
      </vt:variant>
      <vt:variant>
        <vt:i4>5</vt:i4>
      </vt:variant>
      <vt:variant>
        <vt:lpwstr>https://www.cdc.gov/mmwr/volumes/70/wr/mm7025e1.htm</vt:lpwstr>
      </vt:variant>
      <vt:variant>
        <vt:lpwstr/>
      </vt:variant>
      <vt:variant>
        <vt:i4>262156</vt:i4>
      </vt:variant>
      <vt:variant>
        <vt:i4>33</vt:i4>
      </vt:variant>
      <vt:variant>
        <vt:i4>0</vt:i4>
      </vt:variant>
      <vt:variant>
        <vt:i4>5</vt:i4>
      </vt:variant>
      <vt:variant>
        <vt:lpwstr>https://pubmed.ncbi.nlm.nih.gov/33389421/</vt:lpwstr>
      </vt:variant>
      <vt:variant>
        <vt:lpwstr/>
      </vt:variant>
      <vt:variant>
        <vt:i4>6553710</vt:i4>
      </vt:variant>
      <vt:variant>
        <vt:i4>30</vt:i4>
      </vt:variant>
      <vt:variant>
        <vt:i4>0</vt:i4>
      </vt:variant>
      <vt:variant>
        <vt:i4>5</vt:i4>
      </vt:variant>
      <vt:variant>
        <vt:lpwstr>https://www.cdc.gov/mmwr/volumes/70/wr/mm7025e2.htm</vt:lpwstr>
      </vt:variant>
      <vt:variant>
        <vt:lpwstr/>
      </vt:variant>
      <vt:variant>
        <vt:i4>786432</vt:i4>
      </vt:variant>
      <vt:variant>
        <vt:i4>27</vt:i4>
      </vt:variant>
      <vt:variant>
        <vt:i4>0</vt:i4>
      </vt:variant>
      <vt:variant>
        <vt:i4>5</vt:i4>
      </vt:variant>
      <vt:variant>
        <vt:lpwstr>https://pubmed.ncbi.nlm.nih.gov/34166337/</vt:lpwstr>
      </vt:variant>
      <vt:variant>
        <vt:lpwstr/>
      </vt:variant>
      <vt:variant>
        <vt:i4>5439490</vt:i4>
      </vt:variant>
      <vt:variant>
        <vt:i4>24</vt:i4>
      </vt:variant>
      <vt:variant>
        <vt:i4>0</vt:i4>
      </vt:variant>
      <vt:variant>
        <vt:i4>5</vt:i4>
      </vt:variant>
      <vt:variant>
        <vt:lpwstr>https://doi.org/10.15585%2Fmmwr.mm7021a5</vt:lpwstr>
      </vt:variant>
      <vt:variant>
        <vt:lpwstr/>
      </vt:variant>
      <vt:variant>
        <vt:i4>1114178</vt:i4>
      </vt:variant>
      <vt:variant>
        <vt:i4>21</vt:i4>
      </vt:variant>
      <vt:variant>
        <vt:i4>0</vt:i4>
      </vt:variant>
      <vt:variant>
        <vt:i4>5</vt:i4>
      </vt:variant>
      <vt:variant>
        <vt:lpwstr>https://www.ncbi.nlm.nih.gov/pmc/articles/PMC8158890/</vt:lpwstr>
      </vt:variant>
      <vt:variant>
        <vt:lpwstr/>
      </vt:variant>
      <vt:variant>
        <vt:i4>8323108</vt:i4>
      </vt:variant>
      <vt:variant>
        <vt:i4>18</vt:i4>
      </vt:variant>
      <vt:variant>
        <vt:i4>0</vt:i4>
      </vt:variant>
      <vt:variant>
        <vt:i4>5</vt:i4>
      </vt:variant>
      <vt:variant>
        <vt:lpwstr>https://www.ncbi.nlm.nih.gov/pmc/articles/PMC8158890/</vt:lpwstr>
      </vt:variant>
      <vt:variant>
        <vt:lpwstr>FN5</vt:lpwstr>
      </vt:variant>
      <vt:variant>
        <vt:i4>8323108</vt:i4>
      </vt:variant>
      <vt:variant>
        <vt:i4>15</vt:i4>
      </vt:variant>
      <vt:variant>
        <vt:i4>0</vt:i4>
      </vt:variant>
      <vt:variant>
        <vt:i4>5</vt:i4>
      </vt:variant>
      <vt:variant>
        <vt:lpwstr>https://www.ncbi.nlm.nih.gov/pmc/articles/PMC8158890/</vt:lpwstr>
      </vt:variant>
      <vt:variant>
        <vt:lpwstr>FN4</vt:lpwstr>
      </vt:variant>
      <vt:variant>
        <vt:i4>8323108</vt:i4>
      </vt:variant>
      <vt:variant>
        <vt:i4>12</vt:i4>
      </vt:variant>
      <vt:variant>
        <vt:i4>0</vt:i4>
      </vt:variant>
      <vt:variant>
        <vt:i4>5</vt:i4>
      </vt:variant>
      <vt:variant>
        <vt:lpwstr>https://www.ncbi.nlm.nih.gov/pmc/articles/PMC8158890/</vt:lpwstr>
      </vt:variant>
      <vt:variant>
        <vt:lpwstr>FN3</vt:lpwstr>
      </vt:variant>
      <vt:variant>
        <vt:i4>8323108</vt:i4>
      </vt:variant>
      <vt:variant>
        <vt:i4>9</vt:i4>
      </vt:variant>
      <vt:variant>
        <vt:i4>0</vt:i4>
      </vt:variant>
      <vt:variant>
        <vt:i4>5</vt:i4>
      </vt:variant>
      <vt:variant>
        <vt:lpwstr>https://www.ncbi.nlm.nih.gov/pmc/articles/PMC8158890/</vt:lpwstr>
      </vt:variant>
      <vt:variant>
        <vt:lpwstr>FN2</vt:lpwstr>
      </vt:variant>
      <vt:variant>
        <vt:i4>1900559</vt:i4>
      </vt:variant>
      <vt:variant>
        <vt:i4>6</vt:i4>
      </vt:variant>
      <vt:variant>
        <vt:i4>0</vt:i4>
      </vt:variant>
      <vt:variant>
        <vt:i4>5</vt:i4>
      </vt:variant>
      <vt:variant>
        <vt:lpwstr>https://credit.niso.org/</vt:lpwstr>
      </vt:variant>
      <vt:variant>
        <vt:lpwstr/>
      </vt:variant>
      <vt:variant>
        <vt:i4>2490415</vt:i4>
      </vt:variant>
      <vt:variant>
        <vt:i4>3</vt:i4>
      </vt:variant>
      <vt:variant>
        <vt:i4>0</vt:i4>
      </vt:variant>
      <vt:variant>
        <vt:i4>5</vt:i4>
      </vt:variant>
      <vt:variant>
        <vt:lpwstr>https://www.elsevier.com/journals/ssm-population-health/2352-8273/guide-for-authors</vt:lpwstr>
      </vt:variant>
      <vt:variant>
        <vt:lpwstr/>
      </vt:variant>
      <vt:variant>
        <vt:i4>589925</vt:i4>
      </vt:variant>
      <vt:variant>
        <vt:i4>0</vt:i4>
      </vt:variant>
      <vt:variant>
        <vt:i4>0</vt:i4>
      </vt:variant>
      <vt:variant>
        <vt:i4>5</vt:i4>
      </vt:variant>
      <vt:variant>
        <vt:lpwstr>https://service.elsevier.com/app/answers/detail/a_id/286/supporthub/publishing/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Tanner</dc:creator>
  <cp:keywords/>
  <dc:description/>
  <cp:lastModifiedBy>Stephen Gubler</cp:lastModifiedBy>
  <cp:revision>2</cp:revision>
  <cp:lastPrinted>2022-11-02T19:31:00Z</cp:lastPrinted>
  <dcterms:created xsi:type="dcterms:W3CDTF">2024-01-05T21:05:00Z</dcterms:created>
  <dcterms:modified xsi:type="dcterms:W3CDTF">2024-01-05T21:05:00Z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0x01010071884A9A565FE8448C0FFD1491413B17</vt:lpwstr>
  </property>
  <property fmtid="{D5CDD505-2E9C-101B-9397-08002B2CF9AE}" pid="3" name="GrammarlyDocumentId">
    <vt:lpwstr>a3bd2d660e20ee403997b5046cc05d2f7eac13c66526498c98a947ea971ac11c</vt:lpwstr>
  </property>
</Properties>
</file>